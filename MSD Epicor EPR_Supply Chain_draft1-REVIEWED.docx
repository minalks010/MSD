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1D8DDC" w14:textId="77777777" w:rsidR="00AE448A" w:rsidRDefault="00FF0BCF">
      <w:bookmarkStart w:id="0" w:name="_GoBack"/>
      <w:bookmarkEnd w:id="0"/>
      <w:r>
        <w:rPr>
          <w:noProof/>
          <w:lang w:val="en-GB" w:eastAsia="en-GB"/>
        </w:rPr>
        <w:drawing>
          <wp:anchor distT="0" distB="0" distL="114300" distR="114300" simplePos="0" relativeHeight="251659264" behindDoc="1" locked="0" layoutInCell="1" allowOverlap="1" wp14:anchorId="17DCFC56" wp14:editId="13C92904">
            <wp:simplePos x="0" y="0"/>
            <wp:positionH relativeFrom="column">
              <wp:posOffset>-303936</wp:posOffset>
            </wp:positionH>
            <wp:positionV relativeFrom="paragraph">
              <wp:posOffset>-32106</wp:posOffset>
            </wp:positionV>
            <wp:extent cx="6366510" cy="5810250"/>
            <wp:effectExtent l="0" t="0" r="0" b="0"/>
            <wp:wrapNone/>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6510" cy="5810250"/>
                    </a:xfrm>
                    <a:prstGeom prst="rect">
                      <a:avLst/>
                    </a:prstGeom>
                    <a:noFill/>
                  </pic:spPr>
                </pic:pic>
              </a:graphicData>
            </a:graphic>
            <wp14:sizeRelH relativeFrom="page">
              <wp14:pctWidth>0</wp14:pctWidth>
            </wp14:sizeRelH>
            <wp14:sizeRelV relativeFrom="page">
              <wp14:pctHeight>0</wp14:pctHeight>
            </wp14:sizeRelV>
          </wp:anchor>
        </w:drawing>
      </w:r>
    </w:p>
    <w:p w14:paraId="41D7DB7B" w14:textId="77777777" w:rsidR="00AE448A" w:rsidRDefault="00AE448A"/>
    <w:p w14:paraId="110BDE1F" w14:textId="77777777" w:rsidR="00AE448A" w:rsidRDefault="00AE448A"/>
    <w:p w14:paraId="0F54F5F9" w14:textId="77777777" w:rsidR="00AE448A" w:rsidRDefault="00AE448A"/>
    <w:p w14:paraId="496D1976" w14:textId="77777777" w:rsidR="00AE448A" w:rsidRDefault="00AE448A"/>
    <w:p w14:paraId="7976B30F" w14:textId="77777777" w:rsidR="00AE448A" w:rsidRDefault="00AE448A"/>
    <w:p w14:paraId="59C03591" w14:textId="77777777" w:rsidR="00AE448A" w:rsidRDefault="00AE448A">
      <w:pPr>
        <w:pStyle w:val="logo"/>
      </w:pPr>
      <w:bookmarkStart w:id="1" w:name="XSOL__MODEL_LOGO"/>
      <w:bookmarkEnd w:id="1"/>
    </w:p>
    <w:p w14:paraId="3DD3E3E7" w14:textId="77777777" w:rsidR="00AE448A" w:rsidRDefault="00AE448A"/>
    <w:p w14:paraId="04DAE1CC" w14:textId="77777777" w:rsidR="00AE448A" w:rsidRDefault="00AE448A"/>
    <w:p w14:paraId="5C151085" w14:textId="77777777" w:rsidR="00AE448A" w:rsidRDefault="00AE448A"/>
    <w:p w14:paraId="2F27AE1C" w14:textId="77777777" w:rsidR="00C051D2" w:rsidRDefault="00533AD0" w:rsidP="00C051D2">
      <w:pPr>
        <w:pStyle w:val="titlepage"/>
      </w:pPr>
      <w:r>
        <w:t xml:space="preserve">Epicor </w:t>
      </w:r>
      <w:r w:rsidR="007A33A7">
        <w:t>10</w:t>
      </w:r>
    </w:p>
    <w:p w14:paraId="204F4250" w14:textId="77777777" w:rsidR="00AE448A" w:rsidRDefault="00235791" w:rsidP="00C051D2">
      <w:pPr>
        <w:pStyle w:val="titlepage"/>
      </w:pPr>
      <w:r>
        <w:t xml:space="preserve">EPR </w:t>
      </w:r>
      <w:r w:rsidR="007A33A7">
        <w:t>Model</w:t>
      </w:r>
    </w:p>
    <w:p w14:paraId="1BAFBE3F" w14:textId="77777777" w:rsidR="00ED5711" w:rsidRDefault="002A17C3" w:rsidP="00C051D2">
      <w:pPr>
        <w:pStyle w:val="titlepage"/>
      </w:pPr>
      <w:r>
        <w:t>MSD</w:t>
      </w:r>
    </w:p>
    <w:p w14:paraId="40223FCB" w14:textId="77777777" w:rsidR="00AE448A" w:rsidRDefault="00AE448A"/>
    <w:p w14:paraId="7CF61E77" w14:textId="77777777" w:rsidR="00AE448A" w:rsidRDefault="00AE448A"/>
    <w:p w14:paraId="08FBC5A0" w14:textId="77777777" w:rsidR="00AE448A" w:rsidRDefault="00AE448A"/>
    <w:p w14:paraId="3DD9517C" w14:textId="77777777" w:rsidR="00AE448A" w:rsidRDefault="00AE448A"/>
    <w:p w14:paraId="5517CB07" w14:textId="77777777" w:rsidR="00AE448A" w:rsidRDefault="00AE448A"/>
    <w:p w14:paraId="0CD4A23D" w14:textId="77777777" w:rsidR="00AE448A" w:rsidRDefault="00AE448A"/>
    <w:p w14:paraId="5460B7B4" w14:textId="77777777" w:rsidR="00B12D26" w:rsidRDefault="00B12D26"/>
    <w:p w14:paraId="1D74616A" w14:textId="77777777" w:rsidR="00B12D26" w:rsidRDefault="00B12D26"/>
    <w:p w14:paraId="14C9DE00" w14:textId="77777777" w:rsidR="00B12D26" w:rsidRDefault="00B12D26"/>
    <w:p w14:paraId="1F566C36" w14:textId="77777777" w:rsidR="00B12D26" w:rsidRDefault="00B12D26"/>
    <w:p w14:paraId="51820EA9" w14:textId="77777777" w:rsidR="00B12D26" w:rsidRDefault="00B12D26"/>
    <w:p w14:paraId="05794855" w14:textId="77777777" w:rsidR="00B12D26" w:rsidRDefault="00B12D26"/>
    <w:p w14:paraId="18D89DAD" w14:textId="77777777" w:rsidR="00B12D26" w:rsidRDefault="00B12D26"/>
    <w:p w14:paraId="4925C38C" w14:textId="77777777" w:rsidR="00B12D26" w:rsidRDefault="00B12D26"/>
    <w:p w14:paraId="48CBB98F" w14:textId="77777777" w:rsidR="00B12D26" w:rsidRDefault="00B12D26"/>
    <w:p w14:paraId="4A9A8BC6" w14:textId="77777777" w:rsidR="002A17C3" w:rsidRDefault="00B12D26" w:rsidP="00B12D26">
      <w:pPr>
        <w:pStyle w:val="titlepagesmall"/>
      </w:pPr>
      <w:r>
        <w:t>Author</w:t>
      </w:r>
      <w:r w:rsidR="002A17C3">
        <w:t>s</w:t>
      </w:r>
      <w:r>
        <w:t>:</w:t>
      </w:r>
    </w:p>
    <w:p w14:paraId="25F10931" w14:textId="77777777" w:rsidR="00B12D26" w:rsidRDefault="00B12D26" w:rsidP="00B12D26">
      <w:pPr>
        <w:pStyle w:val="titlepagesmall"/>
      </w:pPr>
      <w:r>
        <w:t xml:space="preserve"> </w:t>
      </w:r>
      <w:r w:rsidR="00930CA0">
        <w:t>Matus HUdak</w:t>
      </w:r>
      <w:r w:rsidR="002A17C3">
        <w:t xml:space="preserve">, </w:t>
      </w:r>
    </w:p>
    <w:p w14:paraId="2AFA639C" w14:textId="77777777" w:rsidR="00B12D26" w:rsidRDefault="00B12D26" w:rsidP="00B12D26"/>
    <w:p w14:paraId="62CC2419" w14:textId="77777777" w:rsidR="00B12D26" w:rsidRDefault="00B12D26" w:rsidP="00B12D26"/>
    <w:p w14:paraId="4C91B769" w14:textId="77777777" w:rsidR="00B12D26" w:rsidRDefault="00B12D26" w:rsidP="00B12D26">
      <w:pPr>
        <w:pStyle w:val="titlepagesmall"/>
      </w:pPr>
      <w:r>
        <w:t xml:space="preserve">Document generated: </w:t>
      </w:r>
      <w:r w:rsidR="002A17C3">
        <w:t>26</w:t>
      </w:r>
      <w:r w:rsidRPr="007A33A7">
        <w:rPr>
          <w:vertAlign w:val="superscript"/>
        </w:rPr>
        <w:t>th</w:t>
      </w:r>
      <w:r>
        <w:t xml:space="preserve"> </w:t>
      </w:r>
      <w:r w:rsidR="002A17C3">
        <w:t>Sep</w:t>
      </w:r>
      <w:r>
        <w:t xml:space="preserve"> 201</w:t>
      </w:r>
      <w:r w:rsidR="002A17C3">
        <w:t>7</w:t>
      </w:r>
    </w:p>
    <w:p w14:paraId="0D36194E" w14:textId="77777777" w:rsidR="00AE448A" w:rsidRDefault="00FF0BCF">
      <w:pPr>
        <w:sectPr w:rsidR="00AE448A" w:rsidSect="00B12D26">
          <w:headerReference w:type="default" r:id="rId9"/>
          <w:pgSz w:w="11909" w:h="16834" w:code="9"/>
          <w:pgMar w:top="1134" w:right="1418" w:bottom="1134" w:left="1418"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Pr>
          <w:noProof/>
          <w:lang w:val="en-GB" w:eastAsia="en-GB"/>
        </w:rPr>
        <w:drawing>
          <wp:anchor distT="0" distB="0" distL="114300" distR="114300" simplePos="0" relativeHeight="251658240" behindDoc="0" locked="0" layoutInCell="1" allowOverlap="1" wp14:anchorId="273733A7" wp14:editId="0BC56629">
            <wp:simplePos x="0" y="0"/>
            <wp:positionH relativeFrom="column">
              <wp:posOffset>3279140</wp:posOffset>
            </wp:positionH>
            <wp:positionV relativeFrom="paragraph">
              <wp:posOffset>1718945</wp:posOffset>
            </wp:positionV>
            <wp:extent cx="2834640" cy="835025"/>
            <wp:effectExtent l="0" t="0" r="3810" b="3175"/>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4640" cy="835025"/>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7216" behindDoc="0" locked="0" layoutInCell="1" allowOverlap="1" wp14:anchorId="2EECFA3A" wp14:editId="544859E9">
            <wp:simplePos x="0" y="0"/>
            <wp:positionH relativeFrom="column">
              <wp:posOffset>3837940</wp:posOffset>
            </wp:positionH>
            <wp:positionV relativeFrom="paragraph">
              <wp:posOffset>8800465</wp:posOffset>
            </wp:positionV>
            <wp:extent cx="2839720" cy="840105"/>
            <wp:effectExtent l="0" t="0" r="0" b="0"/>
            <wp:wrapNone/>
            <wp:docPr id="172" name="Picture 172" descr="Epicor-Logo-BI-2color-White-Transparent-BKNGD-CMY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Epicor-Logo-BI-2color-White-Transparent-BKNGD-CMYK.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9720" cy="840105"/>
                    </a:xfrm>
                    <a:prstGeom prst="rect">
                      <a:avLst/>
                    </a:prstGeom>
                    <a:noFill/>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56192" behindDoc="0" locked="0" layoutInCell="1" allowOverlap="1" wp14:anchorId="76AE2D7D" wp14:editId="1313F931">
            <wp:simplePos x="0" y="0"/>
            <wp:positionH relativeFrom="column">
              <wp:posOffset>3837940</wp:posOffset>
            </wp:positionH>
            <wp:positionV relativeFrom="paragraph">
              <wp:posOffset>8800465</wp:posOffset>
            </wp:positionV>
            <wp:extent cx="2839720" cy="840105"/>
            <wp:effectExtent l="0" t="0" r="0" b="0"/>
            <wp:wrapNone/>
            <wp:docPr id="171" name="Picture 15" descr="Epicor-Logo-BI-2color-White-Transparent-BKNGD-CMY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icor-Logo-BI-2color-White-Transparent-BKNGD-CMYK.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9720" cy="840105"/>
                    </a:xfrm>
                    <a:prstGeom prst="rect">
                      <a:avLst/>
                    </a:prstGeom>
                    <a:noFill/>
                  </pic:spPr>
                </pic:pic>
              </a:graphicData>
            </a:graphic>
            <wp14:sizeRelH relativeFrom="page">
              <wp14:pctWidth>0</wp14:pctWidth>
            </wp14:sizeRelH>
            <wp14:sizeRelV relativeFrom="page">
              <wp14:pctHeight>0</wp14:pctHeight>
            </wp14:sizeRelV>
          </wp:anchor>
        </w:drawing>
      </w:r>
    </w:p>
    <w:p w14:paraId="6F7576DC" w14:textId="77777777" w:rsidR="002F279F" w:rsidRDefault="002F279F">
      <w:pPr>
        <w:pStyle w:val="tocheader"/>
      </w:pPr>
    </w:p>
    <w:p w14:paraId="085DD89A" w14:textId="77777777" w:rsidR="002F279F" w:rsidRDefault="002F279F">
      <w:pPr>
        <w:pStyle w:val="tocheader"/>
      </w:pPr>
    </w:p>
    <w:p w14:paraId="134B3708" w14:textId="77777777" w:rsidR="002F279F" w:rsidRDefault="002F279F">
      <w:pPr>
        <w:pStyle w:val="tocheader"/>
      </w:pPr>
    </w:p>
    <w:p w14:paraId="478AF264" w14:textId="77777777" w:rsidR="002F279F" w:rsidRDefault="002F279F">
      <w:pPr>
        <w:pStyle w:val="tocheader"/>
      </w:pPr>
    </w:p>
    <w:p w14:paraId="3881C0EB" w14:textId="77777777" w:rsidR="002F279F" w:rsidRDefault="002F279F">
      <w:pPr>
        <w:pStyle w:val="tocheader"/>
      </w:pPr>
    </w:p>
    <w:p w14:paraId="64D2C1FF" w14:textId="77777777" w:rsidR="002F279F" w:rsidRDefault="002F279F">
      <w:pPr>
        <w:pStyle w:val="tocheader"/>
      </w:pPr>
    </w:p>
    <w:p w14:paraId="0469508C" w14:textId="77777777" w:rsidR="002F279F" w:rsidRDefault="002F279F">
      <w:pPr>
        <w:pStyle w:val="tocheader"/>
      </w:pPr>
    </w:p>
    <w:p w14:paraId="5743B677" w14:textId="77777777" w:rsidR="002F279F" w:rsidRDefault="002F279F">
      <w:pPr>
        <w:pStyle w:val="tocheader"/>
      </w:pPr>
    </w:p>
    <w:p w14:paraId="5BBBE87E" w14:textId="77777777" w:rsidR="002F279F" w:rsidRDefault="002F279F">
      <w:pPr>
        <w:pStyle w:val="tocheader"/>
      </w:pPr>
    </w:p>
    <w:p w14:paraId="52D30DE0" w14:textId="77777777" w:rsidR="002F279F" w:rsidRDefault="002F279F">
      <w:pPr>
        <w:pStyle w:val="tocheader"/>
      </w:pPr>
    </w:p>
    <w:p w14:paraId="05C83DFE" w14:textId="77777777" w:rsidR="002F279F" w:rsidRDefault="002F279F">
      <w:pPr>
        <w:pStyle w:val="tocheader"/>
      </w:pPr>
    </w:p>
    <w:p w14:paraId="6DFEF729" w14:textId="77777777" w:rsidR="002F279F" w:rsidRPr="00D27E73" w:rsidRDefault="002F279F" w:rsidP="002F279F">
      <w:pPr>
        <w:pStyle w:val="Disclaimer"/>
        <w:ind w:left="4932"/>
      </w:pPr>
      <w:r w:rsidRPr="00037197">
        <w:t>The contents of this document are for informational purposes only and are subject to change without notice. Epicor Software Corporation makes no guarantee, representations or warranties with regard to the enclosed information and specifically disclaims, to the full extent of the law, any applicable implied warranties, such as fitness for a particular purpose, merchantability, satisfactory quality or reasonable skill and care. This document and its contents, including the viewpoints, dates and functional content expressed herein are believed to be accurate as of its date of publication, June 2017. The usage of any Epicor software shall be pursuant to the applicable end user license agreement and the performance of any consulting services by Epicor personnel shall be pursuant to applicable standard services terms and conditions. Usage of the solution(s) described in this document with other Epicor software or third party products may require the purchase of licenses for such other products. Epicor, the Epicor logo, are trademarks of Epicor Software Corporation, registered in the United States and other countries. All other marks are owned by their respective owners. Copyright © 2017 Epicor Software Corporation. All rights reserved.</w:t>
      </w:r>
    </w:p>
    <w:p w14:paraId="695CE171" w14:textId="77777777" w:rsidR="008556CD" w:rsidRDefault="008556CD">
      <w:pPr>
        <w:pStyle w:val="tocheader"/>
      </w:pPr>
    </w:p>
    <w:p w14:paraId="2B41AE81" w14:textId="77777777" w:rsidR="00AE448A" w:rsidRDefault="0085400E">
      <w:pPr>
        <w:pStyle w:val="tocheader"/>
      </w:pPr>
      <w:r>
        <w:t>Table of Contents</w:t>
      </w:r>
    </w:p>
    <w:p w14:paraId="11D04769" w14:textId="77777777" w:rsidR="00AE448A" w:rsidRDefault="00AE448A"/>
    <w:p w14:paraId="7E5031A0" w14:textId="77777777" w:rsidR="00AF7558" w:rsidRDefault="00AE448A">
      <w:pPr>
        <w:pStyle w:val="TOC1"/>
        <w:tabs>
          <w:tab w:val="right" w:leader="dot" w:pos="9063"/>
        </w:tabs>
        <w:rPr>
          <w:rFonts w:asciiTheme="minorHAnsi" w:eastAsiaTheme="minorEastAsia" w:hAnsiTheme="minorHAnsi" w:cstheme="minorBidi"/>
          <w:b w:val="0"/>
          <w:noProof/>
          <w:sz w:val="22"/>
          <w:szCs w:val="22"/>
          <w:lang w:val="en-GB" w:eastAsia="en-GB"/>
        </w:rPr>
      </w:pPr>
      <w:r>
        <w:fldChar w:fldCharType="begin"/>
      </w:r>
      <w:r w:rsidR="0085400E">
        <w:instrText xml:space="preserve"> TOC \o "1-5" \h \z </w:instrText>
      </w:r>
      <w:r>
        <w:fldChar w:fldCharType="separate"/>
      </w:r>
      <w:hyperlink w:anchor="_Toc494358998" w:history="1">
        <w:r w:rsidR="00AF7558" w:rsidRPr="00D247EB">
          <w:rPr>
            <w:rStyle w:val="Hyperlink"/>
            <w:noProof/>
          </w:rPr>
          <w:t>MSD E10 process model</w:t>
        </w:r>
        <w:r w:rsidR="00AF7558">
          <w:rPr>
            <w:noProof/>
            <w:webHidden/>
          </w:rPr>
          <w:tab/>
        </w:r>
        <w:r w:rsidR="00AF7558">
          <w:rPr>
            <w:noProof/>
            <w:webHidden/>
          </w:rPr>
          <w:fldChar w:fldCharType="begin"/>
        </w:r>
        <w:r w:rsidR="00AF7558">
          <w:rPr>
            <w:noProof/>
            <w:webHidden/>
          </w:rPr>
          <w:instrText xml:space="preserve"> PAGEREF _Toc494358998 \h </w:instrText>
        </w:r>
        <w:r w:rsidR="00AF7558">
          <w:rPr>
            <w:noProof/>
            <w:webHidden/>
          </w:rPr>
        </w:r>
        <w:r w:rsidR="00AF7558">
          <w:rPr>
            <w:noProof/>
            <w:webHidden/>
          </w:rPr>
          <w:fldChar w:fldCharType="separate"/>
        </w:r>
        <w:r w:rsidR="00AF7558">
          <w:rPr>
            <w:noProof/>
            <w:webHidden/>
          </w:rPr>
          <w:t>3</w:t>
        </w:r>
        <w:r w:rsidR="00AF7558">
          <w:rPr>
            <w:noProof/>
            <w:webHidden/>
          </w:rPr>
          <w:fldChar w:fldCharType="end"/>
        </w:r>
      </w:hyperlink>
    </w:p>
    <w:p w14:paraId="658CC6F3" w14:textId="77777777" w:rsidR="00AF7558" w:rsidRDefault="001F3936">
      <w:pPr>
        <w:pStyle w:val="TOC2"/>
        <w:tabs>
          <w:tab w:val="right" w:leader="dot" w:pos="9063"/>
        </w:tabs>
        <w:rPr>
          <w:rFonts w:asciiTheme="minorHAnsi" w:eastAsiaTheme="minorEastAsia" w:hAnsiTheme="minorHAnsi" w:cstheme="minorBidi"/>
          <w:noProof/>
          <w:sz w:val="22"/>
          <w:szCs w:val="22"/>
          <w:lang w:val="en-GB" w:eastAsia="en-GB"/>
        </w:rPr>
      </w:pPr>
      <w:hyperlink w:anchor="_Toc494358999" w:history="1">
        <w:r w:rsidR="00AF7558" w:rsidRPr="00D247EB">
          <w:rPr>
            <w:rStyle w:val="Hyperlink"/>
            <w:noProof/>
          </w:rPr>
          <w:t>Demand Management</w:t>
        </w:r>
        <w:r w:rsidR="00AF7558">
          <w:rPr>
            <w:noProof/>
            <w:webHidden/>
          </w:rPr>
          <w:tab/>
        </w:r>
        <w:r w:rsidR="00AF7558">
          <w:rPr>
            <w:noProof/>
            <w:webHidden/>
          </w:rPr>
          <w:fldChar w:fldCharType="begin"/>
        </w:r>
        <w:r w:rsidR="00AF7558">
          <w:rPr>
            <w:noProof/>
            <w:webHidden/>
          </w:rPr>
          <w:instrText xml:space="preserve"> PAGEREF _Toc494358999 \h </w:instrText>
        </w:r>
        <w:r w:rsidR="00AF7558">
          <w:rPr>
            <w:noProof/>
            <w:webHidden/>
          </w:rPr>
        </w:r>
        <w:r w:rsidR="00AF7558">
          <w:rPr>
            <w:noProof/>
            <w:webHidden/>
          </w:rPr>
          <w:fldChar w:fldCharType="separate"/>
        </w:r>
        <w:r w:rsidR="00AF7558">
          <w:rPr>
            <w:noProof/>
            <w:webHidden/>
          </w:rPr>
          <w:t>5</w:t>
        </w:r>
        <w:r w:rsidR="00AF7558">
          <w:rPr>
            <w:noProof/>
            <w:webHidden/>
          </w:rPr>
          <w:fldChar w:fldCharType="end"/>
        </w:r>
      </w:hyperlink>
    </w:p>
    <w:p w14:paraId="64B953FB"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00" w:history="1">
        <w:r w:rsidR="00AF7558" w:rsidRPr="00D247EB">
          <w:rPr>
            <w:rStyle w:val="Hyperlink"/>
            <w:noProof/>
          </w:rPr>
          <w:t>DM001 Forecast Entry</w:t>
        </w:r>
        <w:r w:rsidR="00AF7558">
          <w:rPr>
            <w:noProof/>
            <w:webHidden/>
          </w:rPr>
          <w:tab/>
        </w:r>
        <w:r w:rsidR="00AF7558">
          <w:rPr>
            <w:noProof/>
            <w:webHidden/>
          </w:rPr>
          <w:fldChar w:fldCharType="begin"/>
        </w:r>
        <w:r w:rsidR="00AF7558">
          <w:rPr>
            <w:noProof/>
            <w:webHidden/>
          </w:rPr>
          <w:instrText xml:space="preserve"> PAGEREF _Toc494359000 \h </w:instrText>
        </w:r>
        <w:r w:rsidR="00AF7558">
          <w:rPr>
            <w:noProof/>
            <w:webHidden/>
          </w:rPr>
        </w:r>
        <w:r w:rsidR="00AF7558">
          <w:rPr>
            <w:noProof/>
            <w:webHidden/>
          </w:rPr>
          <w:fldChar w:fldCharType="separate"/>
        </w:r>
        <w:r w:rsidR="00AF7558">
          <w:rPr>
            <w:noProof/>
            <w:webHidden/>
          </w:rPr>
          <w:t>6</w:t>
        </w:r>
        <w:r w:rsidR="00AF7558">
          <w:rPr>
            <w:noProof/>
            <w:webHidden/>
          </w:rPr>
          <w:fldChar w:fldCharType="end"/>
        </w:r>
      </w:hyperlink>
    </w:p>
    <w:p w14:paraId="34D7C01E" w14:textId="77777777" w:rsidR="00AF7558" w:rsidRDefault="001F3936">
      <w:pPr>
        <w:pStyle w:val="TOC2"/>
        <w:tabs>
          <w:tab w:val="right" w:leader="dot" w:pos="9063"/>
        </w:tabs>
        <w:rPr>
          <w:rFonts w:asciiTheme="minorHAnsi" w:eastAsiaTheme="minorEastAsia" w:hAnsiTheme="minorHAnsi" w:cstheme="minorBidi"/>
          <w:noProof/>
          <w:sz w:val="22"/>
          <w:szCs w:val="22"/>
          <w:lang w:val="en-GB" w:eastAsia="en-GB"/>
        </w:rPr>
      </w:pPr>
      <w:hyperlink w:anchor="_Toc494359001" w:history="1">
        <w:r w:rsidR="00AF7558" w:rsidRPr="00D247EB">
          <w:rPr>
            <w:rStyle w:val="Hyperlink"/>
            <w:noProof/>
          </w:rPr>
          <w:t>Customer Relationship Management</w:t>
        </w:r>
        <w:r w:rsidR="00AF7558">
          <w:rPr>
            <w:noProof/>
            <w:webHidden/>
          </w:rPr>
          <w:tab/>
        </w:r>
        <w:r w:rsidR="00AF7558">
          <w:rPr>
            <w:noProof/>
            <w:webHidden/>
          </w:rPr>
          <w:fldChar w:fldCharType="begin"/>
        </w:r>
        <w:r w:rsidR="00AF7558">
          <w:rPr>
            <w:noProof/>
            <w:webHidden/>
          </w:rPr>
          <w:instrText xml:space="preserve"> PAGEREF _Toc494359001 \h </w:instrText>
        </w:r>
        <w:r w:rsidR="00AF7558">
          <w:rPr>
            <w:noProof/>
            <w:webHidden/>
          </w:rPr>
        </w:r>
        <w:r w:rsidR="00AF7558">
          <w:rPr>
            <w:noProof/>
            <w:webHidden/>
          </w:rPr>
          <w:fldChar w:fldCharType="separate"/>
        </w:r>
        <w:r w:rsidR="00AF7558">
          <w:rPr>
            <w:noProof/>
            <w:webHidden/>
          </w:rPr>
          <w:t>7</w:t>
        </w:r>
        <w:r w:rsidR="00AF7558">
          <w:rPr>
            <w:noProof/>
            <w:webHidden/>
          </w:rPr>
          <w:fldChar w:fldCharType="end"/>
        </w:r>
      </w:hyperlink>
    </w:p>
    <w:p w14:paraId="53F20302"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02" w:history="1">
        <w:r w:rsidR="00AF7558" w:rsidRPr="00D247EB">
          <w:rPr>
            <w:rStyle w:val="Hyperlink"/>
            <w:noProof/>
          </w:rPr>
          <w:t>CM001 Customer CRM Calls</w:t>
        </w:r>
        <w:r w:rsidR="00AF7558">
          <w:rPr>
            <w:noProof/>
            <w:webHidden/>
          </w:rPr>
          <w:tab/>
        </w:r>
        <w:r w:rsidR="00AF7558">
          <w:rPr>
            <w:noProof/>
            <w:webHidden/>
          </w:rPr>
          <w:fldChar w:fldCharType="begin"/>
        </w:r>
        <w:r w:rsidR="00AF7558">
          <w:rPr>
            <w:noProof/>
            <w:webHidden/>
          </w:rPr>
          <w:instrText xml:space="preserve"> PAGEREF _Toc494359002 \h </w:instrText>
        </w:r>
        <w:r w:rsidR="00AF7558">
          <w:rPr>
            <w:noProof/>
            <w:webHidden/>
          </w:rPr>
        </w:r>
        <w:r w:rsidR="00AF7558">
          <w:rPr>
            <w:noProof/>
            <w:webHidden/>
          </w:rPr>
          <w:fldChar w:fldCharType="separate"/>
        </w:r>
        <w:r w:rsidR="00AF7558">
          <w:rPr>
            <w:noProof/>
            <w:webHidden/>
          </w:rPr>
          <w:t>8</w:t>
        </w:r>
        <w:r w:rsidR="00AF7558">
          <w:rPr>
            <w:noProof/>
            <w:webHidden/>
          </w:rPr>
          <w:fldChar w:fldCharType="end"/>
        </w:r>
      </w:hyperlink>
    </w:p>
    <w:p w14:paraId="066A41D7"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03" w:history="1">
        <w:r w:rsidR="00AF7558" w:rsidRPr="00D247EB">
          <w:rPr>
            <w:rStyle w:val="Hyperlink"/>
            <w:noProof/>
          </w:rPr>
          <w:t>CM002 Customer CRM Cases</w:t>
        </w:r>
        <w:r w:rsidR="00AF7558">
          <w:rPr>
            <w:noProof/>
            <w:webHidden/>
          </w:rPr>
          <w:tab/>
        </w:r>
        <w:r w:rsidR="00AF7558">
          <w:rPr>
            <w:noProof/>
            <w:webHidden/>
          </w:rPr>
          <w:fldChar w:fldCharType="begin"/>
        </w:r>
        <w:r w:rsidR="00AF7558">
          <w:rPr>
            <w:noProof/>
            <w:webHidden/>
          </w:rPr>
          <w:instrText xml:space="preserve"> PAGEREF _Toc494359003 \h </w:instrText>
        </w:r>
        <w:r w:rsidR="00AF7558">
          <w:rPr>
            <w:noProof/>
            <w:webHidden/>
          </w:rPr>
        </w:r>
        <w:r w:rsidR="00AF7558">
          <w:rPr>
            <w:noProof/>
            <w:webHidden/>
          </w:rPr>
          <w:fldChar w:fldCharType="separate"/>
        </w:r>
        <w:r w:rsidR="00AF7558">
          <w:rPr>
            <w:noProof/>
            <w:webHidden/>
          </w:rPr>
          <w:t>9</w:t>
        </w:r>
        <w:r w:rsidR="00AF7558">
          <w:rPr>
            <w:noProof/>
            <w:webHidden/>
          </w:rPr>
          <w:fldChar w:fldCharType="end"/>
        </w:r>
      </w:hyperlink>
    </w:p>
    <w:p w14:paraId="356C8DFA" w14:textId="77777777" w:rsidR="00AF7558" w:rsidRDefault="001F3936">
      <w:pPr>
        <w:pStyle w:val="TOC2"/>
        <w:tabs>
          <w:tab w:val="right" w:leader="dot" w:pos="9063"/>
        </w:tabs>
        <w:rPr>
          <w:rFonts w:asciiTheme="minorHAnsi" w:eastAsiaTheme="minorEastAsia" w:hAnsiTheme="minorHAnsi" w:cstheme="minorBidi"/>
          <w:noProof/>
          <w:sz w:val="22"/>
          <w:szCs w:val="22"/>
          <w:lang w:val="en-GB" w:eastAsia="en-GB"/>
        </w:rPr>
      </w:pPr>
      <w:hyperlink w:anchor="_Toc494359004" w:history="1">
        <w:r w:rsidR="00AF7558" w:rsidRPr="00D247EB">
          <w:rPr>
            <w:rStyle w:val="Hyperlink"/>
            <w:noProof/>
          </w:rPr>
          <w:t>Procurement</w:t>
        </w:r>
        <w:r w:rsidR="00AF7558">
          <w:rPr>
            <w:noProof/>
            <w:webHidden/>
          </w:rPr>
          <w:tab/>
        </w:r>
        <w:r w:rsidR="00AF7558">
          <w:rPr>
            <w:noProof/>
            <w:webHidden/>
          </w:rPr>
          <w:fldChar w:fldCharType="begin"/>
        </w:r>
        <w:r w:rsidR="00AF7558">
          <w:rPr>
            <w:noProof/>
            <w:webHidden/>
          </w:rPr>
          <w:instrText xml:space="preserve"> PAGEREF _Toc494359004 \h </w:instrText>
        </w:r>
        <w:r w:rsidR="00AF7558">
          <w:rPr>
            <w:noProof/>
            <w:webHidden/>
          </w:rPr>
        </w:r>
        <w:r w:rsidR="00AF7558">
          <w:rPr>
            <w:noProof/>
            <w:webHidden/>
          </w:rPr>
          <w:fldChar w:fldCharType="separate"/>
        </w:r>
        <w:r w:rsidR="00AF7558">
          <w:rPr>
            <w:noProof/>
            <w:webHidden/>
          </w:rPr>
          <w:t>10</w:t>
        </w:r>
        <w:r w:rsidR="00AF7558">
          <w:rPr>
            <w:noProof/>
            <w:webHidden/>
          </w:rPr>
          <w:fldChar w:fldCharType="end"/>
        </w:r>
      </w:hyperlink>
    </w:p>
    <w:p w14:paraId="208F847E"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05" w:history="1">
        <w:r w:rsidR="00AF7558" w:rsidRPr="00D247EB">
          <w:rPr>
            <w:rStyle w:val="Hyperlink"/>
            <w:noProof/>
          </w:rPr>
          <w:t>PUR001 Requisitions</w:t>
        </w:r>
        <w:r w:rsidR="00AF7558">
          <w:rPr>
            <w:noProof/>
            <w:webHidden/>
          </w:rPr>
          <w:tab/>
        </w:r>
        <w:r w:rsidR="00AF7558">
          <w:rPr>
            <w:noProof/>
            <w:webHidden/>
          </w:rPr>
          <w:fldChar w:fldCharType="begin"/>
        </w:r>
        <w:r w:rsidR="00AF7558">
          <w:rPr>
            <w:noProof/>
            <w:webHidden/>
          </w:rPr>
          <w:instrText xml:space="preserve"> PAGEREF _Toc494359005 \h </w:instrText>
        </w:r>
        <w:r w:rsidR="00AF7558">
          <w:rPr>
            <w:noProof/>
            <w:webHidden/>
          </w:rPr>
        </w:r>
        <w:r w:rsidR="00AF7558">
          <w:rPr>
            <w:noProof/>
            <w:webHidden/>
          </w:rPr>
          <w:fldChar w:fldCharType="separate"/>
        </w:r>
        <w:r w:rsidR="00AF7558">
          <w:rPr>
            <w:noProof/>
            <w:webHidden/>
          </w:rPr>
          <w:t>11</w:t>
        </w:r>
        <w:r w:rsidR="00AF7558">
          <w:rPr>
            <w:noProof/>
            <w:webHidden/>
          </w:rPr>
          <w:fldChar w:fldCharType="end"/>
        </w:r>
      </w:hyperlink>
    </w:p>
    <w:p w14:paraId="3CDA92FE"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06" w:history="1">
        <w:r w:rsidR="00AF7558" w:rsidRPr="00D247EB">
          <w:rPr>
            <w:rStyle w:val="Hyperlink"/>
            <w:noProof/>
          </w:rPr>
          <w:t>PUR002 Requisitions Approval</w:t>
        </w:r>
        <w:r w:rsidR="00AF7558">
          <w:rPr>
            <w:noProof/>
            <w:webHidden/>
          </w:rPr>
          <w:tab/>
        </w:r>
        <w:r w:rsidR="00AF7558">
          <w:rPr>
            <w:noProof/>
            <w:webHidden/>
          </w:rPr>
          <w:fldChar w:fldCharType="begin"/>
        </w:r>
        <w:r w:rsidR="00AF7558">
          <w:rPr>
            <w:noProof/>
            <w:webHidden/>
          </w:rPr>
          <w:instrText xml:space="preserve"> PAGEREF _Toc494359006 \h </w:instrText>
        </w:r>
        <w:r w:rsidR="00AF7558">
          <w:rPr>
            <w:noProof/>
            <w:webHidden/>
          </w:rPr>
        </w:r>
        <w:r w:rsidR="00AF7558">
          <w:rPr>
            <w:noProof/>
            <w:webHidden/>
          </w:rPr>
          <w:fldChar w:fldCharType="separate"/>
        </w:r>
        <w:r w:rsidR="00AF7558">
          <w:rPr>
            <w:noProof/>
            <w:webHidden/>
          </w:rPr>
          <w:t>12</w:t>
        </w:r>
        <w:r w:rsidR="00AF7558">
          <w:rPr>
            <w:noProof/>
            <w:webHidden/>
          </w:rPr>
          <w:fldChar w:fldCharType="end"/>
        </w:r>
      </w:hyperlink>
    </w:p>
    <w:p w14:paraId="2845DD1C"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07" w:history="1">
        <w:r w:rsidR="00AF7558" w:rsidRPr="00D247EB">
          <w:rPr>
            <w:rStyle w:val="Hyperlink"/>
            <w:noProof/>
          </w:rPr>
          <w:t>PUR003 Purchase Order Suggestions</w:t>
        </w:r>
        <w:r w:rsidR="00AF7558">
          <w:rPr>
            <w:noProof/>
            <w:webHidden/>
          </w:rPr>
          <w:tab/>
        </w:r>
        <w:r w:rsidR="00AF7558">
          <w:rPr>
            <w:noProof/>
            <w:webHidden/>
          </w:rPr>
          <w:fldChar w:fldCharType="begin"/>
        </w:r>
        <w:r w:rsidR="00AF7558">
          <w:rPr>
            <w:noProof/>
            <w:webHidden/>
          </w:rPr>
          <w:instrText xml:space="preserve"> PAGEREF _Toc494359007 \h </w:instrText>
        </w:r>
        <w:r w:rsidR="00AF7558">
          <w:rPr>
            <w:noProof/>
            <w:webHidden/>
          </w:rPr>
        </w:r>
        <w:r w:rsidR="00AF7558">
          <w:rPr>
            <w:noProof/>
            <w:webHidden/>
          </w:rPr>
          <w:fldChar w:fldCharType="separate"/>
        </w:r>
        <w:r w:rsidR="00AF7558">
          <w:rPr>
            <w:noProof/>
            <w:webHidden/>
          </w:rPr>
          <w:t>13</w:t>
        </w:r>
        <w:r w:rsidR="00AF7558">
          <w:rPr>
            <w:noProof/>
            <w:webHidden/>
          </w:rPr>
          <w:fldChar w:fldCharType="end"/>
        </w:r>
      </w:hyperlink>
    </w:p>
    <w:p w14:paraId="1B4055EA"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08" w:history="1">
        <w:r w:rsidR="00AF7558" w:rsidRPr="00D247EB">
          <w:rPr>
            <w:rStyle w:val="Hyperlink"/>
            <w:noProof/>
          </w:rPr>
          <w:t>PUR004 Purchase Orders</w:t>
        </w:r>
        <w:r w:rsidR="00AF7558">
          <w:rPr>
            <w:noProof/>
            <w:webHidden/>
          </w:rPr>
          <w:tab/>
        </w:r>
        <w:r w:rsidR="00AF7558">
          <w:rPr>
            <w:noProof/>
            <w:webHidden/>
          </w:rPr>
          <w:fldChar w:fldCharType="begin"/>
        </w:r>
        <w:r w:rsidR="00AF7558">
          <w:rPr>
            <w:noProof/>
            <w:webHidden/>
          </w:rPr>
          <w:instrText xml:space="preserve"> PAGEREF _Toc494359008 \h </w:instrText>
        </w:r>
        <w:r w:rsidR="00AF7558">
          <w:rPr>
            <w:noProof/>
            <w:webHidden/>
          </w:rPr>
        </w:r>
        <w:r w:rsidR="00AF7558">
          <w:rPr>
            <w:noProof/>
            <w:webHidden/>
          </w:rPr>
          <w:fldChar w:fldCharType="separate"/>
        </w:r>
        <w:r w:rsidR="00AF7558">
          <w:rPr>
            <w:noProof/>
            <w:webHidden/>
          </w:rPr>
          <w:t>14</w:t>
        </w:r>
        <w:r w:rsidR="00AF7558">
          <w:rPr>
            <w:noProof/>
            <w:webHidden/>
          </w:rPr>
          <w:fldChar w:fldCharType="end"/>
        </w:r>
      </w:hyperlink>
    </w:p>
    <w:p w14:paraId="0E2CA437"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09" w:history="1">
        <w:r w:rsidR="00AF7558" w:rsidRPr="00D247EB">
          <w:rPr>
            <w:rStyle w:val="Hyperlink"/>
            <w:noProof/>
          </w:rPr>
          <w:t>PUR005 Purchase Order Approval</w:t>
        </w:r>
        <w:r w:rsidR="00AF7558">
          <w:rPr>
            <w:noProof/>
            <w:webHidden/>
          </w:rPr>
          <w:tab/>
        </w:r>
        <w:r w:rsidR="00AF7558">
          <w:rPr>
            <w:noProof/>
            <w:webHidden/>
          </w:rPr>
          <w:fldChar w:fldCharType="begin"/>
        </w:r>
        <w:r w:rsidR="00AF7558">
          <w:rPr>
            <w:noProof/>
            <w:webHidden/>
          </w:rPr>
          <w:instrText xml:space="preserve"> PAGEREF _Toc494359009 \h </w:instrText>
        </w:r>
        <w:r w:rsidR="00AF7558">
          <w:rPr>
            <w:noProof/>
            <w:webHidden/>
          </w:rPr>
        </w:r>
        <w:r w:rsidR="00AF7558">
          <w:rPr>
            <w:noProof/>
            <w:webHidden/>
          </w:rPr>
          <w:fldChar w:fldCharType="separate"/>
        </w:r>
        <w:r w:rsidR="00AF7558">
          <w:rPr>
            <w:noProof/>
            <w:webHidden/>
          </w:rPr>
          <w:t>15</w:t>
        </w:r>
        <w:r w:rsidR="00AF7558">
          <w:rPr>
            <w:noProof/>
            <w:webHidden/>
          </w:rPr>
          <w:fldChar w:fldCharType="end"/>
        </w:r>
      </w:hyperlink>
    </w:p>
    <w:p w14:paraId="61A479EA"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10" w:history="1">
        <w:r w:rsidR="00AF7558" w:rsidRPr="00D247EB">
          <w:rPr>
            <w:rStyle w:val="Hyperlink"/>
            <w:noProof/>
          </w:rPr>
          <w:t>PUR006 Container Definition</w:t>
        </w:r>
        <w:r w:rsidR="00AF7558">
          <w:rPr>
            <w:noProof/>
            <w:webHidden/>
          </w:rPr>
          <w:tab/>
        </w:r>
        <w:r w:rsidR="00AF7558">
          <w:rPr>
            <w:noProof/>
            <w:webHidden/>
          </w:rPr>
          <w:fldChar w:fldCharType="begin"/>
        </w:r>
        <w:r w:rsidR="00AF7558">
          <w:rPr>
            <w:noProof/>
            <w:webHidden/>
          </w:rPr>
          <w:instrText xml:space="preserve"> PAGEREF _Toc494359010 \h </w:instrText>
        </w:r>
        <w:r w:rsidR="00AF7558">
          <w:rPr>
            <w:noProof/>
            <w:webHidden/>
          </w:rPr>
        </w:r>
        <w:r w:rsidR="00AF7558">
          <w:rPr>
            <w:noProof/>
            <w:webHidden/>
          </w:rPr>
          <w:fldChar w:fldCharType="separate"/>
        </w:r>
        <w:r w:rsidR="00AF7558">
          <w:rPr>
            <w:noProof/>
            <w:webHidden/>
          </w:rPr>
          <w:t>17</w:t>
        </w:r>
        <w:r w:rsidR="00AF7558">
          <w:rPr>
            <w:noProof/>
            <w:webHidden/>
          </w:rPr>
          <w:fldChar w:fldCharType="end"/>
        </w:r>
      </w:hyperlink>
    </w:p>
    <w:p w14:paraId="7DE5FF17"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11" w:history="1">
        <w:r w:rsidR="00AF7558" w:rsidRPr="00D247EB">
          <w:rPr>
            <w:rStyle w:val="Hyperlink"/>
            <w:noProof/>
          </w:rPr>
          <w:t>PUR007 Request for Supplier Quotes</w:t>
        </w:r>
        <w:r w:rsidR="00AF7558">
          <w:rPr>
            <w:noProof/>
            <w:webHidden/>
          </w:rPr>
          <w:tab/>
        </w:r>
        <w:r w:rsidR="00AF7558">
          <w:rPr>
            <w:noProof/>
            <w:webHidden/>
          </w:rPr>
          <w:fldChar w:fldCharType="begin"/>
        </w:r>
        <w:r w:rsidR="00AF7558">
          <w:rPr>
            <w:noProof/>
            <w:webHidden/>
          </w:rPr>
          <w:instrText xml:space="preserve"> PAGEREF _Toc494359011 \h </w:instrText>
        </w:r>
        <w:r w:rsidR="00AF7558">
          <w:rPr>
            <w:noProof/>
            <w:webHidden/>
          </w:rPr>
        </w:r>
        <w:r w:rsidR="00AF7558">
          <w:rPr>
            <w:noProof/>
            <w:webHidden/>
          </w:rPr>
          <w:fldChar w:fldCharType="separate"/>
        </w:r>
        <w:r w:rsidR="00AF7558">
          <w:rPr>
            <w:noProof/>
            <w:webHidden/>
          </w:rPr>
          <w:t>18</w:t>
        </w:r>
        <w:r w:rsidR="00AF7558">
          <w:rPr>
            <w:noProof/>
            <w:webHidden/>
          </w:rPr>
          <w:fldChar w:fldCharType="end"/>
        </w:r>
      </w:hyperlink>
    </w:p>
    <w:p w14:paraId="7B780392" w14:textId="77777777" w:rsidR="00AF7558" w:rsidRDefault="001F3936">
      <w:pPr>
        <w:pStyle w:val="TOC2"/>
        <w:tabs>
          <w:tab w:val="right" w:leader="dot" w:pos="9063"/>
        </w:tabs>
        <w:rPr>
          <w:rFonts w:asciiTheme="minorHAnsi" w:eastAsiaTheme="minorEastAsia" w:hAnsiTheme="minorHAnsi" w:cstheme="minorBidi"/>
          <w:noProof/>
          <w:sz w:val="22"/>
          <w:szCs w:val="22"/>
          <w:lang w:val="en-GB" w:eastAsia="en-GB"/>
        </w:rPr>
      </w:pPr>
      <w:hyperlink w:anchor="_Toc494359012" w:history="1">
        <w:r w:rsidR="00AF7558" w:rsidRPr="00D247EB">
          <w:rPr>
            <w:rStyle w:val="Hyperlink"/>
            <w:noProof/>
          </w:rPr>
          <w:t>Receiving Goods and Products</w:t>
        </w:r>
        <w:r w:rsidR="00AF7558">
          <w:rPr>
            <w:noProof/>
            <w:webHidden/>
          </w:rPr>
          <w:tab/>
        </w:r>
        <w:r w:rsidR="00AF7558">
          <w:rPr>
            <w:noProof/>
            <w:webHidden/>
          </w:rPr>
          <w:fldChar w:fldCharType="begin"/>
        </w:r>
        <w:r w:rsidR="00AF7558">
          <w:rPr>
            <w:noProof/>
            <w:webHidden/>
          </w:rPr>
          <w:instrText xml:space="preserve"> PAGEREF _Toc494359012 \h </w:instrText>
        </w:r>
        <w:r w:rsidR="00AF7558">
          <w:rPr>
            <w:noProof/>
            <w:webHidden/>
          </w:rPr>
        </w:r>
        <w:r w:rsidR="00AF7558">
          <w:rPr>
            <w:noProof/>
            <w:webHidden/>
          </w:rPr>
          <w:fldChar w:fldCharType="separate"/>
        </w:r>
        <w:r w:rsidR="00AF7558">
          <w:rPr>
            <w:noProof/>
            <w:webHidden/>
          </w:rPr>
          <w:t>19</w:t>
        </w:r>
        <w:r w:rsidR="00AF7558">
          <w:rPr>
            <w:noProof/>
            <w:webHidden/>
          </w:rPr>
          <w:fldChar w:fldCharType="end"/>
        </w:r>
      </w:hyperlink>
    </w:p>
    <w:p w14:paraId="462DFFBC"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13" w:history="1">
        <w:r w:rsidR="00AF7558" w:rsidRPr="00D247EB">
          <w:rPr>
            <w:rStyle w:val="Hyperlink"/>
            <w:noProof/>
          </w:rPr>
          <w:t>REC001 Receipts</w:t>
        </w:r>
        <w:r w:rsidR="00AF7558">
          <w:rPr>
            <w:noProof/>
            <w:webHidden/>
          </w:rPr>
          <w:tab/>
        </w:r>
        <w:r w:rsidR="00AF7558">
          <w:rPr>
            <w:noProof/>
            <w:webHidden/>
          </w:rPr>
          <w:fldChar w:fldCharType="begin"/>
        </w:r>
        <w:r w:rsidR="00AF7558">
          <w:rPr>
            <w:noProof/>
            <w:webHidden/>
          </w:rPr>
          <w:instrText xml:space="preserve"> PAGEREF _Toc494359013 \h </w:instrText>
        </w:r>
        <w:r w:rsidR="00AF7558">
          <w:rPr>
            <w:noProof/>
            <w:webHidden/>
          </w:rPr>
        </w:r>
        <w:r w:rsidR="00AF7558">
          <w:rPr>
            <w:noProof/>
            <w:webHidden/>
          </w:rPr>
          <w:fldChar w:fldCharType="separate"/>
        </w:r>
        <w:r w:rsidR="00AF7558">
          <w:rPr>
            <w:noProof/>
            <w:webHidden/>
          </w:rPr>
          <w:t>20</w:t>
        </w:r>
        <w:r w:rsidR="00AF7558">
          <w:rPr>
            <w:noProof/>
            <w:webHidden/>
          </w:rPr>
          <w:fldChar w:fldCharType="end"/>
        </w:r>
      </w:hyperlink>
    </w:p>
    <w:p w14:paraId="6DB8A756" w14:textId="77777777" w:rsidR="00AF7558" w:rsidRDefault="001F3936">
      <w:pPr>
        <w:pStyle w:val="TOC2"/>
        <w:tabs>
          <w:tab w:val="right" w:leader="dot" w:pos="9063"/>
        </w:tabs>
        <w:rPr>
          <w:rFonts w:asciiTheme="minorHAnsi" w:eastAsiaTheme="minorEastAsia" w:hAnsiTheme="minorHAnsi" w:cstheme="minorBidi"/>
          <w:noProof/>
          <w:sz w:val="22"/>
          <w:szCs w:val="22"/>
          <w:lang w:val="en-GB" w:eastAsia="en-GB"/>
        </w:rPr>
      </w:pPr>
      <w:hyperlink w:anchor="_Toc494359014" w:history="1">
        <w:r w:rsidR="00AF7558" w:rsidRPr="00D247EB">
          <w:rPr>
            <w:rStyle w:val="Hyperlink"/>
            <w:noProof/>
          </w:rPr>
          <w:t>Inventory/Warehouse</w:t>
        </w:r>
        <w:r w:rsidR="00AF7558">
          <w:rPr>
            <w:noProof/>
            <w:webHidden/>
          </w:rPr>
          <w:tab/>
        </w:r>
        <w:r w:rsidR="00AF7558">
          <w:rPr>
            <w:noProof/>
            <w:webHidden/>
          </w:rPr>
          <w:fldChar w:fldCharType="begin"/>
        </w:r>
        <w:r w:rsidR="00AF7558">
          <w:rPr>
            <w:noProof/>
            <w:webHidden/>
          </w:rPr>
          <w:instrText xml:space="preserve"> PAGEREF _Toc494359014 \h </w:instrText>
        </w:r>
        <w:r w:rsidR="00AF7558">
          <w:rPr>
            <w:noProof/>
            <w:webHidden/>
          </w:rPr>
        </w:r>
        <w:r w:rsidR="00AF7558">
          <w:rPr>
            <w:noProof/>
            <w:webHidden/>
          </w:rPr>
          <w:fldChar w:fldCharType="separate"/>
        </w:r>
        <w:r w:rsidR="00AF7558">
          <w:rPr>
            <w:noProof/>
            <w:webHidden/>
          </w:rPr>
          <w:t>22</w:t>
        </w:r>
        <w:r w:rsidR="00AF7558">
          <w:rPr>
            <w:noProof/>
            <w:webHidden/>
          </w:rPr>
          <w:fldChar w:fldCharType="end"/>
        </w:r>
      </w:hyperlink>
    </w:p>
    <w:p w14:paraId="5FF8787D"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15" w:history="1">
        <w:r w:rsidR="00AF7558" w:rsidRPr="00D247EB">
          <w:rPr>
            <w:rStyle w:val="Hyperlink"/>
            <w:noProof/>
          </w:rPr>
          <w:t>INV001 Pallet Carton Packaging</w:t>
        </w:r>
        <w:r w:rsidR="00AF7558">
          <w:rPr>
            <w:noProof/>
            <w:webHidden/>
          </w:rPr>
          <w:tab/>
        </w:r>
        <w:r w:rsidR="00AF7558">
          <w:rPr>
            <w:noProof/>
            <w:webHidden/>
          </w:rPr>
          <w:fldChar w:fldCharType="begin"/>
        </w:r>
        <w:r w:rsidR="00AF7558">
          <w:rPr>
            <w:noProof/>
            <w:webHidden/>
          </w:rPr>
          <w:instrText xml:space="preserve"> PAGEREF _Toc494359015 \h </w:instrText>
        </w:r>
        <w:r w:rsidR="00AF7558">
          <w:rPr>
            <w:noProof/>
            <w:webHidden/>
          </w:rPr>
        </w:r>
        <w:r w:rsidR="00AF7558">
          <w:rPr>
            <w:noProof/>
            <w:webHidden/>
          </w:rPr>
          <w:fldChar w:fldCharType="separate"/>
        </w:r>
        <w:r w:rsidR="00AF7558">
          <w:rPr>
            <w:noProof/>
            <w:webHidden/>
          </w:rPr>
          <w:t>23</w:t>
        </w:r>
        <w:r w:rsidR="00AF7558">
          <w:rPr>
            <w:noProof/>
            <w:webHidden/>
          </w:rPr>
          <w:fldChar w:fldCharType="end"/>
        </w:r>
      </w:hyperlink>
    </w:p>
    <w:p w14:paraId="5A334321"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16" w:history="1">
        <w:r w:rsidR="00AF7558" w:rsidRPr="00D247EB">
          <w:rPr>
            <w:rStyle w:val="Hyperlink"/>
            <w:noProof/>
          </w:rPr>
          <w:t>INV002 inventory Movements</w:t>
        </w:r>
        <w:r w:rsidR="00AF7558">
          <w:rPr>
            <w:noProof/>
            <w:webHidden/>
          </w:rPr>
          <w:tab/>
        </w:r>
        <w:r w:rsidR="00AF7558">
          <w:rPr>
            <w:noProof/>
            <w:webHidden/>
          </w:rPr>
          <w:fldChar w:fldCharType="begin"/>
        </w:r>
        <w:r w:rsidR="00AF7558">
          <w:rPr>
            <w:noProof/>
            <w:webHidden/>
          </w:rPr>
          <w:instrText xml:space="preserve"> PAGEREF _Toc494359016 \h </w:instrText>
        </w:r>
        <w:r w:rsidR="00AF7558">
          <w:rPr>
            <w:noProof/>
            <w:webHidden/>
          </w:rPr>
        </w:r>
        <w:r w:rsidR="00AF7558">
          <w:rPr>
            <w:noProof/>
            <w:webHidden/>
          </w:rPr>
          <w:fldChar w:fldCharType="separate"/>
        </w:r>
        <w:r w:rsidR="00AF7558">
          <w:rPr>
            <w:noProof/>
            <w:webHidden/>
          </w:rPr>
          <w:t>24</w:t>
        </w:r>
        <w:r w:rsidR="00AF7558">
          <w:rPr>
            <w:noProof/>
            <w:webHidden/>
          </w:rPr>
          <w:fldChar w:fldCharType="end"/>
        </w:r>
      </w:hyperlink>
    </w:p>
    <w:p w14:paraId="7BA31C28"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17" w:history="1">
        <w:r w:rsidR="00AF7558" w:rsidRPr="00D247EB">
          <w:rPr>
            <w:rStyle w:val="Hyperlink"/>
            <w:noProof/>
          </w:rPr>
          <w:t>INV003 Inventory Counts</w:t>
        </w:r>
        <w:r w:rsidR="00AF7558">
          <w:rPr>
            <w:noProof/>
            <w:webHidden/>
          </w:rPr>
          <w:tab/>
        </w:r>
        <w:r w:rsidR="00AF7558">
          <w:rPr>
            <w:noProof/>
            <w:webHidden/>
          </w:rPr>
          <w:fldChar w:fldCharType="begin"/>
        </w:r>
        <w:r w:rsidR="00AF7558">
          <w:rPr>
            <w:noProof/>
            <w:webHidden/>
          </w:rPr>
          <w:instrText xml:space="preserve"> PAGEREF _Toc494359017 \h </w:instrText>
        </w:r>
        <w:r w:rsidR="00AF7558">
          <w:rPr>
            <w:noProof/>
            <w:webHidden/>
          </w:rPr>
        </w:r>
        <w:r w:rsidR="00AF7558">
          <w:rPr>
            <w:noProof/>
            <w:webHidden/>
          </w:rPr>
          <w:fldChar w:fldCharType="separate"/>
        </w:r>
        <w:r w:rsidR="00AF7558">
          <w:rPr>
            <w:noProof/>
            <w:webHidden/>
          </w:rPr>
          <w:t>25</w:t>
        </w:r>
        <w:r w:rsidR="00AF7558">
          <w:rPr>
            <w:noProof/>
            <w:webHidden/>
          </w:rPr>
          <w:fldChar w:fldCharType="end"/>
        </w:r>
      </w:hyperlink>
    </w:p>
    <w:p w14:paraId="3B7C1C33"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18" w:history="1">
        <w:r w:rsidR="00AF7558" w:rsidRPr="00D247EB">
          <w:rPr>
            <w:rStyle w:val="Hyperlink"/>
            <w:noProof/>
          </w:rPr>
          <w:t>INV004 Stock Inspection</w:t>
        </w:r>
        <w:r w:rsidR="00AF7558">
          <w:rPr>
            <w:noProof/>
            <w:webHidden/>
          </w:rPr>
          <w:tab/>
        </w:r>
        <w:r w:rsidR="00AF7558">
          <w:rPr>
            <w:noProof/>
            <w:webHidden/>
          </w:rPr>
          <w:fldChar w:fldCharType="begin"/>
        </w:r>
        <w:r w:rsidR="00AF7558">
          <w:rPr>
            <w:noProof/>
            <w:webHidden/>
          </w:rPr>
          <w:instrText xml:space="preserve"> PAGEREF _Toc494359018 \h </w:instrText>
        </w:r>
        <w:r w:rsidR="00AF7558">
          <w:rPr>
            <w:noProof/>
            <w:webHidden/>
          </w:rPr>
        </w:r>
        <w:r w:rsidR="00AF7558">
          <w:rPr>
            <w:noProof/>
            <w:webHidden/>
          </w:rPr>
          <w:fldChar w:fldCharType="separate"/>
        </w:r>
        <w:r w:rsidR="00AF7558">
          <w:rPr>
            <w:noProof/>
            <w:webHidden/>
          </w:rPr>
          <w:t>26</w:t>
        </w:r>
        <w:r w:rsidR="00AF7558">
          <w:rPr>
            <w:noProof/>
            <w:webHidden/>
          </w:rPr>
          <w:fldChar w:fldCharType="end"/>
        </w:r>
      </w:hyperlink>
    </w:p>
    <w:p w14:paraId="23529923" w14:textId="77777777" w:rsidR="00AF7558" w:rsidRDefault="001F3936">
      <w:pPr>
        <w:pStyle w:val="TOC2"/>
        <w:tabs>
          <w:tab w:val="right" w:leader="dot" w:pos="9063"/>
        </w:tabs>
        <w:rPr>
          <w:rFonts w:asciiTheme="minorHAnsi" w:eastAsiaTheme="minorEastAsia" w:hAnsiTheme="minorHAnsi" w:cstheme="minorBidi"/>
          <w:noProof/>
          <w:sz w:val="22"/>
          <w:szCs w:val="22"/>
          <w:lang w:val="en-GB" w:eastAsia="en-GB"/>
        </w:rPr>
      </w:pPr>
      <w:hyperlink w:anchor="_Toc494359019" w:history="1">
        <w:r w:rsidR="00AF7558" w:rsidRPr="00D247EB">
          <w:rPr>
            <w:rStyle w:val="Hyperlink"/>
            <w:noProof/>
          </w:rPr>
          <w:t>Inspection</w:t>
        </w:r>
        <w:r w:rsidR="00AF7558">
          <w:rPr>
            <w:noProof/>
            <w:webHidden/>
          </w:rPr>
          <w:tab/>
        </w:r>
        <w:r w:rsidR="00AF7558">
          <w:rPr>
            <w:noProof/>
            <w:webHidden/>
          </w:rPr>
          <w:fldChar w:fldCharType="begin"/>
        </w:r>
        <w:r w:rsidR="00AF7558">
          <w:rPr>
            <w:noProof/>
            <w:webHidden/>
          </w:rPr>
          <w:instrText xml:space="preserve"> PAGEREF _Toc494359019 \h </w:instrText>
        </w:r>
        <w:r w:rsidR="00AF7558">
          <w:rPr>
            <w:noProof/>
            <w:webHidden/>
          </w:rPr>
        </w:r>
        <w:r w:rsidR="00AF7558">
          <w:rPr>
            <w:noProof/>
            <w:webHidden/>
          </w:rPr>
          <w:fldChar w:fldCharType="separate"/>
        </w:r>
        <w:r w:rsidR="00AF7558">
          <w:rPr>
            <w:noProof/>
            <w:webHidden/>
          </w:rPr>
          <w:t>27</w:t>
        </w:r>
        <w:r w:rsidR="00AF7558">
          <w:rPr>
            <w:noProof/>
            <w:webHidden/>
          </w:rPr>
          <w:fldChar w:fldCharType="end"/>
        </w:r>
      </w:hyperlink>
    </w:p>
    <w:p w14:paraId="32C98791"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20" w:history="1">
        <w:r w:rsidR="00AF7558" w:rsidRPr="00D247EB">
          <w:rPr>
            <w:rStyle w:val="Hyperlink"/>
            <w:noProof/>
          </w:rPr>
          <w:t>INS001 Inspection Process</w:t>
        </w:r>
        <w:r w:rsidR="00AF7558">
          <w:rPr>
            <w:noProof/>
            <w:webHidden/>
          </w:rPr>
          <w:tab/>
        </w:r>
        <w:r w:rsidR="00AF7558">
          <w:rPr>
            <w:noProof/>
            <w:webHidden/>
          </w:rPr>
          <w:fldChar w:fldCharType="begin"/>
        </w:r>
        <w:r w:rsidR="00AF7558">
          <w:rPr>
            <w:noProof/>
            <w:webHidden/>
          </w:rPr>
          <w:instrText xml:space="preserve"> PAGEREF _Toc494359020 \h </w:instrText>
        </w:r>
        <w:r w:rsidR="00AF7558">
          <w:rPr>
            <w:noProof/>
            <w:webHidden/>
          </w:rPr>
        </w:r>
        <w:r w:rsidR="00AF7558">
          <w:rPr>
            <w:noProof/>
            <w:webHidden/>
          </w:rPr>
          <w:fldChar w:fldCharType="separate"/>
        </w:r>
        <w:r w:rsidR="00AF7558">
          <w:rPr>
            <w:noProof/>
            <w:webHidden/>
          </w:rPr>
          <w:t>28</w:t>
        </w:r>
        <w:r w:rsidR="00AF7558">
          <w:rPr>
            <w:noProof/>
            <w:webHidden/>
          </w:rPr>
          <w:fldChar w:fldCharType="end"/>
        </w:r>
      </w:hyperlink>
    </w:p>
    <w:p w14:paraId="786293D3" w14:textId="77777777" w:rsidR="00AF7558" w:rsidRDefault="001F3936">
      <w:pPr>
        <w:pStyle w:val="TOC2"/>
        <w:tabs>
          <w:tab w:val="right" w:leader="dot" w:pos="9063"/>
        </w:tabs>
        <w:rPr>
          <w:rFonts w:asciiTheme="minorHAnsi" w:eastAsiaTheme="minorEastAsia" w:hAnsiTheme="minorHAnsi" w:cstheme="minorBidi"/>
          <w:noProof/>
          <w:sz w:val="22"/>
          <w:szCs w:val="22"/>
          <w:lang w:val="en-GB" w:eastAsia="en-GB"/>
        </w:rPr>
      </w:pPr>
      <w:hyperlink w:anchor="_Toc494359021" w:history="1">
        <w:r w:rsidR="00AF7558" w:rsidRPr="00D247EB">
          <w:rPr>
            <w:rStyle w:val="Hyperlink"/>
            <w:noProof/>
          </w:rPr>
          <w:t>Sales Management</w:t>
        </w:r>
        <w:r w:rsidR="00AF7558">
          <w:rPr>
            <w:noProof/>
            <w:webHidden/>
          </w:rPr>
          <w:tab/>
        </w:r>
        <w:r w:rsidR="00AF7558">
          <w:rPr>
            <w:noProof/>
            <w:webHidden/>
          </w:rPr>
          <w:fldChar w:fldCharType="begin"/>
        </w:r>
        <w:r w:rsidR="00AF7558">
          <w:rPr>
            <w:noProof/>
            <w:webHidden/>
          </w:rPr>
          <w:instrText xml:space="preserve"> PAGEREF _Toc494359021 \h </w:instrText>
        </w:r>
        <w:r w:rsidR="00AF7558">
          <w:rPr>
            <w:noProof/>
            <w:webHidden/>
          </w:rPr>
        </w:r>
        <w:r w:rsidR="00AF7558">
          <w:rPr>
            <w:noProof/>
            <w:webHidden/>
          </w:rPr>
          <w:fldChar w:fldCharType="separate"/>
        </w:r>
        <w:r w:rsidR="00AF7558">
          <w:rPr>
            <w:noProof/>
            <w:webHidden/>
          </w:rPr>
          <w:t>29</w:t>
        </w:r>
        <w:r w:rsidR="00AF7558">
          <w:rPr>
            <w:noProof/>
            <w:webHidden/>
          </w:rPr>
          <w:fldChar w:fldCharType="end"/>
        </w:r>
      </w:hyperlink>
    </w:p>
    <w:p w14:paraId="78CDF0CC"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22" w:history="1">
        <w:r w:rsidR="00AF7558" w:rsidRPr="00D247EB">
          <w:rPr>
            <w:rStyle w:val="Hyperlink"/>
            <w:noProof/>
          </w:rPr>
          <w:t>SAM001 Case Creation</w:t>
        </w:r>
        <w:r w:rsidR="00AF7558">
          <w:rPr>
            <w:noProof/>
            <w:webHidden/>
          </w:rPr>
          <w:tab/>
        </w:r>
        <w:r w:rsidR="00AF7558">
          <w:rPr>
            <w:noProof/>
            <w:webHidden/>
          </w:rPr>
          <w:fldChar w:fldCharType="begin"/>
        </w:r>
        <w:r w:rsidR="00AF7558">
          <w:rPr>
            <w:noProof/>
            <w:webHidden/>
          </w:rPr>
          <w:instrText xml:space="preserve"> PAGEREF _Toc494359022 \h </w:instrText>
        </w:r>
        <w:r w:rsidR="00AF7558">
          <w:rPr>
            <w:noProof/>
            <w:webHidden/>
          </w:rPr>
        </w:r>
        <w:r w:rsidR="00AF7558">
          <w:rPr>
            <w:noProof/>
            <w:webHidden/>
          </w:rPr>
          <w:fldChar w:fldCharType="separate"/>
        </w:r>
        <w:r w:rsidR="00AF7558">
          <w:rPr>
            <w:noProof/>
            <w:webHidden/>
          </w:rPr>
          <w:t>30</w:t>
        </w:r>
        <w:r w:rsidR="00AF7558">
          <w:rPr>
            <w:noProof/>
            <w:webHidden/>
          </w:rPr>
          <w:fldChar w:fldCharType="end"/>
        </w:r>
      </w:hyperlink>
    </w:p>
    <w:p w14:paraId="0F9BB8B9"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23" w:history="1">
        <w:r w:rsidR="00AF7558" w:rsidRPr="00D247EB">
          <w:rPr>
            <w:rStyle w:val="Hyperlink"/>
            <w:noProof/>
          </w:rPr>
          <w:t>SAM002 Sales Orders</w:t>
        </w:r>
        <w:r w:rsidR="00AF7558">
          <w:rPr>
            <w:noProof/>
            <w:webHidden/>
          </w:rPr>
          <w:tab/>
        </w:r>
        <w:r w:rsidR="00AF7558">
          <w:rPr>
            <w:noProof/>
            <w:webHidden/>
          </w:rPr>
          <w:fldChar w:fldCharType="begin"/>
        </w:r>
        <w:r w:rsidR="00AF7558">
          <w:rPr>
            <w:noProof/>
            <w:webHidden/>
          </w:rPr>
          <w:instrText xml:space="preserve"> PAGEREF _Toc494359023 \h </w:instrText>
        </w:r>
        <w:r w:rsidR="00AF7558">
          <w:rPr>
            <w:noProof/>
            <w:webHidden/>
          </w:rPr>
        </w:r>
        <w:r w:rsidR="00AF7558">
          <w:rPr>
            <w:noProof/>
            <w:webHidden/>
          </w:rPr>
          <w:fldChar w:fldCharType="separate"/>
        </w:r>
        <w:r w:rsidR="00AF7558">
          <w:rPr>
            <w:noProof/>
            <w:webHidden/>
          </w:rPr>
          <w:t>31</w:t>
        </w:r>
        <w:r w:rsidR="00AF7558">
          <w:rPr>
            <w:noProof/>
            <w:webHidden/>
          </w:rPr>
          <w:fldChar w:fldCharType="end"/>
        </w:r>
      </w:hyperlink>
    </w:p>
    <w:p w14:paraId="640A595C"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24" w:history="1">
        <w:r w:rsidR="00AF7558" w:rsidRPr="00D247EB">
          <w:rPr>
            <w:rStyle w:val="Hyperlink"/>
            <w:noProof/>
          </w:rPr>
          <w:t>SAM003 RMA</w:t>
        </w:r>
        <w:r w:rsidR="00AF7558">
          <w:rPr>
            <w:noProof/>
            <w:webHidden/>
          </w:rPr>
          <w:tab/>
        </w:r>
        <w:r w:rsidR="00AF7558">
          <w:rPr>
            <w:noProof/>
            <w:webHidden/>
          </w:rPr>
          <w:fldChar w:fldCharType="begin"/>
        </w:r>
        <w:r w:rsidR="00AF7558">
          <w:rPr>
            <w:noProof/>
            <w:webHidden/>
          </w:rPr>
          <w:instrText xml:space="preserve"> PAGEREF _Toc494359024 \h </w:instrText>
        </w:r>
        <w:r w:rsidR="00AF7558">
          <w:rPr>
            <w:noProof/>
            <w:webHidden/>
          </w:rPr>
        </w:r>
        <w:r w:rsidR="00AF7558">
          <w:rPr>
            <w:noProof/>
            <w:webHidden/>
          </w:rPr>
          <w:fldChar w:fldCharType="separate"/>
        </w:r>
        <w:r w:rsidR="00AF7558">
          <w:rPr>
            <w:noProof/>
            <w:webHidden/>
          </w:rPr>
          <w:t>33</w:t>
        </w:r>
        <w:r w:rsidR="00AF7558">
          <w:rPr>
            <w:noProof/>
            <w:webHidden/>
          </w:rPr>
          <w:fldChar w:fldCharType="end"/>
        </w:r>
      </w:hyperlink>
    </w:p>
    <w:p w14:paraId="7C131B8C" w14:textId="77777777" w:rsidR="00AF7558" w:rsidRDefault="001F3936">
      <w:pPr>
        <w:pStyle w:val="TOC2"/>
        <w:tabs>
          <w:tab w:val="right" w:leader="dot" w:pos="9063"/>
        </w:tabs>
        <w:rPr>
          <w:rFonts w:asciiTheme="minorHAnsi" w:eastAsiaTheme="minorEastAsia" w:hAnsiTheme="minorHAnsi" w:cstheme="minorBidi"/>
          <w:noProof/>
          <w:sz w:val="22"/>
          <w:szCs w:val="22"/>
          <w:lang w:val="en-GB" w:eastAsia="en-GB"/>
        </w:rPr>
      </w:pPr>
      <w:hyperlink w:anchor="_Toc494359025" w:history="1">
        <w:r w:rsidR="00AF7558" w:rsidRPr="00D247EB">
          <w:rPr>
            <w:rStyle w:val="Hyperlink"/>
            <w:noProof/>
          </w:rPr>
          <w:t>Shipping</w:t>
        </w:r>
        <w:r w:rsidR="00AF7558">
          <w:rPr>
            <w:noProof/>
            <w:webHidden/>
          </w:rPr>
          <w:tab/>
        </w:r>
        <w:r w:rsidR="00AF7558">
          <w:rPr>
            <w:noProof/>
            <w:webHidden/>
          </w:rPr>
          <w:fldChar w:fldCharType="begin"/>
        </w:r>
        <w:r w:rsidR="00AF7558">
          <w:rPr>
            <w:noProof/>
            <w:webHidden/>
          </w:rPr>
          <w:instrText xml:space="preserve"> PAGEREF _Toc494359025 \h </w:instrText>
        </w:r>
        <w:r w:rsidR="00AF7558">
          <w:rPr>
            <w:noProof/>
            <w:webHidden/>
          </w:rPr>
        </w:r>
        <w:r w:rsidR="00AF7558">
          <w:rPr>
            <w:noProof/>
            <w:webHidden/>
          </w:rPr>
          <w:fldChar w:fldCharType="separate"/>
        </w:r>
        <w:r w:rsidR="00AF7558">
          <w:rPr>
            <w:noProof/>
            <w:webHidden/>
          </w:rPr>
          <w:t>34</w:t>
        </w:r>
        <w:r w:rsidR="00AF7558">
          <w:rPr>
            <w:noProof/>
            <w:webHidden/>
          </w:rPr>
          <w:fldChar w:fldCharType="end"/>
        </w:r>
      </w:hyperlink>
    </w:p>
    <w:p w14:paraId="0414D71A"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26" w:history="1">
        <w:r w:rsidR="00AF7558" w:rsidRPr="00D247EB">
          <w:rPr>
            <w:rStyle w:val="Hyperlink"/>
            <w:noProof/>
          </w:rPr>
          <w:t>SHP001 Case Order fulfillment</w:t>
        </w:r>
        <w:r w:rsidR="00AF7558">
          <w:rPr>
            <w:noProof/>
            <w:webHidden/>
          </w:rPr>
          <w:tab/>
        </w:r>
        <w:r w:rsidR="00AF7558">
          <w:rPr>
            <w:noProof/>
            <w:webHidden/>
          </w:rPr>
          <w:fldChar w:fldCharType="begin"/>
        </w:r>
        <w:r w:rsidR="00AF7558">
          <w:rPr>
            <w:noProof/>
            <w:webHidden/>
          </w:rPr>
          <w:instrText xml:space="preserve"> PAGEREF _Toc494359026 \h </w:instrText>
        </w:r>
        <w:r w:rsidR="00AF7558">
          <w:rPr>
            <w:noProof/>
            <w:webHidden/>
          </w:rPr>
        </w:r>
        <w:r w:rsidR="00AF7558">
          <w:rPr>
            <w:noProof/>
            <w:webHidden/>
          </w:rPr>
          <w:fldChar w:fldCharType="separate"/>
        </w:r>
        <w:r w:rsidR="00AF7558">
          <w:rPr>
            <w:noProof/>
            <w:webHidden/>
          </w:rPr>
          <w:t>35</w:t>
        </w:r>
        <w:r w:rsidR="00AF7558">
          <w:rPr>
            <w:noProof/>
            <w:webHidden/>
          </w:rPr>
          <w:fldChar w:fldCharType="end"/>
        </w:r>
      </w:hyperlink>
    </w:p>
    <w:p w14:paraId="2E8CC30F"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27" w:history="1">
        <w:r w:rsidR="00AF7558" w:rsidRPr="00D247EB">
          <w:rPr>
            <w:rStyle w:val="Hyperlink"/>
            <w:noProof/>
          </w:rPr>
          <w:t>SHP002 Truck Allocation</w:t>
        </w:r>
        <w:r w:rsidR="00AF7558">
          <w:rPr>
            <w:noProof/>
            <w:webHidden/>
          </w:rPr>
          <w:tab/>
        </w:r>
        <w:r w:rsidR="00AF7558">
          <w:rPr>
            <w:noProof/>
            <w:webHidden/>
          </w:rPr>
          <w:fldChar w:fldCharType="begin"/>
        </w:r>
        <w:r w:rsidR="00AF7558">
          <w:rPr>
            <w:noProof/>
            <w:webHidden/>
          </w:rPr>
          <w:instrText xml:space="preserve"> PAGEREF _Toc494359027 \h </w:instrText>
        </w:r>
        <w:r w:rsidR="00AF7558">
          <w:rPr>
            <w:noProof/>
            <w:webHidden/>
          </w:rPr>
        </w:r>
        <w:r w:rsidR="00AF7558">
          <w:rPr>
            <w:noProof/>
            <w:webHidden/>
          </w:rPr>
          <w:fldChar w:fldCharType="separate"/>
        </w:r>
        <w:r w:rsidR="00AF7558">
          <w:rPr>
            <w:noProof/>
            <w:webHidden/>
          </w:rPr>
          <w:t>37</w:t>
        </w:r>
        <w:r w:rsidR="00AF7558">
          <w:rPr>
            <w:noProof/>
            <w:webHidden/>
          </w:rPr>
          <w:fldChar w:fldCharType="end"/>
        </w:r>
      </w:hyperlink>
    </w:p>
    <w:p w14:paraId="6923DC48"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28" w:history="1">
        <w:r w:rsidR="00AF7558" w:rsidRPr="00D247EB">
          <w:rPr>
            <w:rStyle w:val="Hyperlink"/>
            <w:noProof/>
          </w:rPr>
          <w:t>SHP003 Customer Shipments</w:t>
        </w:r>
        <w:r w:rsidR="00AF7558">
          <w:rPr>
            <w:noProof/>
            <w:webHidden/>
          </w:rPr>
          <w:tab/>
        </w:r>
        <w:r w:rsidR="00AF7558">
          <w:rPr>
            <w:noProof/>
            <w:webHidden/>
          </w:rPr>
          <w:fldChar w:fldCharType="begin"/>
        </w:r>
        <w:r w:rsidR="00AF7558">
          <w:rPr>
            <w:noProof/>
            <w:webHidden/>
          </w:rPr>
          <w:instrText xml:space="preserve"> PAGEREF _Toc494359028 \h </w:instrText>
        </w:r>
        <w:r w:rsidR="00AF7558">
          <w:rPr>
            <w:noProof/>
            <w:webHidden/>
          </w:rPr>
        </w:r>
        <w:r w:rsidR="00AF7558">
          <w:rPr>
            <w:noProof/>
            <w:webHidden/>
          </w:rPr>
          <w:fldChar w:fldCharType="separate"/>
        </w:r>
        <w:r w:rsidR="00AF7558">
          <w:rPr>
            <w:noProof/>
            <w:webHidden/>
          </w:rPr>
          <w:t>39</w:t>
        </w:r>
        <w:r w:rsidR="00AF7558">
          <w:rPr>
            <w:noProof/>
            <w:webHidden/>
          </w:rPr>
          <w:fldChar w:fldCharType="end"/>
        </w:r>
      </w:hyperlink>
    </w:p>
    <w:p w14:paraId="1FC69B16" w14:textId="77777777" w:rsidR="00AF7558" w:rsidRDefault="001F3936">
      <w:pPr>
        <w:pStyle w:val="TOC3"/>
        <w:tabs>
          <w:tab w:val="right" w:leader="dot" w:pos="9063"/>
        </w:tabs>
        <w:rPr>
          <w:rFonts w:asciiTheme="minorHAnsi" w:eastAsiaTheme="minorEastAsia" w:hAnsiTheme="minorHAnsi" w:cstheme="minorBidi"/>
          <w:noProof/>
          <w:sz w:val="22"/>
          <w:szCs w:val="22"/>
          <w:lang w:val="en-GB" w:eastAsia="en-GB"/>
        </w:rPr>
      </w:pPr>
      <w:hyperlink w:anchor="_Toc494359029" w:history="1">
        <w:r w:rsidR="00AF7558" w:rsidRPr="00D247EB">
          <w:rPr>
            <w:rStyle w:val="Hyperlink"/>
            <w:noProof/>
          </w:rPr>
          <w:t>SHP004 Transfer Orders</w:t>
        </w:r>
        <w:r w:rsidR="00AF7558">
          <w:rPr>
            <w:noProof/>
            <w:webHidden/>
          </w:rPr>
          <w:tab/>
        </w:r>
        <w:r w:rsidR="00AF7558">
          <w:rPr>
            <w:noProof/>
            <w:webHidden/>
          </w:rPr>
          <w:fldChar w:fldCharType="begin"/>
        </w:r>
        <w:r w:rsidR="00AF7558">
          <w:rPr>
            <w:noProof/>
            <w:webHidden/>
          </w:rPr>
          <w:instrText xml:space="preserve"> PAGEREF _Toc494359029 \h </w:instrText>
        </w:r>
        <w:r w:rsidR="00AF7558">
          <w:rPr>
            <w:noProof/>
            <w:webHidden/>
          </w:rPr>
        </w:r>
        <w:r w:rsidR="00AF7558">
          <w:rPr>
            <w:noProof/>
            <w:webHidden/>
          </w:rPr>
          <w:fldChar w:fldCharType="separate"/>
        </w:r>
        <w:r w:rsidR="00AF7558">
          <w:rPr>
            <w:noProof/>
            <w:webHidden/>
          </w:rPr>
          <w:t>41</w:t>
        </w:r>
        <w:r w:rsidR="00AF7558">
          <w:rPr>
            <w:noProof/>
            <w:webHidden/>
          </w:rPr>
          <w:fldChar w:fldCharType="end"/>
        </w:r>
      </w:hyperlink>
    </w:p>
    <w:p w14:paraId="2138682C" w14:textId="77777777" w:rsidR="00AF7558" w:rsidRDefault="001F3936">
      <w:pPr>
        <w:pStyle w:val="TOC2"/>
        <w:tabs>
          <w:tab w:val="right" w:leader="dot" w:pos="9063"/>
        </w:tabs>
        <w:rPr>
          <w:rFonts w:asciiTheme="minorHAnsi" w:eastAsiaTheme="minorEastAsia" w:hAnsiTheme="minorHAnsi" w:cstheme="minorBidi"/>
          <w:noProof/>
          <w:sz w:val="22"/>
          <w:szCs w:val="22"/>
          <w:lang w:val="en-GB" w:eastAsia="en-GB"/>
        </w:rPr>
      </w:pPr>
      <w:hyperlink w:anchor="_Toc494359030" w:history="1">
        <w:r w:rsidR="00AF7558" w:rsidRPr="00D247EB">
          <w:rPr>
            <w:rStyle w:val="Hyperlink"/>
            <w:noProof/>
          </w:rPr>
          <w:t>Integrations</w:t>
        </w:r>
        <w:r w:rsidR="00AF7558">
          <w:rPr>
            <w:noProof/>
            <w:webHidden/>
          </w:rPr>
          <w:tab/>
        </w:r>
        <w:r w:rsidR="00AF7558">
          <w:rPr>
            <w:noProof/>
            <w:webHidden/>
          </w:rPr>
          <w:fldChar w:fldCharType="begin"/>
        </w:r>
        <w:r w:rsidR="00AF7558">
          <w:rPr>
            <w:noProof/>
            <w:webHidden/>
          </w:rPr>
          <w:instrText xml:space="preserve"> PAGEREF _Toc494359030 \h </w:instrText>
        </w:r>
        <w:r w:rsidR="00AF7558">
          <w:rPr>
            <w:noProof/>
            <w:webHidden/>
          </w:rPr>
        </w:r>
        <w:r w:rsidR="00AF7558">
          <w:rPr>
            <w:noProof/>
            <w:webHidden/>
          </w:rPr>
          <w:fldChar w:fldCharType="separate"/>
        </w:r>
        <w:r w:rsidR="00AF7558">
          <w:rPr>
            <w:noProof/>
            <w:webHidden/>
          </w:rPr>
          <w:t>43</w:t>
        </w:r>
        <w:r w:rsidR="00AF7558">
          <w:rPr>
            <w:noProof/>
            <w:webHidden/>
          </w:rPr>
          <w:fldChar w:fldCharType="end"/>
        </w:r>
      </w:hyperlink>
    </w:p>
    <w:p w14:paraId="0C0116E9" w14:textId="77777777" w:rsidR="00AE448A" w:rsidRDefault="00AE448A">
      <w:r>
        <w:fldChar w:fldCharType="end"/>
      </w:r>
    </w:p>
    <w:p w14:paraId="20D8A198" w14:textId="77777777" w:rsidR="00AE448A" w:rsidRDefault="00AE448A">
      <w:pPr>
        <w:sectPr w:rsidR="00AE448A" w:rsidSect="00B12D26">
          <w:headerReference w:type="default" r:id="rId12"/>
          <w:footerReference w:type="default" r:id="rId13"/>
          <w:pgSz w:w="11909" w:h="16834" w:code="9"/>
          <w:pgMar w:top="1134" w:right="1418" w:bottom="1134" w:left="1418"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14:paraId="31BBF97E" w14:textId="77777777" w:rsidR="00AE448A" w:rsidRDefault="002A17C3">
      <w:pPr>
        <w:pStyle w:val="Heading1"/>
      </w:pPr>
      <w:bookmarkStart w:id="3" w:name="_Toc494358998"/>
      <w:r>
        <w:lastRenderedPageBreak/>
        <w:t>MSD</w:t>
      </w:r>
      <w:r w:rsidR="00F035A7">
        <w:t xml:space="preserve"> </w:t>
      </w:r>
      <w:r w:rsidR="008E6472">
        <w:t xml:space="preserve">E10 </w:t>
      </w:r>
      <w:r w:rsidR="00F035A7">
        <w:t>p</w:t>
      </w:r>
      <w:r w:rsidR="0085400E">
        <w:t>ro</w:t>
      </w:r>
      <w:r w:rsidR="00F035A7">
        <w:t>cess model</w:t>
      </w:r>
      <w:bookmarkEnd w:id="3"/>
    </w:p>
    <w:tbl>
      <w:tblPr>
        <w:tblW w:w="0" w:type="auto"/>
        <w:tblLook w:val="0000" w:firstRow="0" w:lastRow="0" w:firstColumn="0" w:lastColumn="0" w:noHBand="0" w:noVBand="0"/>
      </w:tblPr>
      <w:tblGrid>
        <w:gridCol w:w="555"/>
        <w:gridCol w:w="6646"/>
      </w:tblGrid>
      <w:tr w:rsidR="00AE448A" w14:paraId="48D9429F" w14:textId="77777777" w:rsidTr="000454A7">
        <w:trPr>
          <w:trHeight w:val="533"/>
        </w:trPr>
        <w:tc>
          <w:tcPr>
            <w:tcW w:w="555" w:type="dxa"/>
          </w:tcPr>
          <w:p w14:paraId="135F363C" w14:textId="77777777" w:rsidR="00AE448A" w:rsidRDefault="00AE448A"/>
        </w:tc>
        <w:tc>
          <w:tcPr>
            <w:tcW w:w="6646" w:type="dxa"/>
          </w:tcPr>
          <w:p w14:paraId="46B05F02" w14:textId="77777777" w:rsidR="00AE448A" w:rsidRDefault="0085400E">
            <w:pPr>
              <w:pStyle w:val="noteheader"/>
            </w:pPr>
            <w:r>
              <w:t xml:space="preserve">Version: </w:t>
            </w:r>
          </w:p>
          <w:p w14:paraId="7739A6F1" w14:textId="77777777" w:rsidR="0085400E" w:rsidRDefault="0085400E">
            <w:pPr>
              <w:spacing w:after="200" w:line="276" w:lineRule="auto"/>
              <w:divId w:val="379595844"/>
              <w:rPr>
                <w:rFonts w:ascii="Calibri" w:hAnsi="Calibri"/>
                <w:sz w:val="22"/>
                <w:szCs w:val="22"/>
              </w:rPr>
            </w:pPr>
            <w:bookmarkStart w:id="4" w:name="IDAOAEOK"/>
            <w:bookmarkEnd w:id="4"/>
            <w:r>
              <w:rPr>
                <w:rFonts w:ascii="Calibri" w:hAnsi="Calibri"/>
                <w:sz w:val="22"/>
                <w:szCs w:val="22"/>
              </w:rPr>
              <w:t>Version 1</w:t>
            </w:r>
            <w:r w:rsidR="00930CA0">
              <w:rPr>
                <w:rFonts w:ascii="Calibri" w:hAnsi="Calibri"/>
                <w:sz w:val="22"/>
                <w:szCs w:val="22"/>
              </w:rPr>
              <w:t>.0</w:t>
            </w:r>
          </w:p>
          <w:p w14:paraId="79C655DF" w14:textId="77777777" w:rsidR="00AE448A" w:rsidRPr="0085400E" w:rsidRDefault="0085400E" w:rsidP="002A17C3">
            <w:pPr>
              <w:spacing w:after="200" w:line="276" w:lineRule="auto"/>
              <w:divId w:val="379595844"/>
              <w:rPr>
                <w:rFonts w:ascii="Calibri" w:hAnsi="Calibri"/>
                <w:sz w:val="22"/>
                <w:szCs w:val="22"/>
              </w:rPr>
            </w:pPr>
            <w:r>
              <w:rPr>
                <w:rFonts w:ascii="Calibri" w:hAnsi="Calibri"/>
                <w:sz w:val="22"/>
                <w:szCs w:val="22"/>
              </w:rPr>
              <w:t>Date:</w:t>
            </w:r>
            <w:r w:rsidR="002A17C3">
              <w:rPr>
                <w:rFonts w:ascii="Calibri" w:hAnsi="Calibri"/>
                <w:sz w:val="22"/>
                <w:szCs w:val="22"/>
              </w:rPr>
              <w:t>26</w:t>
            </w:r>
            <w:r>
              <w:rPr>
                <w:rFonts w:ascii="Calibri" w:hAnsi="Calibri"/>
                <w:sz w:val="22"/>
                <w:szCs w:val="22"/>
                <w:vertAlign w:val="superscript"/>
              </w:rPr>
              <w:t>th</w:t>
            </w:r>
            <w:r>
              <w:rPr>
                <w:rFonts w:ascii="Calibri" w:hAnsi="Calibri"/>
                <w:sz w:val="22"/>
                <w:szCs w:val="22"/>
              </w:rPr>
              <w:t xml:space="preserve"> </w:t>
            </w:r>
            <w:r w:rsidR="002A17C3">
              <w:rPr>
                <w:rFonts w:ascii="Calibri" w:hAnsi="Calibri"/>
                <w:sz w:val="22"/>
                <w:szCs w:val="22"/>
              </w:rPr>
              <w:t xml:space="preserve">Sept </w:t>
            </w:r>
            <w:r>
              <w:rPr>
                <w:rFonts w:ascii="Calibri" w:hAnsi="Calibri"/>
                <w:sz w:val="22"/>
                <w:szCs w:val="22"/>
              </w:rPr>
              <w:t>201</w:t>
            </w:r>
            <w:r w:rsidR="002A17C3">
              <w:rPr>
                <w:rFonts w:ascii="Calibri" w:hAnsi="Calibri"/>
                <w:sz w:val="22"/>
                <w:szCs w:val="22"/>
              </w:rPr>
              <w:t>7</w:t>
            </w:r>
          </w:p>
        </w:tc>
      </w:tr>
      <w:tr w:rsidR="00AE448A" w14:paraId="336A009D" w14:textId="77777777" w:rsidTr="000454A7">
        <w:trPr>
          <w:trHeight w:val="119"/>
        </w:trPr>
        <w:tc>
          <w:tcPr>
            <w:tcW w:w="555" w:type="dxa"/>
          </w:tcPr>
          <w:p w14:paraId="51DDBC48" w14:textId="77777777" w:rsidR="00AE448A" w:rsidRDefault="00AE448A"/>
        </w:tc>
        <w:tc>
          <w:tcPr>
            <w:tcW w:w="6646" w:type="dxa"/>
          </w:tcPr>
          <w:p w14:paraId="428CECEC" w14:textId="77777777" w:rsidR="00AE448A" w:rsidRDefault="00AE448A">
            <w:pPr>
              <w:pStyle w:val="notegroup"/>
            </w:pPr>
          </w:p>
        </w:tc>
      </w:tr>
      <w:tr w:rsidR="00AE448A" w14:paraId="019158C2" w14:textId="77777777" w:rsidTr="000454A7">
        <w:trPr>
          <w:trHeight w:val="221"/>
        </w:trPr>
        <w:tc>
          <w:tcPr>
            <w:tcW w:w="555" w:type="dxa"/>
          </w:tcPr>
          <w:p w14:paraId="04A64993" w14:textId="77777777" w:rsidR="00AE448A" w:rsidRDefault="00AE448A"/>
        </w:tc>
        <w:tc>
          <w:tcPr>
            <w:tcW w:w="6646" w:type="dxa"/>
          </w:tcPr>
          <w:p w14:paraId="7A614B44" w14:textId="77777777" w:rsidR="00AE448A" w:rsidRPr="0085400E" w:rsidRDefault="00AE448A" w:rsidP="0085400E">
            <w:pPr>
              <w:spacing w:after="200" w:line="276" w:lineRule="auto"/>
              <w:divId w:val="2023244597"/>
              <w:rPr>
                <w:rFonts w:ascii="Calibri" w:hAnsi="Calibri"/>
                <w:sz w:val="22"/>
                <w:szCs w:val="22"/>
              </w:rPr>
            </w:pPr>
          </w:p>
        </w:tc>
      </w:tr>
    </w:tbl>
    <w:p w14:paraId="4006B111" w14:textId="77777777" w:rsidR="00800951" w:rsidRPr="00AC6E2A" w:rsidRDefault="00800951" w:rsidP="00800951">
      <w:pPr>
        <w:shd w:val="clear" w:color="auto" w:fill="FFFFFF" w:themeFill="background1"/>
        <w:jc w:val="both"/>
      </w:pPr>
      <w:r w:rsidRPr="00AC6E2A">
        <w:t xml:space="preserve">The objective of this document is to have an overview of Epicor business processes with consideration towards </w:t>
      </w:r>
      <w:r w:rsidR="002A17C3">
        <w:t xml:space="preserve">MSD </w:t>
      </w:r>
      <w:r w:rsidRPr="00AC6E2A">
        <w:t xml:space="preserve">processes, the Epicor ERP modules to be implemented and any gaps highlighted on high level that may arise.  </w:t>
      </w:r>
    </w:p>
    <w:p w14:paraId="5BC3A18E" w14:textId="77777777" w:rsidR="00800951" w:rsidRPr="00AC6E2A" w:rsidRDefault="00800951" w:rsidP="00800951">
      <w:pPr>
        <w:shd w:val="clear" w:color="auto" w:fill="FFFFFF" w:themeFill="background1"/>
        <w:jc w:val="both"/>
      </w:pPr>
    </w:p>
    <w:p w14:paraId="7B19BBB8" w14:textId="77777777" w:rsidR="00800951" w:rsidRPr="00AC6E2A" w:rsidRDefault="00800951" w:rsidP="00800951">
      <w:pPr>
        <w:shd w:val="clear" w:color="auto" w:fill="FFFFFF" w:themeFill="background1"/>
        <w:jc w:val="both"/>
      </w:pPr>
      <w:r w:rsidRPr="00AC6E2A">
        <w:t>This section details the aims and objectives of the document.  This document is not intended to be an in depth review of the business but to identify the business logic understanding of what the business is, who/how/where/when etc.</w:t>
      </w:r>
    </w:p>
    <w:p w14:paraId="25437AB4" w14:textId="77777777" w:rsidR="00800951" w:rsidRPr="00AC6E2A" w:rsidRDefault="00800951" w:rsidP="00800951">
      <w:pPr>
        <w:shd w:val="clear" w:color="auto" w:fill="FFFFFF" w:themeFill="background1"/>
        <w:jc w:val="both"/>
      </w:pPr>
    </w:p>
    <w:p w14:paraId="28C724C8" w14:textId="77777777" w:rsidR="00800951" w:rsidRPr="00AC6E2A" w:rsidRDefault="00800951" w:rsidP="00800951">
      <w:pPr>
        <w:shd w:val="clear" w:color="auto" w:fill="FFFFFF" w:themeFill="background1"/>
        <w:jc w:val="both"/>
      </w:pPr>
      <w:r w:rsidRPr="00AC6E2A">
        <w:t xml:space="preserve">This review is the result of </w:t>
      </w:r>
      <w:r w:rsidR="002A17C3">
        <w:t>5</w:t>
      </w:r>
      <w:r w:rsidRPr="00AC6E2A">
        <w:t xml:space="preserve"> day of interview with the staff of </w:t>
      </w:r>
      <w:r w:rsidR="002A17C3">
        <w:t xml:space="preserve">MSD </w:t>
      </w:r>
      <w:r w:rsidRPr="00AC6E2A">
        <w:t>and as such, is the consultant’s interpretation of the facts as heard. It does not intend to present every process in detail, only to determine whether the writer has a basic understanding of the Company.</w:t>
      </w:r>
    </w:p>
    <w:p w14:paraId="7ADADAE1" w14:textId="77777777" w:rsidR="00800951" w:rsidRPr="00AC6E2A" w:rsidRDefault="00800951" w:rsidP="00800951">
      <w:pPr>
        <w:pStyle w:val="BodyText"/>
        <w:shd w:val="clear" w:color="auto" w:fill="FFFFFF" w:themeFill="background1"/>
        <w:ind w:left="0"/>
        <w:rPr>
          <w:rFonts w:ascii="Verdana" w:hAnsi="Verdana" w:cs="Arial"/>
        </w:rPr>
      </w:pPr>
    </w:p>
    <w:p w14:paraId="390BDBDB" w14:textId="77777777" w:rsidR="00800951" w:rsidRPr="00AC6E2A" w:rsidRDefault="00800951" w:rsidP="00800951">
      <w:pPr>
        <w:pStyle w:val="BodyText"/>
        <w:shd w:val="clear" w:color="auto" w:fill="FFFFFF" w:themeFill="background1"/>
        <w:ind w:left="0"/>
        <w:rPr>
          <w:rFonts w:ascii="Verdana" w:hAnsi="Verdana" w:cs="Arial"/>
        </w:rPr>
      </w:pPr>
      <w:r w:rsidRPr="00AC6E2A">
        <w:rPr>
          <w:rFonts w:ascii="Verdana" w:hAnsi="Verdana" w:cs="Arial"/>
        </w:rPr>
        <w:t>This document is considered a ‘living’ document throughout the project implementation and will be updated as and when necessary.  For example, if the initial agreed version suggest a one phase project implementation and has been written and approved on that basis and subsequently the project is to be split into two or more phases, then this document should be updated and re-issued for review and approval.</w:t>
      </w:r>
    </w:p>
    <w:p w14:paraId="16FE2C9D" w14:textId="77777777" w:rsidR="00800951" w:rsidRDefault="00800951">
      <w:pPr>
        <w:pStyle w:val="groupintro"/>
      </w:pPr>
    </w:p>
    <w:p w14:paraId="30024486" w14:textId="77777777" w:rsidR="00AE448A" w:rsidRDefault="0085400E">
      <w:pPr>
        <w:pStyle w:val="groupintro"/>
      </w:pPr>
      <w:r>
        <w:t xml:space="preserve">The following item(s) are </w:t>
      </w:r>
      <w:r w:rsidR="00800951">
        <w:t>included as they have been touched upon during the workshop</w:t>
      </w:r>
      <w:r>
        <w:t>:</w:t>
      </w:r>
    </w:p>
    <w:p w14:paraId="620B9913" w14:textId="77777777" w:rsidR="00AE448A" w:rsidRDefault="004D4B53">
      <w:pPr>
        <w:pStyle w:val="enterprisegroups"/>
      </w:pPr>
      <w:r>
        <w:t>Customer Relationship Management</w:t>
      </w:r>
    </w:p>
    <w:p w14:paraId="71FC6A48" w14:textId="77777777" w:rsidR="00AE448A" w:rsidRDefault="004D4B53">
      <w:pPr>
        <w:pStyle w:val="enterprisegroups"/>
      </w:pPr>
      <w:r>
        <w:t>Demand Management</w:t>
      </w:r>
    </w:p>
    <w:p w14:paraId="7B863A13" w14:textId="77777777" w:rsidR="00AE448A" w:rsidRDefault="0085400E">
      <w:pPr>
        <w:pStyle w:val="enterprisegroups"/>
      </w:pPr>
      <w:r>
        <w:t>Purchasing</w:t>
      </w:r>
    </w:p>
    <w:p w14:paraId="676ED6B9" w14:textId="77777777" w:rsidR="00AE448A" w:rsidRDefault="0085400E">
      <w:pPr>
        <w:pStyle w:val="enterprisegroups"/>
      </w:pPr>
      <w:r>
        <w:t>Quality</w:t>
      </w:r>
      <w:r w:rsidR="004D4B53">
        <w:t xml:space="preserve"> Assurance</w:t>
      </w:r>
    </w:p>
    <w:p w14:paraId="22305FBC" w14:textId="77777777" w:rsidR="00AE448A" w:rsidRDefault="0085400E">
      <w:pPr>
        <w:pStyle w:val="enterprisegroups"/>
      </w:pPr>
      <w:r>
        <w:t>Supplier Relationship Management</w:t>
      </w:r>
    </w:p>
    <w:p w14:paraId="34D571AF" w14:textId="77777777" w:rsidR="00AE448A" w:rsidRDefault="0085400E">
      <w:pPr>
        <w:pStyle w:val="enterprisegroups"/>
      </w:pPr>
      <w:r>
        <w:t>Inventory Management</w:t>
      </w:r>
    </w:p>
    <w:p w14:paraId="7B771DDD" w14:textId="77777777" w:rsidR="004D4B53" w:rsidRDefault="004D4B53">
      <w:pPr>
        <w:pStyle w:val="enterprisegroups"/>
      </w:pPr>
      <w:r>
        <w:t>Sales Management</w:t>
      </w:r>
    </w:p>
    <w:p w14:paraId="23C19894" w14:textId="77777777" w:rsidR="004D4B53" w:rsidRDefault="004D4B53" w:rsidP="004D4B53">
      <w:pPr>
        <w:pStyle w:val="enterprisegroups"/>
        <w:numPr>
          <w:ilvl w:val="0"/>
          <w:numId w:val="0"/>
        </w:numPr>
        <w:ind w:left="360"/>
      </w:pPr>
    </w:p>
    <w:p w14:paraId="550731D1" w14:textId="77777777" w:rsidR="007A33A7" w:rsidRDefault="007A33A7">
      <w:pPr>
        <w:pStyle w:val="processgraphic"/>
      </w:pPr>
      <w:bookmarkStart w:id="5" w:name="IDAB320F"/>
      <w:bookmarkEnd w:id="5"/>
    </w:p>
    <w:p w14:paraId="100F06C8" w14:textId="77777777" w:rsidR="00800951" w:rsidRPr="00AC6E2A" w:rsidRDefault="00800951" w:rsidP="00800951">
      <w:pPr>
        <w:pStyle w:val="captiontext"/>
        <w:jc w:val="left"/>
        <w:rPr>
          <w:sz w:val="20"/>
          <w:szCs w:val="20"/>
        </w:rPr>
      </w:pPr>
      <w:r w:rsidRPr="00AC6E2A">
        <w:rPr>
          <w:sz w:val="20"/>
          <w:szCs w:val="20"/>
        </w:rPr>
        <w:t>Reporting Requirements related to the above modules</w:t>
      </w:r>
    </w:p>
    <w:p w14:paraId="2B83D0B1" w14:textId="77777777" w:rsidR="00800951" w:rsidRPr="00AC6E2A" w:rsidRDefault="00800951" w:rsidP="00800951">
      <w:pPr>
        <w:pStyle w:val="ListParagraph"/>
        <w:numPr>
          <w:ilvl w:val="0"/>
          <w:numId w:val="57"/>
        </w:numPr>
        <w:jc w:val="both"/>
        <w:rPr>
          <w:rFonts w:ascii="Verdana" w:hAnsi="Verdana" w:cs="Arial"/>
        </w:rPr>
      </w:pPr>
      <w:r w:rsidRPr="00AC6E2A">
        <w:rPr>
          <w:rFonts w:ascii="Verdana" w:hAnsi="Verdana" w:cs="Arial"/>
        </w:rPr>
        <w:t>Epicor 10 Standard Reports currently available</w:t>
      </w:r>
    </w:p>
    <w:p w14:paraId="7AE9EC51" w14:textId="77777777" w:rsidR="00800951" w:rsidRDefault="00800951" w:rsidP="00800951">
      <w:pPr>
        <w:pStyle w:val="ListParagraph"/>
        <w:numPr>
          <w:ilvl w:val="0"/>
          <w:numId w:val="57"/>
        </w:numPr>
        <w:jc w:val="both"/>
        <w:rPr>
          <w:rFonts w:ascii="Verdana" w:hAnsi="Verdana" w:cs="Arial"/>
        </w:rPr>
      </w:pPr>
      <w:r w:rsidRPr="00AC6E2A">
        <w:rPr>
          <w:rFonts w:ascii="Verdana" w:hAnsi="Verdana" w:cs="Arial"/>
        </w:rPr>
        <w:t xml:space="preserve">Report requirements associated with </w:t>
      </w:r>
      <w:r w:rsidR="004D4B53">
        <w:rPr>
          <w:rFonts w:ascii="Verdana" w:hAnsi="Verdana" w:cs="Arial"/>
        </w:rPr>
        <w:t>SSRS/ C</w:t>
      </w:r>
      <w:r w:rsidRPr="00AC6E2A">
        <w:rPr>
          <w:rFonts w:ascii="Verdana" w:hAnsi="Verdana" w:cs="Arial"/>
        </w:rPr>
        <w:t>rystal reports configurat</w:t>
      </w:r>
      <w:r w:rsidR="00AD6F3F" w:rsidRPr="00AC6E2A">
        <w:rPr>
          <w:rFonts w:ascii="Verdana" w:hAnsi="Verdana" w:cs="Arial"/>
        </w:rPr>
        <w:t>ions during implementation</w:t>
      </w:r>
      <w:r w:rsidRPr="00AC6E2A">
        <w:rPr>
          <w:rFonts w:ascii="Verdana" w:hAnsi="Verdana" w:cs="Arial"/>
        </w:rPr>
        <w:t>.</w:t>
      </w:r>
    </w:p>
    <w:p w14:paraId="7B1BCD58" w14:textId="77777777" w:rsidR="000454A7" w:rsidRDefault="000454A7" w:rsidP="000454A7">
      <w:pPr>
        <w:jc w:val="both"/>
      </w:pPr>
    </w:p>
    <w:p w14:paraId="74A194CA" w14:textId="77777777" w:rsidR="000454A7" w:rsidRDefault="000454A7" w:rsidP="000454A7">
      <w:pPr>
        <w:jc w:val="both"/>
      </w:pPr>
    </w:p>
    <w:p w14:paraId="75D5F1E8" w14:textId="77777777" w:rsidR="000454A7" w:rsidRPr="000454A7" w:rsidRDefault="000454A7" w:rsidP="000454A7">
      <w:pPr>
        <w:jc w:val="both"/>
      </w:pPr>
    </w:p>
    <w:p w14:paraId="2BAE3A1C" w14:textId="77777777" w:rsidR="00800951" w:rsidRPr="00800951" w:rsidRDefault="00800951" w:rsidP="000454A7">
      <w:pPr>
        <w:pStyle w:val="captiontext"/>
        <w:jc w:val="left"/>
      </w:pPr>
    </w:p>
    <w:p w14:paraId="55F7FC24" w14:textId="77777777" w:rsidR="007B406F" w:rsidRDefault="007B406F" w:rsidP="000454A7">
      <w:pPr>
        <w:pStyle w:val="captiontext"/>
        <w:jc w:val="left"/>
        <w:rPr>
          <w:sz w:val="20"/>
          <w:szCs w:val="20"/>
        </w:rPr>
      </w:pPr>
    </w:p>
    <w:p w14:paraId="2590E538" w14:textId="77777777" w:rsidR="00800951" w:rsidRPr="000454A7" w:rsidRDefault="000454A7" w:rsidP="000454A7">
      <w:pPr>
        <w:pStyle w:val="captiontext"/>
        <w:jc w:val="left"/>
        <w:rPr>
          <w:sz w:val="20"/>
          <w:szCs w:val="20"/>
        </w:rPr>
      </w:pPr>
      <w:r w:rsidRPr="000454A7">
        <w:rPr>
          <w:sz w:val="20"/>
          <w:szCs w:val="20"/>
        </w:rPr>
        <w:lastRenderedPageBreak/>
        <w:t>Abbreviations used:</w:t>
      </w:r>
    </w:p>
    <w:p w14:paraId="42B65DA6" w14:textId="77777777" w:rsidR="000454A7" w:rsidRDefault="000454A7" w:rsidP="000454A7"/>
    <w:p w14:paraId="69338E02" w14:textId="77777777" w:rsidR="000454A7" w:rsidRDefault="000454A7" w:rsidP="005C256D">
      <w:pPr>
        <w:spacing w:before="0"/>
      </w:pPr>
      <w:r>
        <w:t xml:space="preserve">BPM – Business </w:t>
      </w:r>
      <w:r w:rsidR="005C256D">
        <w:t>P</w:t>
      </w:r>
      <w:r>
        <w:t xml:space="preserve">rocess </w:t>
      </w:r>
      <w:r w:rsidR="005C256D">
        <w:t>M</w:t>
      </w:r>
      <w:r>
        <w:t>anagement configuration (technical configuration using available tools)</w:t>
      </w:r>
    </w:p>
    <w:p w14:paraId="79DBC15C" w14:textId="77777777" w:rsidR="000454A7" w:rsidRDefault="000454A7" w:rsidP="005C256D">
      <w:pPr>
        <w:spacing w:before="0"/>
      </w:pPr>
    </w:p>
    <w:p w14:paraId="7E95D011" w14:textId="77777777" w:rsidR="000454A7" w:rsidRDefault="000454A7" w:rsidP="005C256D">
      <w:pPr>
        <w:spacing w:before="0"/>
      </w:pPr>
      <w:r>
        <w:t>Enhancement – Customization to provide additional functionality</w:t>
      </w:r>
      <w:r w:rsidR="005C256D">
        <w:t xml:space="preserve"> not available in system</w:t>
      </w:r>
    </w:p>
    <w:p w14:paraId="545C20DF" w14:textId="77777777" w:rsidR="000454A7" w:rsidRDefault="000454A7" w:rsidP="005C256D">
      <w:pPr>
        <w:spacing w:before="0"/>
      </w:pPr>
    </w:p>
    <w:p w14:paraId="6D65FF39" w14:textId="77777777" w:rsidR="000454A7" w:rsidRDefault="000454A7" w:rsidP="005C256D">
      <w:pPr>
        <w:spacing w:before="0"/>
      </w:pPr>
      <w:r>
        <w:t>Configuration – setup of specific data, or usage of existing functionality to achieve result</w:t>
      </w:r>
    </w:p>
    <w:p w14:paraId="7CFD2357" w14:textId="77777777" w:rsidR="00AB6D47" w:rsidRDefault="00AB6D47" w:rsidP="005C256D">
      <w:pPr>
        <w:spacing w:before="0"/>
      </w:pPr>
    </w:p>
    <w:p w14:paraId="1641C7B4" w14:textId="77777777" w:rsidR="00AB6D47" w:rsidRDefault="00AB6D47" w:rsidP="005C256D">
      <w:pPr>
        <w:spacing w:before="0"/>
      </w:pPr>
      <w:r>
        <w:t>Custom fields – addition of U</w:t>
      </w:r>
      <w:r w:rsidR="008608F5">
        <w:t xml:space="preserve">ser </w:t>
      </w:r>
      <w:r>
        <w:t>D</w:t>
      </w:r>
      <w:r w:rsidR="008608F5">
        <w:t>efined</w:t>
      </w:r>
      <w:r>
        <w:t xml:space="preserve"> fields to an existing object</w:t>
      </w:r>
    </w:p>
    <w:p w14:paraId="74970B0C" w14:textId="77777777" w:rsidR="00501970" w:rsidRDefault="00501970" w:rsidP="005C256D">
      <w:pPr>
        <w:spacing w:before="0"/>
      </w:pPr>
    </w:p>
    <w:p w14:paraId="618FB036" w14:textId="77777777" w:rsidR="00501970" w:rsidRDefault="00501970" w:rsidP="005C256D">
      <w:pPr>
        <w:spacing w:before="0"/>
      </w:pPr>
      <w:r>
        <w:t xml:space="preserve">Integration – integrating </w:t>
      </w:r>
      <w:r w:rsidR="00C0179B">
        <w:t>t</w:t>
      </w:r>
      <w:r>
        <w:t xml:space="preserve">hird party software with Epicor 10 application. </w:t>
      </w:r>
    </w:p>
    <w:p w14:paraId="6067F456" w14:textId="77777777" w:rsidR="00687FEE" w:rsidRDefault="00687FEE" w:rsidP="005C256D">
      <w:pPr>
        <w:spacing w:before="0"/>
      </w:pPr>
    </w:p>
    <w:p w14:paraId="0F157697" w14:textId="77777777" w:rsidR="00687FEE" w:rsidRDefault="00687FEE" w:rsidP="005C256D">
      <w:pPr>
        <w:spacing w:before="0"/>
      </w:pPr>
      <w:r>
        <w:t>Dashboard – a custom screen that allows to vie</w:t>
      </w:r>
      <w:r w:rsidR="004F4B0F">
        <w:t>w</w:t>
      </w:r>
      <w:r>
        <w:t xml:space="preserve"> existing data in a specific way as well as make calculations with this data.</w:t>
      </w:r>
    </w:p>
    <w:p w14:paraId="45732F2F" w14:textId="77777777" w:rsidR="000454A7" w:rsidRDefault="000454A7" w:rsidP="000454A7"/>
    <w:p w14:paraId="6EE5FDFB" w14:textId="77777777" w:rsidR="000454A7" w:rsidRPr="000454A7" w:rsidRDefault="000454A7" w:rsidP="000454A7">
      <w:pPr>
        <w:sectPr w:rsidR="000454A7" w:rsidRPr="000454A7" w:rsidSect="00B12D26">
          <w:headerReference w:type="default" r:id="rId14"/>
          <w:pgSz w:w="11909" w:h="16834" w:code="9"/>
          <w:pgMar w:top="1134" w:right="1418" w:bottom="1134" w:left="1418"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tbl>
      <w:tblPr>
        <w:tblW w:w="0" w:type="auto"/>
        <w:tblLook w:val="0000" w:firstRow="0" w:lastRow="0" w:firstColumn="0" w:lastColumn="0" w:noHBand="0" w:noVBand="0"/>
      </w:tblPr>
      <w:tblGrid>
        <w:gridCol w:w="674"/>
        <w:gridCol w:w="8074"/>
      </w:tblGrid>
      <w:tr w:rsidR="00AD6F3F" w14:paraId="0CF96001" w14:textId="77777777">
        <w:tc>
          <w:tcPr>
            <w:tcW w:w="674" w:type="dxa"/>
          </w:tcPr>
          <w:p w14:paraId="6B9F3C80" w14:textId="77777777" w:rsidR="00AD6F3F" w:rsidRDefault="00AD6F3F">
            <w:pPr>
              <w:spacing w:before="0"/>
              <w:pPrChange w:id="7" w:author="Pascal Pastory" w:date="2017-10-13T15:40:00Z">
                <w:pPr/>
              </w:pPrChange>
            </w:pPr>
          </w:p>
        </w:tc>
        <w:tc>
          <w:tcPr>
            <w:tcW w:w="8074" w:type="dxa"/>
          </w:tcPr>
          <w:p w14:paraId="56E0E68C" w14:textId="77777777" w:rsidR="00AD6F3F" w:rsidRDefault="00AD6F3F">
            <w:pPr>
              <w:pStyle w:val="noteheader"/>
            </w:pPr>
          </w:p>
        </w:tc>
      </w:tr>
    </w:tbl>
    <w:p w14:paraId="211E8B73" w14:textId="77777777" w:rsidR="001642C5" w:rsidRDefault="001642C5" w:rsidP="001642C5">
      <w:pPr>
        <w:pStyle w:val="processgroupHeading"/>
        <w:rPr>
          <w:ins w:id="8" w:author="Pascal Pastory" w:date="2017-10-13T15:40:00Z"/>
        </w:rPr>
      </w:pPr>
      <w:bookmarkStart w:id="9" w:name="IDAQP40F"/>
      <w:bookmarkStart w:id="10" w:name="IDAJT40F"/>
      <w:bookmarkEnd w:id="9"/>
      <w:bookmarkEnd w:id="10"/>
      <w:ins w:id="11" w:author="Pascal Pastory" w:date="2017-10-13T15:40:00Z">
        <w:r w:rsidRPr="006F360A">
          <w:rPr>
            <w:color w:val="FF0000"/>
          </w:rPr>
          <w:lastRenderedPageBreak/>
          <w:t xml:space="preserve">Quantification </w:t>
        </w:r>
        <w:r>
          <w:t xml:space="preserve">                                                                               </w:t>
        </w:r>
        <w:r w:rsidRPr="006F360A">
          <w:rPr>
            <w:rFonts w:ascii="Times New Roman" w:hAnsi="Times New Roman" w:cs="Times New Roman"/>
            <w:color w:val="FF0000"/>
            <w:sz w:val="24"/>
            <w:szCs w:val="24"/>
          </w:rPr>
          <w:t xml:space="preserve">The process of quantification includes two critical steps: </w:t>
        </w:r>
        <w:r>
          <w:rPr>
            <w:rFonts w:ascii="Times New Roman" w:hAnsi="Times New Roman" w:cs="Times New Roman"/>
            <w:color w:val="FF0000"/>
            <w:sz w:val="24"/>
            <w:szCs w:val="24"/>
          </w:rPr>
          <w:t xml:space="preserve">demand management </w:t>
        </w:r>
        <w:r w:rsidRPr="006F360A">
          <w:rPr>
            <w:rFonts w:ascii="Times New Roman" w:hAnsi="Times New Roman" w:cs="Times New Roman"/>
            <w:color w:val="FF0000"/>
            <w:sz w:val="24"/>
            <w:szCs w:val="24"/>
          </w:rPr>
          <w:t xml:space="preserve">and supply </w:t>
        </w:r>
        <w:r>
          <w:rPr>
            <w:rFonts w:ascii="Times New Roman" w:hAnsi="Times New Roman" w:cs="Times New Roman"/>
            <w:color w:val="FF0000"/>
            <w:sz w:val="24"/>
            <w:szCs w:val="24"/>
          </w:rPr>
          <w:t>management</w:t>
        </w:r>
        <w:r w:rsidRPr="006F360A">
          <w:rPr>
            <w:rFonts w:ascii="Times New Roman" w:hAnsi="Times New Roman" w:cs="Times New Roman"/>
            <w:color w:val="FF0000"/>
            <w:sz w:val="24"/>
            <w:szCs w:val="24"/>
          </w:rPr>
          <w:t xml:space="preserve">. Both of these steps should be accomplished in E10                        </w:t>
        </w:r>
        <w:r>
          <w:rPr>
            <w:rFonts w:ascii="Times New Roman" w:hAnsi="Times New Roman" w:cs="Times New Roman"/>
            <w:color w:val="FF0000"/>
            <w:sz w:val="24"/>
            <w:szCs w:val="24"/>
          </w:rPr>
          <w:t xml:space="preserve">     </w:t>
        </w:r>
        <w:r>
          <w:t>Demand Management</w:t>
        </w:r>
      </w:ins>
    </w:p>
    <w:p w14:paraId="2BD8724D" w14:textId="77777777" w:rsidR="001642C5" w:rsidRDefault="001642C5" w:rsidP="001642C5">
      <w:pPr>
        <w:pStyle w:val="groupintro"/>
        <w:rPr>
          <w:ins w:id="12" w:author="Pascal Pastory" w:date="2017-10-13T15:40:00Z"/>
        </w:rPr>
      </w:pPr>
      <w:ins w:id="13" w:author="Pascal Pastory" w:date="2017-10-13T15:40:00Z">
        <w:r>
          <w:t>The following item(s) are in this Group:</w:t>
        </w:r>
      </w:ins>
    </w:p>
    <w:p w14:paraId="29A5BE4E" w14:textId="77777777" w:rsidR="001642C5" w:rsidRDefault="001642C5" w:rsidP="001642C5">
      <w:pPr>
        <w:pStyle w:val="groupprocesses"/>
        <w:rPr>
          <w:ins w:id="14" w:author="Pascal Pastory" w:date="2017-10-13T15:40:00Z"/>
        </w:rPr>
      </w:pPr>
      <w:ins w:id="15" w:author="Pascal Pastory" w:date="2017-10-13T15:40:00Z">
        <w:r>
          <w:t>DM001 Forecast Entry</w:t>
        </w:r>
      </w:ins>
    </w:p>
    <w:p w14:paraId="56827101" w14:textId="77777777" w:rsidR="001642C5" w:rsidRDefault="001642C5" w:rsidP="001642C5">
      <w:pPr>
        <w:pStyle w:val="groupprocesses"/>
        <w:numPr>
          <w:ilvl w:val="0"/>
          <w:numId w:val="0"/>
        </w:numPr>
        <w:ind w:left="720"/>
        <w:rPr>
          <w:ins w:id="16" w:author="Pascal Pastory" w:date="2017-10-13T15:40:00Z"/>
        </w:rPr>
      </w:pPr>
    </w:p>
    <w:tbl>
      <w:tblPr>
        <w:tblW w:w="0" w:type="auto"/>
        <w:tblLook w:val="0000" w:firstRow="0" w:lastRow="0" w:firstColumn="0" w:lastColumn="0" w:noHBand="0" w:noVBand="0"/>
      </w:tblPr>
      <w:tblGrid>
        <w:gridCol w:w="674"/>
        <w:gridCol w:w="8074"/>
      </w:tblGrid>
      <w:tr w:rsidR="001642C5" w14:paraId="1C71E021" w14:textId="77777777" w:rsidTr="00611E52">
        <w:trPr>
          <w:ins w:id="17" w:author="Pascal Pastory" w:date="2017-10-13T15:40:00Z"/>
        </w:trPr>
        <w:tc>
          <w:tcPr>
            <w:tcW w:w="674" w:type="dxa"/>
          </w:tcPr>
          <w:p w14:paraId="653615D1" w14:textId="77777777" w:rsidR="001642C5" w:rsidRDefault="001642C5" w:rsidP="00611E52">
            <w:pPr>
              <w:rPr>
                <w:ins w:id="18" w:author="Pascal Pastory" w:date="2017-10-13T15:40:00Z"/>
              </w:rPr>
            </w:pPr>
          </w:p>
        </w:tc>
        <w:tc>
          <w:tcPr>
            <w:tcW w:w="8074" w:type="dxa"/>
          </w:tcPr>
          <w:p w14:paraId="66EFE6B0" w14:textId="77777777" w:rsidR="001642C5" w:rsidRDefault="001642C5" w:rsidP="00611E52">
            <w:pPr>
              <w:pStyle w:val="notegroup"/>
              <w:rPr>
                <w:ins w:id="19" w:author="Pascal Pastory" w:date="2017-10-13T15:40:00Z"/>
              </w:rPr>
            </w:pPr>
            <w:ins w:id="20" w:author="Pascal Pastory" w:date="2017-10-13T15:40:00Z">
              <w:r>
                <w:t>User Notes</w:t>
              </w:r>
            </w:ins>
          </w:p>
        </w:tc>
      </w:tr>
      <w:tr w:rsidR="001642C5" w14:paraId="595281E3" w14:textId="77777777" w:rsidTr="00611E52">
        <w:trPr>
          <w:ins w:id="21" w:author="Pascal Pastory" w:date="2017-10-13T15:40:00Z"/>
        </w:trPr>
        <w:tc>
          <w:tcPr>
            <w:tcW w:w="674" w:type="dxa"/>
          </w:tcPr>
          <w:p w14:paraId="57B024EF" w14:textId="77777777" w:rsidR="001642C5" w:rsidRDefault="001642C5" w:rsidP="00611E52">
            <w:pPr>
              <w:rPr>
                <w:ins w:id="22" w:author="Pascal Pastory" w:date="2017-10-13T15:40:00Z"/>
              </w:rPr>
            </w:pPr>
          </w:p>
        </w:tc>
        <w:tc>
          <w:tcPr>
            <w:tcW w:w="8074" w:type="dxa"/>
          </w:tcPr>
          <w:p w14:paraId="1B85C197" w14:textId="77777777" w:rsidR="001642C5" w:rsidRDefault="001642C5" w:rsidP="00611E52">
            <w:pPr>
              <w:pStyle w:val="noteheader"/>
              <w:rPr>
                <w:ins w:id="23" w:author="Pascal Pastory" w:date="2017-10-13T15:40:00Z"/>
              </w:rPr>
            </w:pPr>
            <w:ins w:id="24" w:author="Pascal Pastory" w:date="2017-10-13T15:40:00Z">
              <w:r>
                <w:t xml:space="preserve">Process Group definition: </w:t>
              </w:r>
            </w:ins>
          </w:p>
          <w:p w14:paraId="75606C62" w14:textId="77777777" w:rsidR="001642C5" w:rsidRDefault="001642C5" w:rsidP="00611E52">
            <w:pPr>
              <w:spacing w:after="200" w:line="276" w:lineRule="auto"/>
              <w:rPr>
                <w:ins w:id="25" w:author="Pascal Pastory" w:date="2017-10-13T15:40:00Z"/>
                <w:rFonts w:ascii="Calibri" w:hAnsi="Calibri"/>
                <w:sz w:val="22"/>
                <w:szCs w:val="22"/>
              </w:rPr>
            </w:pPr>
            <w:ins w:id="26" w:author="Pascal Pastory" w:date="2017-10-13T15:40:00Z">
              <w:r>
                <w:rPr>
                  <w:rFonts w:ascii="Calibri" w:hAnsi="Calibri"/>
                  <w:sz w:val="22"/>
                  <w:szCs w:val="22"/>
                </w:rPr>
                <w:t>This group contains the process related to definition and creation of Forecast records in Epicor 10 database which are used to generate demand requirements for MSD on a short and long term basis (up to 1 year).  The topic included here are:</w:t>
              </w:r>
            </w:ins>
          </w:p>
          <w:p w14:paraId="0F2AE417" w14:textId="77777777" w:rsidR="001642C5" w:rsidRDefault="001642C5" w:rsidP="001642C5">
            <w:pPr>
              <w:pStyle w:val="ListParagraph"/>
              <w:numPr>
                <w:ilvl w:val="0"/>
                <w:numId w:val="60"/>
              </w:numPr>
              <w:spacing w:after="200" w:line="276" w:lineRule="auto"/>
              <w:rPr>
                <w:ins w:id="27" w:author="Pascal Pastory" w:date="2017-10-13T15:40:00Z"/>
                <w:rFonts w:ascii="Calibri" w:hAnsi="Calibri"/>
                <w:sz w:val="22"/>
                <w:szCs w:val="22"/>
              </w:rPr>
            </w:pPr>
            <w:ins w:id="28" w:author="Pascal Pastory" w:date="2017-10-13T15:40:00Z">
              <w:r w:rsidRPr="00AF4E09">
                <w:rPr>
                  <w:rFonts w:ascii="Calibri" w:hAnsi="Calibri"/>
                  <w:sz w:val="22"/>
                  <w:szCs w:val="22"/>
                </w:rPr>
                <w:t>Creation of Forecast records</w:t>
              </w:r>
            </w:ins>
          </w:p>
          <w:p w14:paraId="7B7CFCD3" w14:textId="77777777" w:rsidR="001642C5" w:rsidRPr="00743212" w:rsidRDefault="001642C5" w:rsidP="001642C5">
            <w:pPr>
              <w:pStyle w:val="ListParagraph"/>
              <w:numPr>
                <w:ilvl w:val="0"/>
                <w:numId w:val="60"/>
              </w:numPr>
              <w:spacing w:after="200" w:line="276" w:lineRule="auto"/>
              <w:rPr>
                <w:ins w:id="29" w:author="Pascal Pastory" w:date="2017-10-13T15:40:00Z"/>
                <w:rFonts w:ascii="Calibri" w:hAnsi="Calibri"/>
                <w:color w:val="FF0000"/>
                <w:sz w:val="22"/>
                <w:szCs w:val="22"/>
              </w:rPr>
            </w:pPr>
            <w:ins w:id="30" w:author="Pascal Pastory" w:date="2017-10-13T15:40:00Z">
              <w:r w:rsidRPr="00743212">
                <w:rPr>
                  <w:rFonts w:ascii="Calibri" w:hAnsi="Calibri"/>
                  <w:color w:val="FF0000"/>
                  <w:sz w:val="22"/>
                  <w:szCs w:val="22"/>
                </w:rPr>
                <w:t>Keeping forecast records</w:t>
              </w:r>
            </w:ins>
          </w:p>
          <w:p w14:paraId="04FC2CE2" w14:textId="77777777" w:rsidR="001642C5" w:rsidRPr="0085400E" w:rsidRDefault="001642C5" w:rsidP="00611E52">
            <w:pPr>
              <w:ind w:left="720" w:hanging="360"/>
              <w:rPr>
                <w:ins w:id="31" w:author="Pascal Pastory" w:date="2017-10-13T15:40:00Z"/>
                <w:rFonts w:ascii="Calibri" w:hAnsi="Calibri"/>
                <w:sz w:val="22"/>
                <w:szCs w:val="22"/>
              </w:rPr>
            </w:pPr>
          </w:p>
        </w:tc>
      </w:tr>
      <w:tr w:rsidR="001642C5" w14:paraId="31E0BFDC" w14:textId="77777777" w:rsidTr="00611E52">
        <w:trPr>
          <w:ins w:id="32" w:author="Pascal Pastory" w:date="2017-10-13T15:40:00Z"/>
        </w:trPr>
        <w:tc>
          <w:tcPr>
            <w:tcW w:w="674" w:type="dxa"/>
          </w:tcPr>
          <w:p w14:paraId="4D4DCC9D" w14:textId="77777777" w:rsidR="001642C5" w:rsidRDefault="001642C5" w:rsidP="00611E52">
            <w:pPr>
              <w:rPr>
                <w:ins w:id="33" w:author="Pascal Pastory" w:date="2017-10-13T15:40:00Z"/>
              </w:rPr>
            </w:pPr>
          </w:p>
        </w:tc>
        <w:tc>
          <w:tcPr>
            <w:tcW w:w="8074" w:type="dxa"/>
          </w:tcPr>
          <w:p w14:paraId="3CAF7322" w14:textId="77777777" w:rsidR="001642C5" w:rsidRDefault="001642C5" w:rsidP="00611E52">
            <w:pPr>
              <w:pStyle w:val="noteheader"/>
              <w:rPr>
                <w:ins w:id="34" w:author="Pascal Pastory" w:date="2017-10-13T15:40:00Z"/>
              </w:rPr>
            </w:pPr>
          </w:p>
        </w:tc>
      </w:tr>
    </w:tbl>
    <w:p w14:paraId="162D32F7" w14:textId="77777777" w:rsidR="001642C5" w:rsidRDefault="001642C5" w:rsidP="001642C5">
      <w:pPr>
        <w:pStyle w:val="processHeading"/>
        <w:rPr>
          <w:ins w:id="35" w:author="Pascal Pastory" w:date="2017-10-13T15:40:00Z"/>
        </w:rPr>
      </w:pPr>
      <w:bookmarkStart w:id="36" w:name="_Toc494359000"/>
      <w:ins w:id="37" w:author="Pascal Pastory" w:date="2017-10-13T15:40:00Z">
        <w:r>
          <w:lastRenderedPageBreak/>
          <w:t>DM001 Forecast Entry</w:t>
        </w:r>
        <w:bookmarkEnd w:id="36"/>
        <w:r>
          <w:fldChar w:fldCharType="begin"/>
        </w:r>
        <w:r>
          <w:instrText xml:space="preserve"> XE "Processes:MC001 Marketing Campaign" </w:instrText>
        </w:r>
        <w:r>
          <w:fldChar w:fldCharType="end"/>
        </w:r>
        <w:r>
          <w:fldChar w:fldCharType="begin"/>
        </w:r>
        <w:r>
          <w:instrText xml:space="preserve"> XE "MC001 Marketing Campaign (process)" </w:instrText>
        </w:r>
        <w:r>
          <w:fldChar w:fldCharType="end"/>
        </w:r>
      </w:ins>
    </w:p>
    <w:tbl>
      <w:tblPr>
        <w:tblW w:w="0" w:type="auto"/>
        <w:tblLook w:val="0000" w:firstRow="0" w:lastRow="0" w:firstColumn="0" w:lastColumn="0" w:noHBand="0" w:noVBand="0"/>
      </w:tblPr>
      <w:tblGrid>
        <w:gridCol w:w="907"/>
        <w:gridCol w:w="7841"/>
      </w:tblGrid>
      <w:tr w:rsidR="001642C5" w14:paraId="67D9168A" w14:textId="77777777" w:rsidTr="00611E52">
        <w:trPr>
          <w:ins w:id="38" w:author="Pascal Pastory" w:date="2017-10-13T15:40:00Z"/>
        </w:trPr>
        <w:tc>
          <w:tcPr>
            <w:tcW w:w="907" w:type="dxa"/>
          </w:tcPr>
          <w:p w14:paraId="5F08F19D" w14:textId="77777777" w:rsidR="001642C5" w:rsidRDefault="001642C5" w:rsidP="00611E52">
            <w:pPr>
              <w:rPr>
                <w:ins w:id="39" w:author="Pascal Pastory" w:date="2017-10-13T15:40:00Z"/>
              </w:rPr>
            </w:pPr>
          </w:p>
        </w:tc>
        <w:tc>
          <w:tcPr>
            <w:tcW w:w="7841" w:type="dxa"/>
          </w:tcPr>
          <w:p w14:paraId="752A039A" w14:textId="77777777" w:rsidR="001642C5" w:rsidRDefault="001642C5" w:rsidP="00611E52">
            <w:pPr>
              <w:pStyle w:val="notegroup"/>
              <w:rPr>
                <w:ins w:id="40" w:author="Pascal Pastory" w:date="2017-10-13T15:40:00Z"/>
              </w:rPr>
            </w:pPr>
            <w:ins w:id="41" w:author="Pascal Pastory" w:date="2017-10-13T15:40:00Z">
              <w:r>
                <w:t>User Notes</w:t>
              </w:r>
            </w:ins>
          </w:p>
        </w:tc>
      </w:tr>
      <w:tr w:rsidR="001642C5" w14:paraId="3112EFEA" w14:textId="77777777" w:rsidTr="00611E52">
        <w:trPr>
          <w:ins w:id="42" w:author="Pascal Pastory" w:date="2017-10-13T15:40:00Z"/>
        </w:trPr>
        <w:tc>
          <w:tcPr>
            <w:tcW w:w="907" w:type="dxa"/>
          </w:tcPr>
          <w:p w14:paraId="0E42A60B" w14:textId="77777777" w:rsidR="001642C5" w:rsidRDefault="001642C5" w:rsidP="00611E52">
            <w:pPr>
              <w:rPr>
                <w:ins w:id="43" w:author="Pascal Pastory" w:date="2017-10-13T15:40:00Z"/>
              </w:rPr>
            </w:pPr>
          </w:p>
        </w:tc>
        <w:tc>
          <w:tcPr>
            <w:tcW w:w="7841" w:type="dxa"/>
          </w:tcPr>
          <w:p w14:paraId="2DE8BBC7" w14:textId="77777777" w:rsidR="001642C5" w:rsidRDefault="001642C5" w:rsidP="00611E52">
            <w:pPr>
              <w:pStyle w:val="noteheader"/>
              <w:rPr>
                <w:ins w:id="44" w:author="Pascal Pastory" w:date="2017-10-13T15:40:00Z"/>
              </w:rPr>
            </w:pPr>
            <w:ins w:id="45" w:author="Pascal Pastory" w:date="2017-10-13T15:40:00Z">
              <w:r>
                <w:t xml:space="preserve">Process definition: </w:t>
              </w:r>
            </w:ins>
          </w:p>
          <w:p w14:paraId="54789B95" w14:textId="77777777" w:rsidR="001642C5" w:rsidRDefault="001642C5" w:rsidP="00611E52">
            <w:pPr>
              <w:spacing w:after="200" w:line="276" w:lineRule="auto"/>
              <w:rPr>
                <w:ins w:id="46" w:author="Pascal Pastory" w:date="2017-10-13T15:40:00Z"/>
                <w:rFonts w:ascii="Calibri" w:hAnsi="Calibri"/>
                <w:sz w:val="22"/>
                <w:szCs w:val="22"/>
              </w:rPr>
            </w:pPr>
            <w:bookmarkStart w:id="47" w:name="IDALP40F"/>
            <w:bookmarkEnd w:id="47"/>
            <w:ins w:id="48" w:author="Pascal Pastory" w:date="2017-10-13T15:40:00Z">
              <w:r>
                <w:rPr>
                  <w:rFonts w:ascii="Calibri" w:hAnsi="Calibri"/>
                  <w:sz w:val="22"/>
                  <w:szCs w:val="22"/>
                </w:rPr>
                <w:t xml:space="preserve">This process starts with the identification of demand, which done outside of the system by a planning process where MSD are looking at forecasts extending up to 1 year into the future.  </w:t>
              </w:r>
            </w:ins>
          </w:p>
          <w:p w14:paraId="31F57840" w14:textId="77777777" w:rsidR="001642C5" w:rsidRPr="0085400E" w:rsidRDefault="001642C5" w:rsidP="00611E52">
            <w:pPr>
              <w:spacing w:after="200" w:line="276" w:lineRule="auto"/>
              <w:rPr>
                <w:ins w:id="49" w:author="Pascal Pastory" w:date="2017-10-13T15:40:00Z"/>
                <w:rFonts w:ascii="Calibri" w:hAnsi="Calibri"/>
                <w:sz w:val="22"/>
                <w:szCs w:val="22"/>
              </w:rPr>
            </w:pPr>
            <w:ins w:id="50" w:author="Pascal Pastory" w:date="2017-10-13T15:40:00Z">
              <w:r>
                <w:rPr>
                  <w:rFonts w:ascii="Calibri" w:hAnsi="Calibri"/>
                  <w:sz w:val="22"/>
                  <w:szCs w:val="22"/>
                </w:rPr>
                <w:t xml:space="preserve">This workflow starts from the forecast record, which can hold demand quantity for a specific date and for a particular item defined in the database. A user will create such forecast records, by either importing them to Epicor 10, or creating them manually as and when needed in each plant. </w:t>
              </w:r>
            </w:ins>
          </w:p>
        </w:tc>
      </w:tr>
    </w:tbl>
    <w:p w14:paraId="3E8AB47B" w14:textId="77777777" w:rsidR="001642C5" w:rsidRDefault="001642C5" w:rsidP="001642C5">
      <w:pPr>
        <w:pStyle w:val="processgraphic"/>
        <w:rPr>
          <w:ins w:id="51" w:author="Pascal Pastory" w:date="2017-10-13T15:40:00Z"/>
        </w:rPr>
      </w:pPr>
      <w:ins w:id="52" w:author="Pascal Pastory" w:date="2017-10-13T15:40:00Z">
        <w:r>
          <w:rPr>
            <w:noProof/>
            <w:lang w:val="en-GB" w:eastAsia="en-GB"/>
          </w:rPr>
          <w:drawing>
            <wp:inline distT="0" distB="0" distL="0" distR="0" wp14:anchorId="58F2EDB9" wp14:editId="7A96A6F3">
              <wp:extent cx="2926080" cy="962025"/>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962025"/>
                      </a:xfrm>
                      <a:prstGeom prst="rect">
                        <a:avLst/>
                      </a:prstGeom>
                      <a:noFill/>
                      <a:ln>
                        <a:noFill/>
                      </a:ln>
                    </pic:spPr>
                  </pic:pic>
                </a:graphicData>
              </a:graphic>
            </wp:inline>
          </w:drawing>
        </w:r>
      </w:ins>
    </w:p>
    <w:p w14:paraId="6A3AAFAB" w14:textId="77777777" w:rsidR="001642C5" w:rsidRDefault="001642C5" w:rsidP="001642C5">
      <w:pPr>
        <w:pStyle w:val="captiontext"/>
        <w:rPr>
          <w:ins w:id="53" w:author="Pascal Pastory" w:date="2017-10-13T15:40:00Z"/>
        </w:rPr>
      </w:pPr>
      <w:bookmarkStart w:id="54" w:name="_Toc410316561"/>
      <w:ins w:id="55" w:author="Pascal Pastory" w:date="2017-10-13T15:40:00Z">
        <w:r>
          <w:t xml:space="preserve">15. Process: SC001 Forecast Entry </w:t>
        </w:r>
        <w:bookmarkEnd w:id="54"/>
      </w:ins>
    </w:p>
    <w:p w14:paraId="68721CEB" w14:textId="77777777" w:rsidR="001642C5" w:rsidRDefault="001642C5" w:rsidP="001642C5">
      <w:pPr>
        <w:pStyle w:val="stagesrolestasksheader"/>
        <w:rPr>
          <w:ins w:id="56" w:author="Pascal Pastory" w:date="2017-10-13T15:40:00Z"/>
        </w:rPr>
      </w:pPr>
      <w:ins w:id="57" w:author="Pascal Pastory" w:date="2017-10-13T15:40:00Z">
        <w:r>
          <w:t>Process Content</w:t>
        </w:r>
      </w:ins>
    </w:p>
    <w:p w14:paraId="7CCC4F7D" w14:textId="77777777" w:rsidR="001642C5" w:rsidRDefault="001642C5" w:rsidP="001642C5">
      <w:pPr>
        <w:pStyle w:val="stage"/>
        <w:rPr>
          <w:ins w:id="58" w:author="Pascal Pastory" w:date="2017-10-13T15:40:00Z"/>
        </w:rPr>
      </w:pPr>
      <w:ins w:id="59" w:author="Pascal Pastory" w:date="2017-10-13T15:40:00Z">
        <w:r>
          <w:fldChar w:fldCharType="begin"/>
        </w:r>
        <w:r>
          <w:instrText xml:space="preserve"> XE "Stages:Define the campaign" </w:instrText>
        </w:r>
        <w:r>
          <w:fldChar w:fldCharType="end"/>
        </w:r>
        <w:r>
          <w:fldChar w:fldCharType="begin"/>
        </w:r>
        <w:r>
          <w:instrText xml:space="preserve"> XE "Define the campaign (stage)" </w:instrText>
        </w:r>
        <w:r>
          <w:fldChar w:fldCharType="end"/>
        </w:r>
        <w:r>
          <w:t>Entry of the forecast Record into E10</w:t>
        </w:r>
      </w:ins>
    </w:p>
    <w:p w14:paraId="451272BC" w14:textId="77777777" w:rsidR="001642C5" w:rsidRDefault="001642C5" w:rsidP="001642C5">
      <w:pPr>
        <w:pStyle w:val="stagegraphic"/>
        <w:rPr>
          <w:ins w:id="60" w:author="Pascal Pastory" w:date="2017-10-13T15:40:00Z"/>
        </w:rPr>
      </w:pPr>
      <w:ins w:id="61" w:author="Pascal Pastory" w:date="2017-10-13T15:40:00Z">
        <w:r>
          <w:rPr>
            <w:noProof/>
            <w:lang w:val="en-GB" w:eastAsia="en-GB"/>
          </w:rPr>
          <w:drawing>
            <wp:inline distT="0" distB="0" distL="0" distR="0" wp14:anchorId="008FA2D4" wp14:editId="21665DE2">
              <wp:extent cx="2895600" cy="733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733425"/>
                      </a:xfrm>
                      <a:prstGeom prst="rect">
                        <a:avLst/>
                      </a:prstGeom>
                      <a:noFill/>
                      <a:ln>
                        <a:noFill/>
                      </a:ln>
                    </pic:spPr>
                  </pic:pic>
                </a:graphicData>
              </a:graphic>
            </wp:inline>
          </w:drawing>
        </w:r>
      </w:ins>
    </w:p>
    <w:p w14:paraId="6FC867BE" w14:textId="77777777" w:rsidR="001642C5" w:rsidRDefault="001642C5" w:rsidP="001642C5">
      <w:pPr>
        <w:pStyle w:val="captiontext"/>
        <w:rPr>
          <w:ins w:id="62" w:author="Pascal Pastory" w:date="2017-10-13T15:40:00Z"/>
        </w:rPr>
      </w:pPr>
      <w:bookmarkStart w:id="63" w:name="_Toc410316562"/>
      <w:ins w:id="64" w:author="Pascal Pastory" w:date="2017-10-13T15:40:00Z">
        <w:r>
          <w:t>16. Process: DM001 Forecasts and Forecast Entry</w:t>
        </w:r>
        <w:bookmarkEnd w:id="63"/>
      </w:ins>
    </w:p>
    <w:p w14:paraId="7640CEDE" w14:textId="77777777" w:rsidR="001642C5" w:rsidRPr="006632C7" w:rsidRDefault="001642C5" w:rsidP="001642C5">
      <w:pPr>
        <w:rPr>
          <w:ins w:id="65" w:author="Pascal Pastory" w:date="2017-10-13T15:40:00Z"/>
          <w:rFonts w:asciiTheme="minorHAnsi" w:hAnsiTheme="minorHAnsi" w:cstheme="minorHAnsi"/>
          <w:color w:val="FF0000"/>
          <w:sz w:val="22"/>
          <w:szCs w:val="22"/>
        </w:rPr>
      </w:pPr>
      <w:ins w:id="66" w:author="Pascal Pastory" w:date="2017-10-13T15:40:00Z">
        <w:r w:rsidRPr="00743212">
          <w:rPr>
            <w:rFonts w:asciiTheme="minorHAnsi" w:hAnsiTheme="minorHAnsi" w:cstheme="minorHAnsi"/>
            <w:color w:val="FF0000"/>
            <w:sz w:val="22"/>
            <w:szCs w:val="22"/>
          </w:rPr>
          <w:t>Once forecast data being entered into system, the E10 should be able to provide future situation by using different automation options; interpolation and apply trend analysis</w:t>
        </w:r>
        <w:r>
          <w:rPr>
            <w:rFonts w:asciiTheme="minorHAnsi" w:hAnsiTheme="minorHAnsi" w:cstheme="minorHAnsi"/>
            <w:color w:val="FF0000"/>
            <w:sz w:val="22"/>
            <w:szCs w:val="22"/>
          </w:rPr>
          <w:t xml:space="preserve"> linked with </w:t>
        </w:r>
        <w:r w:rsidRPr="00743212">
          <w:rPr>
            <w:rFonts w:asciiTheme="minorHAnsi" w:hAnsiTheme="minorHAnsi" w:cstheme="minorHAnsi"/>
            <w:color w:val="FF0000"/>
            <w:sz w:val="22"/>
            <w:szCs w:val="22"/>
          </w:rPr>
          <w:t>the MSD financial information</w:t>
        </w:r>
        <w:r>
          <w:rPr>
            <w:rFonts w:asciiTheme="minorHAnsi" w:hAnsiTheme="minorHAnsi" w:cstheme="minorHAnsi"/>
            <w:color w:val="FF0000"/>
            <w:sz w:val="22"/>
            <w:szCs w:val="22"/>
          </w:rPr>
          <w:t xml:space="preserve"> over the next 12 months.</w:t>
        </w:r>
      </w:ins>
    </w:p>
    <w:p w14:paraId="2F4D1BC0" w14:textId="77777777" w:rsidR="001642C5" w:rsidRPr="007B406F" w:rsidRDefault="001642C5" w:rsidP="001642C5">
      <w:pPr>
        <w:rPr>
          <w:ins w:id="67" w:author="Pascal Pastory" w:date="2017-10-13T15:40:00Z"/>
          <w:b/>
        </w:rPr>
      </w:pPr>
      <w:ins w:id="68" w:author="Pascal Pastory" w:date="2017-10-13T15:40:00Z">
        <w:r w:rsidRPr="007B406F">
          <w:rPr>
            <w:b/>
          </w:rPr>
          <w:t>GAPs/ Configuration changes Identified:</w:t>
        </w:r>
      </w:ins>
    </w:p>
    <w:p w14:paraId="3C2E6D64" w14:textId="77777777" w:rsidR="001642C5" w:rsidRDefault="001642C5" w:rsidP="001642C5">
      <w:pPr>
        <w:rPr>
          <w:ins w:id="69" w:author="Pascal Pastory" w:date="2017-10-13T15:40:00Z"/>
        </w:rPr>
      </w:pPr>
    </w:p>
    <w:tbl>
      <w:tblPr>
        <w:tblStyle w:val="TableGrid"/>
        <w:tblW w:w="9355" w:type="dxa"/>
        <w:tblLook w:val="04A0" w:firstRow="1" w:lastRow="0" w:firstColumn="1" w:lastColumn="0" w:noHBand="0" w:noVBand="1"/>
      </w:tblPr>
      <w:tblGrid>
        <w:gridCol w:w="2315"/>
        <w:gridCol w:w="2424"/>
        <w:gridCol w:w="1466"/>
        <w:gridCol w:w="3150"/>
      </w:tblGrid>
      <w:tr w:rsidR="001642C5" w14:paraId="28CD0C4C" w14:textId="77777777" w:rsidTr="00611E52">
        <w:trPr>
          <w:ins w:id="70" w:author="Pascal Pastory" w:date="2017-10-13T15:40:00Z"/>
        </w:trPr>
        <w:tc>
          <w:tcPr>
            <w:tcW w:w="2315" w:type="dxa"/>
          </w:tcPr>
          <w:p w14:paraId="5C276A98" w14:textId="77777777" w:rsidR="001642C5" w:rsidRDefault="001642C5" w:rsidP="00611E52">
            <w:pPr>
              <w:rPr>
                <w:ins w:id="71" w:author="Pascal Pastory" w:date="2017-10-13T15:40:00Z"/>
              </w:rPr>
            </w:pPr>
            <w:ins w:id="72" w:author="Pascal Pastory" w:date="2017-10-13T15:40:00Z">
              <w:r>
                <w:t>Definition</w:t>
              </w:r>
            </w:ins>
          </w:p>
        </w:tc>
        <w:tc>
          <w:tcPr>
            <w:tcW w:w="2424" w:type="dxa"/>
          </w:tcPr>
          <w:p w14:paraId="6F313E2E" w14:textId="77777777" w:rsidR="001642C5" w:rsidRDefault="001642C5" w:rsidP="00611E52">
            <w:pPr>
              <w:rPr>
                <w:ins w:id="73" w:author="Pascal Pastory" w:date="2017-10-13T15:40:00Z"/>
              </w:rPr>
            </w:pPr>
            <w:ins w:id="74" w:author="Pascal Pastory" w:date="2017-10-13T15:40:00Z">
              <w:r>
                <w:t xml:space="preserve">Type </w:t>
              </w:r>
            </w:ins>
          </w:p>
        </w:tc>
        <w:tc>
          <w:tcPr>
            <w:tcW w:w="1466" w:type="dxa"/>
          </w:tcPr>
          <w:p w14:paraId="4F2B594E" w14:textId="77777777" w:rsidR="001642C5" w:rsidRDefault="001642C5" w:rsidP="00611E52">
            <w:pPr>
              <w:rPr>
                <w:ins w:id="75" w:author="Pascal Pastory" w:date="2017-10-13T15:40:00Z"/>
              </w:rPr>
            </w:pPr>
          </w:p>
        </w:tc>
        <w:tc>
          <w:tcPr>
            <w:tcW w:w="3150" w:type="dxa"/>
          </w:tcPr>
          <w:p w14:paraId="4D0DE312" w14:textId="77777777" w:rsidR="001642C5" w:rsidRDefault="001642C5" w:rsidP="00611E52">
            <w:pPr>
              <w:rPr>
                <w:ins w:id="76" w:author="Pascal Pastory" w:date="2017-10-13T15:40:00Z"/>
              </w:rPr>
            </w:pPr>
            <w:ins w:id="77" w:author="Pascal Pastory" w:date="2017-10-13T15:40:00Z">
              <w:r>
                <w:t>Comments</w:t>
              </w:r>
            </w:ins>
          </w:p>
        </w:tc>
      </w:tr>
      <w:tr w:rsidR="001642C5" w14:paraId="461A6BAC" w14:textId="77777777" w:rsidTr="00611E52">
        <w:trPr>
          <w:ins w:id="78" w:author="Pascal Pastory" w:date="2017-10-13T15:40:00Z"/>
        </w:trPr>
        <w:tc>
          <w:tcPr>
            <w:tcW w:w="2315" w:type="dxa"/>
          </w:tcPr>
          <w:p w14:paraId="5D5D8285" w14:textId="77777777" w:rsidR="001642C5" w:rsidRPr="00B15E29" w:rsidRDefault="001642C5" w:rsidP="00611E52">
            <w:pPr>
              <w:rPr>
                <w:ins w:id="79" w:author="Pascal Pastory" w:date="2017-10-13T15:40:00Z"/>
                <w:sz w:val="16"/>
                <w:szCs w:val="16"/>
              </w:rPr>
            </w:pPr>
            <w:ins w:id="80" w:author="Pascal Pastory" w:date="2017-10-13T15:40:00Z">
              <w:r w:rsidRPr="00B15E29">
                <w:rPr>
                  <w:sz w:val="16"/>
                  <w:szCs w:val="16"/>
                </w:rPr>
                <w:t>Forecast Dashboard</w:t>
              </w:r>
            </w:ins>
          </w:p>
        </w:tc>
        <w:tc>
          <w:tcPr>
            <w:tcW w:w="2424" w:type="dxa"/>
          </w:tcPr>
          <w:p w14:paraId="67650A05" w14:textId="77777777" w:rsidR="001642C5" w:rsidRPr="00B15E29" w:rsidRDefault="001642C5" w:rsidP="00611E52">
            <w:pPr>
              <w:rPr>
                <w:ins w:id="81" w:author="Pascal Pastory" w:date="2017-10-13T15:40:00Z"/>
                <w:sz w:val="16"/>
                <w:szCs w:val="16"/>
              </w:rPr>
            </w:pPr>
            <w:ins w:id="82" w:author="Pascal Pastory" w:date="2017-10-13T15:40:00Z">
              <w:r w:rsidRPr="00B15E29">
                <w:rPr>
                  <w:sz w:val="16"/>
                  <w:szCs w:val="16"/>
                </w:rPr>
                <w:t>Dashboard</w:t>
              </w:r>
            </w:ins>
          </w:p>
        </w:tc>
        <w:tc>
          <w:tcPr>
            <w:tcW w:w="1466" w:type="dxa"/>
          </w:tcPr>
          <w:p w14:paraId="2A3E5CA0" w14:textId="77777777" w:rsidR="001642C5" w:rsidRPr="00B15E29" w:rsidRDefault="001642C5" w:rsidP="00611E52">
            <w:pPr>
              <w:rPr>
                <w:ins w:id="83" w:author="Pascal Pastory" w:date="2017-10-13T15:40:00Z"/>
                <w:sz w:val="16"/>
                <w:szCs w:val="16"/>
              </w:rPr>
            </w:pPr>
          </w:p>
        </w:tc>
        <w:tc>
          <w:tcPr>
            <w:tcW w:w="3150" w:type="dxa"/>
          </w:tcPr>
          <w:p w14:paraId="357434CD" w14:textId="77777777" w:rsidR="001642C5" w:rsidRPr="00B15E29" w:rsidRDefault="001642C5" w:rsidP="00611E52">
            <w:pPr>
              <w:rPr>
                <w:ins w:id="84" w:author="Pascal Pastory" w:date="2017-10-13T15:40:00Z"/>
                <w:sz w:val="16"/>
                <w:szCs w:val="16"/>
              </w:rPr>
            </w:pPr>
            <w:ins w:id="85" w:author="Pascal Pastory" w:date="2017-10-13T15:40:00Z">
              <w:r w:rsidRPr="00B15E29">
                <w:rPr>
                  <w:sz w:val="16"/>
                  <w:szCs w:val="16"/>
                </w:rPr>
                <w:t>A dashboard to provide more clarity relating to forecasts</w:t>
              </w:r>
            </w:ins>
          </w:p>
        </w:tc>
      </w:tr>
      <w:tr w:rsidR="001642C5" w14:paraId="32AB8A3F" w14:textId="77777777" w:rsidTr="00611E52">
        <w:trPr>
          <w:ins w:id="86" w:author="Pascal Pastory" w:date="2017-10-13T15:40:00Z"/>
        </w:trPr>
        <w:tc>
          <w:tcPr>
            <w:tcW w:w="2315" w:type="dxa"/>
          </w:tcPr>
          <w:p w14:paraId="7EA17F18" w14:textId="77777777" w:rsidR="001642C5" w:rsidRPr="00B15E29" w:rsidRDefault="001642C5" w:rsidP="00611E52">
            <w:pPr>
              <w:rPr>
                <w:ins w:id="87" w:author="Pascal Pastory" w:date="2017-10-13T15:40:00Z"/>
                <w:sz w:val="16"/>
                <w:szCs w:val="16"/>
              </w:rPr>
            </w:pPr>
            <w:ins w:id="88" w:author="Pascal Pastory" w:date="2017-10-13T15:40:00Z">
              <w:r w:rsidRPr="00B15E29">
                <w:rPr>
                  <w:sz w:val="16"/>
                  <w:szCs w:val="16"/>
                </w:rPr>
                <w:t>Time-phase dashboard</w:t>
              </w:r>
            </w:ins>
          </w:p>
        </w:tc>
        <w:tc>
          <w:tcPr>
            <w:tcW w:w="2424" w:type="dxa"/>
          </w:tcPr>
          <w:p w14:paraId="1495C537" w14:textId="77777777" w:rsidR="001642C5" w:rsidRPr="00B15E29" w:rsidRDefault="001642C5" w:rsidP="00611E52">
            <w:pPr>
              <w:rPr>
                <w:ins w:id="89" w:author="Pascal Pastory" w:date="2017-10-13T15:40:00Z"/>
                <w:sz w:val="16"/>
                <w:szCs w:val="16"/>
              </w:rPr>
            </w:pPr>
            <w:ins w:id="90" w:author="Pascal Pastory" w:date="2017-10-13T15:40:00Z">
              <w:r w:rsidRPr="00B15E29">
                <w:rPr>
                  <w:sz w:val="16"/>
                  <w:szCs w:val="16"/>
                </w:rPr>
                <w:t>Dashboard</w:t>
              </w:r>
            </w:ins>
          </w:p>
        </w:tc>
        <w:tc>
          <w:tcPr>
            <w:tcW w:w="1466" w:type="dxa"/>
          </w:tcPr>
          <w:p w14:paraId="50BB8E72" w14:textId="77777777" w:rsidR="001642C5" w:rsidRPr="00B15E29" w:rsidRDefault="001642C5" w:rsidP="00611E52">
            <w:pPr>
              <w:rPr>
                <w:ins w:id="91" w:author="Pascal Pastory" w:date="2017-10-13T15:40:00Z"/>
                <w:sz w:val="16"/>
                <w:szCs w:val="16"/>
              </w:rPr>
            </w:pPr>
          </w:p>
        </w:tc>
        <w:tc>
          <w:tcPr>
            <w:tcW w:w="3150" w:type="dxa"/>
          </w:tcPr>
          <w:p w14:paraId="46547F7C" w14:textId="77777777" w:rsidR="001642C5" w:rsidRPr="00B15E29" w:rsidRDefault="001642C5" w:rsidP="00611E52">
            <w:pPr>
              <w:rPr>
                <w:ins w:id="92" w:author="Pascal Pastory" w:date="2017-10-13T15:40:00Z"/>
                <w:sz w:val="16"/>
                <w:szCs w:val="16"/>
              </w:rPr>
            </w:pPr>
            <w:ins w:id="93" w:author="Pascal Pastory" w:date="2017-10-13T15:40:00Z">
              <w:r w:rsidRPr="00B15E29">
                <w:rPr>
                  <w:sz w:val="16"/>
                  <w:szCs w:val="16"/>
                </w:rPr>
                <w:t>Allow to display time phase related information for multiple items</w:t>
              </w:r>
            </w:ins>
          </w:p>
        </w:tc>
      </w:tr>
      <w:tr w:rsidR="001642C5" w14:paraId="262679BE" w14:textId="77777777" w:rsidTr="00611E52">
        <w:trPr>
          <w:ins w:id="94" w:author="Pascal Pastory" w:date="2017-10-13T15:40:00Z"/>
        </w:trPr>
        <w:tc>
          <w:tcPr>
            <w:tcW w:w="2315" w:type="dxa"/>
          </w:tcPr>
          <w:p w14:paraId="79E35053" w14:textId="77777777" w:rsidR="001642C5" w:rsidRPr="006632C7" w:rsidRDefault="001642C5" w:rsidP="00611E52">
            <w:pPr>
              <w:rPr>
                <w:ins w:id="95" w:author="Pascal Pastory" w:date="2017-10-13T15:40:00Z"/>
                <w:color w:val="FF0000"/>
                <w:sz w:val="16"/>
                <w:szCs w:val="16"/>
              </w:rPr>
            </w:pPr>
            <w:ins w:id="96" w:author="Pascal Pastory" w:date="2017-10-13T15:40:00Z">
              <w:r w:rsidRPr="006632C7">
                <w:rPr>
                  <w:color w:val="FF0000"/>
                  <w:sz w:val="16"/>
                  <w:szCs w:val="16"/>
                </w:rPr>
                <w:t>Trend analysis</w:t>
              </w:r>
              <w:r w:rsidRPr="006632C7">
                <w:rPr>
                  <w:color w:val="FF0000"/>
                  <w:sz w:val="16"/>
                  <w:szCs w:val="16"/>
                </w:rPr>
                <w:tab/>
              </w:r>
              <w:r w:rsidRPr="006632C7">
                <w:rPr>
                  <w:color w:val="FF0000"/>
                  <w:sz w:val="16"/>
                  <w:szCs w:val="16"/>
                </w:rPr>
                <w:tab/>
              </w:r>
            </w:ins>
          </w:p>
        </w:tc>
        <w:tc>
          <w:tcPr>
            <w:tcW w:w="2424" w:type="dxa"/>
          </w:tcPr>
          <w:p w14:paraId="208D7E42" w14:textId="77777777" w:rsidR="001642C5" w:rsidRPr="006632C7" w:rsidRDefault="001642C5" w:rsidP="00611E52">
            <w:pPr>
              <w:rPr>
                <w:ins w:id="97" w:author="Pascal Pastory" w:date="2017-10-13T15:40:00Z"/>
                <w:color w:val="FF0000"/>
                <w:sz w:val="16"/>
                <w:szCs w:val="16"/>
              </w:rPr>
            </w:pPr>
            <w:ins w:id="98" w:author="Pascal Pastory" w:date="2017-10-13T15:40:00Z">
              <w:r w:rsidRPr="006632C7">
                <w:rPr>
                  <w:color w:val="FF0000"/>
                  <w:sz w:val="16"/>
                  <w:szCs w:val="16"/>
                </w:rPr>
                <w:t>Dash board</w:t>
              </w:r>
            </w:ins>
          </w:p>
        </w:tc>
        <w:tc>
          <w:tcPr>
            <w:tcW w:w="1466" w:type="dxa"/>
          </w:tcPr>
          <w:p w14:paraId="6F31786D" w14:textId="77777777" w:rsidR="001642C5" w:rsidRPr="006632C7" w:rsidRDefault="001642C5" w:rsidP="00611E52">
            <w:pPr>
              <w:rPr>
                <w:ins w:id="99" w:author="Pascal Pastory" w:date="2017-10-13T15:40:00Z"/>
                <w:color w:val="FF0000"/>
                <w:sz w:val="16"/>
                <w:szCs w:val="16"/>
              </w:rPr>
            </w:pPr>
          </w:p>
        </w:tc>
        <w:tc>
          <w:tcPr>
            <w:tcW w:w="3150" w:type="dxa"/>
          </w:tcPr>
          <w:p w14:paraId="57E5CE41" w14:textId="77777777" w:rsidR="001642C5" w:rsidRPr="006632C7" w:rsidRDefault="001642C5" w:rsidP="00611E52">
            <w:pPr>
              <w:rPr>
                <w:ins w:id="100" w:author="Pascal Pastory" w:date="2017-10-13T15:40:00Z"/>
                <w:color w:val="FF0000"/>
                <w:sz w:val="16"/>
                <w:szCs w:val="16"/>
              </w:rPr>
            </w:pPr>
            <w:ins w:id="101" w:author="Pascal Pastory" w:date="2017-10-13T15:40:00Z">
              <w:r w:rsidRPr="006632C7">
                <w:rPr>
                  <w:color w:val="FF0000"/>
                  <w:sz w:val="16"/>
                  <w:szCs w:val="16"/>
                </w:rPr>
                <w:t>Allow to show future trend. Bases forecast on existing historical trend data</w:t>
              </w:r>
            </w:ins>
          </w:p>
        </w:tc>
      </w:tr>
    </w:tbl>
    <w:p w14:paraId="2D19379B" w14:textId="77777777" w:rsidR="001642C5" w:rsidRDefault="001642C5" w:rsidP="001642C5">
      <w:pPr>
        <w:rPr>
          <w:ins w:id="102" w:author="Pascal Pastory" w:date="2017-10-13T15:40:00Z"/>
          <w:color w:val="FF0000"/>
        </w:rPr>
      </w:pPr>
      <w:ins w:id="103" w:author="Pascal Pastory" w:date="2017-10-13T15:40:00Z">
        <w:r>
          <w:rPr>
            <w:color w:val="FF0000"/>
          </w:rPr>
          <w:t>Next gap: Record of past imported forecasts are not kept in the system</w:t>
        </w:r>
      </w:ins>
    </w:p>
    <w:p w14:paraId="3B76F705" w14:textId="77777777" w:rsidR="001642C5" w:rsidRDefault="001642C5" w:rsidP="001642C5">
      <w:pPr>
        <w:rPr>
          <w:ins w:id="104" w:author="Pascal Pastory" w:date="2017-10-13T15:40:00Z"/>
          <w:color w:val="FF0000"/>
        </w:rPr>
      </w:pPr>
    </w:p>
    <w:p w14:paraId="5DEF601E" w14:textId="77777777" w:rsidR="001642C5" w:rsidRPr="006F360A" w:rsidRDefault="001642C5" w:rsidP="001642C5">
      <w:pPr>
        <w:rPr>
          <w:ins w:id="105" w:author="Pascal Pastory" w:date="2017-10-13T15:40:00Z"/>
        </w:rPr>
      </w:pPr>
      <w:ins w:id="106" w:author="Pascal Pastory" w:date="2017-10-13T15:40:00Z">
        <w:r>
          <w:rPr>
            <w:color w:val="FF0000"/>
          </w:rPr>
          <w:t>See a</w:t>
        </w:r>
        <w:r w:rsidRPr="006632C7">
          <w:rPr>
            <w:color w:val="FF0000"/>
          </w:rPr>
          <w:t>ttached na</w:t>
        </w:r>
        <w:r>
          <w:rPr>
            <w:color w:val="FF0000"/>
          </w:rPr>
          <w:t>rr</w:t>
        </w:r>
        <w:r w:rsidRPr="006632C7">
          <w:rPr>
            <w:color w:val="FF0000"/>
          </w:rPr>
          <w:t xml:space="preserve">ation of forecast  </w:t>
        </w:r>
        <w:r>
          <w:rPr>
            <w:color w:val="FF0000"/>
          </w:rPr>
          <w:t xml:space="preserve">          </w:t>
        </w:r>
      </w:ins>
      <w:bookmarkStart w:id="107" w:name="_MON_1569232197"/>
      <w:bookmarkEnd w:id="107"/>
      <w:ins w:id="108" w:author="Pascal Pastory" w:date="2017-10-13T15:40:00Z">
        <w:r>
          <w:rPr>
            <w:color w:val="FF0000"/>
          </w:rPr>
          <w:object w:dxaOrig="1543" w:dyaOrig="998" w14:anchorId="0EC268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7" o:title=""/>
            </v:shape>
            <o:OLEObject Type="Embed" ProgID="Word.Document.12" ShapeID="_x0000_i1025" DrawAspect="Icon" ObjectID="_1569922077" r:id="rId18">
              <o:FieldCodes>\s</o:FieldCodes>
            </o:OLEObject>
          </w:object>
        </w:r>
      </w:ins>
    </w:p>
    <w:p w14:paraId="43474EEB" w14:textId="77777777" w:rsidR="001642C5" w:rsidRDefault="001642C5" w:rsidP="001642C5">
      <w:pPr>
        <w:spacing w:line="360" w:lineRule="auto"/>
        <w:rPr>
          <w:ins w:id="109" w:author="Pascal Pastory" w:date="2017-10-13T15:40:00Z"/>
          <w:rFonts w:cstheme="minorHAnsi"/>
          <w:color w:val="000000" w:themeColor="text1"/>
          <w:sz w:val="28"/>
          <w:szCs w:val="22"/>
        </w:rPr>
      </w:pPr>
    </w:p>
    <w:p w14:paraId="21AB560E" w14:textId="77777777" w:rsidR="001642C5" w:rsidRPr="00F52CDF" w:rsidRDefault="001642C5" w:rsidP="001642C5">
      <w:pPr>
        <w:pStyle w:val="processgroupHeading"/>
        <w:rPr>
          <w:ins w:id="110" w:author="Pascal Pastory" w:date="2017-10-13T15:40:00Z"/>
          <w:color w:val="FF0000"/>
        </w:rPr>
      </w:pPr>
      <w:ins w:id="111" w:author="Pascal Pastory" w:date="2017-10-13T15:40:00Z">
        <w:r w:rsidRPr="00F52CDF">
          <w:rPr>
            <w:color w:val="FF0000"/>
          </w:rPr>
          <w:lastRenderedPageBreak/>
          <w:t>Supply Management</w:t>
        </w:r>
      </w:ins>
    </w:p>
    <w:p w14:paraId="451111E8" w14:textId="77777777" w:rsidR="001642C5" w:rsidRPr="00F52CDF" w:rsidRDefault="001642C5" w:rsidP="001642C5">
      <w:pPr>
        <w:pStyle w:val="groupintro"/>
        <w:rPr>
          <w:ins w:id="112" w:author="Pascal Pastory" w:date="2017-10-13T15:40:00Z"/>
          <w:color w:val="FF0000"/>
        </w:rPr>
      </w:pPr>
      <w:ins w:id="113" w:author="Pascal Pastory" w:date="2017-10-13T15:40:00Z">
        <w:r w:rsidRPr="00F52CDF">
          <w:rPr>
            <w:color w:val="FF0000"/>
          </w:rPr>
          <w:t>The following item(s) are in this Group:</w:t>
        </w:r>
      </w:ins>
    </w:p>
    <w:p w14:paraId="3AE8BB50" w14:textId="77777777" w:rsidR="001642C5" w:rsidRPr="00F52CDF" w:rsidRDefault="001642C5" w:rsidP="001642C5">
      <w:pPr>
        <w:pStyle w:val="groupprocesses"/>
        <w:rPr>
          <w:ins w:id="114" w:author="Pascal Pastory" w:date="2017-10-13T15:40:00Z"/>
          <w:color w:val="FF0000"/>
        </w:rPr>
      </w:pPr>
      <w:ins w:id="115" w:author="Pascal Pastory" w:date="2017-10-13T15:40:00Z">
        <w:r w:rsidRPr="00F52CDF">
          <w:rPr>
            <w:color w:val="FF0000"/>
          </w:rPr>
          <w:t>SM001 Forecast Entry</w:t>
        </w:r>
      </w:ins>
    </w:p>
    <w:p w14:paraId="0D66B13A" w14:textId="77777777" w:rsidR="001642C5" w:rsidRPr="00F52CDF" w:rsidRDefault="001642C5" w:rsidP="001642C5">
      <w:pPr>
        <w:pStyle w:val="groupprocesses"/>
        <w:numPr>
          <w:ilvl w:val="0"/>
          <w:numId w:val="0"/>
        </w:numPr>
        <w:ind w:left="720"/>
        <w:rPr>
          <w:ins w:id="116" w:author="Pascal Pastory" w:date="2017-10-13T15:40:00Z"/>
          <w:color w:val="FF0000"/>
        </w:rPr>
      </w:pPr>
    </w:p>
    <w:tbl>
      <w:tblPr>
        <w:tblW w:w="0" w:type="auto"/>
        <w:tblLook w:val="0000" w:firstRow="0" w:lastRow="0" w:firstColumn="0" w:lastColumn="0" w:noHBand="0" w:noVBand="0"/>
      </w:tblPr>
      <w:tblGrid>
        <w:gridCol w:w="674"/>
        <w:gridCol w:w="8074"/>
      </w:tblGrid>
      <w:tr w:rsidR="001642C5" w:rsidRPr="00F52CDF" w14:paraId="46EA1926" w14:textId="77777777" w:rsidTr="00611E52">
        <w:trPr>
          <w:ins w:id="117" w:author="Pascal Pastory" w:date="2017-10-13T15:40:00Z"/>
        </w:trPr>
        <w:tc>
          <w:tcPr>
            <w:tcW w:w="674" w:type="dxa"/>
          </w:tcPr>
          <w:p w14:paraId="37A9A449" w14:textId="77777777" w:rsidR="001642C5" w:rsidRPr="00F52CDF" w:rsidRDefault="001642C5" w:rsidP="00611E52">
            <w:pPr>
              <w:rPr>
                <w:ins w:id="118" w:author="Pascal Pastory" w:date="2017-10-13T15:40:00Z"/>
                <w:color w:val="FF0000"/>
              </w:rPr>
            </w:pPr>
          </w:p>
        </w:tc>
        <w:tc>
          <w:tcPr>
            <w:tcW w:w="8074" w:type="dxa"/>
          </w:tcPr>
          <w:p w14:paraId="0210506D" w14:textId="77777777" w:rsidR="001642C5" w:rsidRPr="00F52CDF" w:rsidRDefault="001642C5" w:rsidP="00611E52">
            <w:pPr>
              <w:pStyle w:val="notegroup"/>
              <w:rPr>
                <w:ins w:id="119" w:author="Pascal Pastory" w:date="2017-10-13T15:40:00Z"/>
                <w:color w:val="FF0000"/>
              </w:rPr>
            </w:pPr>
            <w:ins w:id="120" w:author="Pascal Pastory" w:date="2017-10-13T15:40:00Z">
              <w:r w:rsidRPr="00F52CDF">
                <w:rPr>
                  <w:color w:val="FF0000"/>
                </w:rPr>
                <w:t>User Notes</w:t>
              </w:r>
            </w:ins>
          </w:p>
        </w:tc>
      </w:tr>
      <w:tr w:rsidR="001642C5" w:rsidRPr="00F52CDF" w14:paraId="1B18C1E9" w14:textId="77777777" w:rsidTr="00611E52">
        <w:trPr>
          <w:ins w:id="121" w:author="Pascal Pastory" w:date="2017-10-13T15:40:00Z"/>
        </w:trPr>
        <w:tc>
          <w:tcPr>
            <w:tcW w:w="674" w:type="dxa"/>
          </w:tcPr>
          <w:p w14:paraId="1DD39F73" w14:textId="77777777" w:rsidR="001642C5" w:rsidRPr="00F52CDF" w:rsidRDefault="001642C5" w:rsidP="00611E52">
            <w:pPr>
              <w:rPr>
                <w:ins w:id="122" w:author="Pascal Pastory" w:date="2017-10-13T15:40:00Z"/>
                <w:color w:val="FF0000"/>
              </w:rPr>
            </w:pPr>
          </w:p>
        </w:tc>
        <w:tc>
          <w:tcPr>
            <w:tcW w:w="8074" w:type="dxa"/>
          </w:tcPr>
          <w:p w14:paraId="5A98C4AF" w14:textId="77777777" w:rsidR="001642C5" w:rsidRPr="00F52CDF" w:rsidRDefault="001642C5" w:rsidP="00611E52">
            <w:pPr>
              <w:pStyle w:val="noteheader"/>
              <w:rPr>
                <w:ins w:id="123" w:author="Pascal Pastory" w:date="2017-10-13T15:40:00Z"/>
                <w:color w:val="FF0000"/>
              </w:rPr>
            </w:pPr>
            <w:ins w:id="124" w:author="Pascal Pastory" w:date="2017-10-13T15:40:00Z">
              <w:r w:rsidRPr="00F52CDF">
                <w:rPr>
                  <w:color w:val="FF0000"/>
                </w:rPr>
                <w:t xml:space="preserve">Process Group definition: </w:t>
              </w:r>
            </w:ins>
          </w:p>
          <w:p w14:paraId="31BE5979" w14:textId="77777777" w:rsidR="001642C5" w:rsidRPr="00F52CDF" w:rsidRDefault="001642C5" w:rsidP="00611E52">
            <w:pPr>
              <w:spacing w:after="200" w:line="276" w:lineRule="auto"/>
              <w:rPr>
                <w:ins w:id="125" w:author="Pascal Pastory" w:date="2017-10-13T15:40:00Z"/>
                <w:rFonts w:ascii="Calibri" w:hAnsi="Calibri"/>
                <w:color w:val="FF0000"/>
                <w:sz w:val="22"/>
                <w:szCs w:val="22"/>
              </w:rPr>
            </w:pPr>
            <w:ins w:id="126" w:author="Pascal Pastory" w:date="2017-10-13T15:40:00Z">
              <w:r w:rsidRPr="00F52CDF">
                <w:rPr>
                  <w:rFonts w:ascii="Calibri" w:hAnsi="Calibri"/>
                  <w:color w:val="FF0000"/>
                  <w:sz w:val="22"/>
                  <w:szCs w:val="22"/>
                </w:rPr>
                <w:t>This group contains the process related to definition and development of supply plan in Epicor 10 database which are used to generate procurement quantities for MSD on a short and long term basis (up to 1 year).  The topic included here are:</w:t>
              </w:r>
            </w:ins>
          </w:p>
          <w:p w14:paraId="6E7B4002" w14:textId="77777777" w:rsidR="001642C5" w:rsidRPr="00F52CDF" w:rsidRDefault="001642C5" w:rsidP="001642C5">
            <w:pPr>
              <w:pStyle w:val="ListParagraph"/>
              <w:numPr>
                <w:ilvl w:val="0"/>
                <w:numId w:val="60"/>
              </w:numPr>
              <w:spacing w:after="200" w:line="276" w:lineRule="auto"/>
              <w:rPr>
                <w:ins w:id="127" w:author="Pascal Pastory" w:date="2017-10-13T15:40:00Z"/>
                <w:rFonts w:ascii="Calibri" w:hAnsi="Calibri"/>
                <w:color w:val="FF0000"/>
                <w:sz w:val="22"/>
                <w:szCs w:val="22"/>
              </w:rPr>
            </w:pPr>
            <w:ins w:id="128" w:author="Pascal Pastory" w:date="2017-10-13T15:40:00Z">
              <w:r w:rsidRPr="00F52CDF">
                <w:rPr>
                  <w:rFonts w:ascii="Calibri" w:hAnsi="Calibri"/>
                  <w:color w:val="FF0000"/>
                  <w:sz w:val="22"/>
                  <w:szCs w:val="22"/>
                </w:rPr>
                <w:t>Suggestion of delivery quantities</w:t>
              </w:r>
            </w:ins>
          </w:p>
          <w:p w14:paraId="095390C1" w14:textId="77777777" w:rsidR="001642C5" w:rsidRPr="00F52CDF" w:rsidRDefault="001642C5" w:rsidP="001642C5">
            <w:pPr>
              <w:pStyle w:val="ListParagraph"/>
              <w:numPr>
                <w:ilvl w:val="0"/>
                <w:numId w:val="60"/>
              </w:numPr>
              <w:spacing w:after="200" w:line="276" w:lineRule="auto"/>
              <w:rPr>
                <w:ins w:id="129" w:author="Pascal Pastory" w:date="2017-10-13T15:40:00Z"/>
                <w:rFonts w:ascii="Calibri" w:hAnsi="Calibri"/>
                <w:color w:val="FF0000"/>
                <w:sz w:val="22"/>
                <w:szCs w:val="22"/>
              </w:rPr>
            </w:pPr>
            <w:ins w:id="130" w:author="Pascal Pastory" w:date="2017-10-13T15:40:00Z">
              <w:r w:rsidRPr="00F52CDF">
                <w:rPr>
                  <w:rFonts w:ascii="Calibri" w:hAnsi="Calibri"/>
                  <w:color w:val="FF0000"/>
                  <w:sz w:val="22"/>
                  <w:szCs w:val="22"/>
                </w:rPr>
                <w:t>Suggestion of delivery date</w:t>
              </w:r>
            </w:ins>
          </w:p>
          <w:p w14:paraId="65E4F1AF" w14:textId="77777777" w:rsidR="001642C5" w:rsidRPr="00F52CDF" w:rsidRDefault="001642C5" w:rsidP="00611E52">
            <w:pPr>
              <w:ind w:left="720" w:hanging="360"/>
              <w:rPr>
                <w:ins w:id="131" w:author="Pascal Pastory" w:date="2017-10-13T15:40:00Z"/>
                <w:rFonts w:ascii="Calibri" w:hAnsi="Calibri"/>
                <w:color w:val="FF0000"/>
                <w:sz w:val="22"/>
                <w:szCs w:val="22"/>
              </w:rPr>
            </w:pPr>
          </w:p>
        </w:tc>
      </w:tr>
    </w:tbl>
    <w:p w14:paraId="1FD3BA60" w14:textId="77777777" w:rsidR="001642C5" w:rsidRDefault="001642C5" w:rsidP="001642C5">
      <w:pPr>
        <w:spacing w:line="360" w:lineRule="auto"/>
        <w:rPr>
          <w:ins w:id="132" w:author="Pascal Pastory" w:date="2017-10-13T15:40:00Z"/>
          <w:rFonts w:cstheme="minorHAnsi"/>
          <w:color w:val="000000" w:themeColor="text1"/>
          <w:sz w:val="28"/>
          <w:szCs w:val="22"/>
        </w:rPr>
      </w:pPr>
    </w:p>
    <w:p w14:paraId="18A1A73B" w14:textId="77777777" w:rsidR="001642C5" w:rsidRDefault="001642C5" w:rsidP="001642C5">
      <w:pPr>
        <w:spacing w:line="360" w:lineRule="auto"/>
        <w:rPr>
          <w:ins w:id="133" w:author="Pascal Pastory" w:date="2017-10-13T15:40:00Z"/>
          <w:rFonts w:cstheme="minorHAnsi"/>
          <w:color w:val="000000" w:themeColor="text1"/>
          <w:sz w:val="28"/>
          <w:szCs w:val="22"/>
        </w:rPr>
      </w:pPr>
    </w:p>
    <w:p w14:paraId="0C99384F" w14:textId="77777777" w:rsidR="001642C5" w:rsidRDefault="001642C5" w:rsidP="001642C5">
      <w:pPr>
        <w:spacing w:line="360" w:lineRule="auto"/>
        <w:rPr>
          <w:ins w:id="134" w:author="Pascal Pastory" w:date="2017-10-13T15:40:00Z"/>
          <w:rFonts w:cstheme="minorHAnsi"/>
          <w:color w:val="000000" w:themeColor="text1"/>
          <w:sz w:val="28"/>
          <w:szCs w:val="22"/>
        </w:rPr>
      </w:pPr>
    </w:p>
    <w:p w14:paraId="6D11F92D" w14:textId="77777777" w:rsidR="001642C5" w:rsidRDefault="001642C5" w:rsidP="001642C5">
      <w:pPr>
        <w:spacing w:line="360" w:lineRule="auto"/>
        <w:rPr>
          <w:ins w:id="135" w:author="Pascal Pastory" w:date="2017-10-13T15:40:00Z"/>
          <w:rFonts w:cstheme="minorHAnsi"/>
          <w:color w:val="000000" w:themeColor="text1"/>
          <w:sz w:val="28"/>
          <w:szCs w:val="22"/>
        </w:rPr>
      </w:pPr>
    </w:p>
    <w:p w14:paraId="65912251" w14:textId="77777777" w:rsidR="001642C5" w:rsidRDefault="001642C5" w:rsidP="001642C5">
      <w:pPr>
        <w:spacing w:line="360" w:lineRule="auto"/>
        <w:rPr>
          <w:ins w:id="136" w:author="Pascal Pastory" w:date="2017-10-13T15:40:00Z"/>
          <w:rFonts w:cstheme="minorHAnsi"/>
          <w:color w:val="000000" w:themeColor="text1"/>
          <w:sz w:val="28"/>
          <w:szCs w:val="22"/>
        </w:rPr>
      </w:pPr>
    </w:p>
    <w:p w14:paraId="0BDE57B8" w14:textId="77777777" w:rsidR="001642C5" w:rsidRDefault="001642C5" w:rsidP="001642C5">
      <w:pPr>
        <w:spacing w:line="360" w:lineRule="auto"/>
        <w:rPr>
          <w:ins w:id="137" w:author="Pascal Pastory" w:date="2017-10-13T15:40:00Z"/>
          <w:rFonts w:cstheme="minorHAnsi"/>
          <w:color w:val="000000" w:themeColor="text1"/>
          <w:sz w:val="28"/>
          <w:szCs w:val="22"/>
        </w:rPr>
      </w:pPr>
    </w:p>
    <w:p w14:paraId="6BD7DC99" w14:textId="77777777" w:rsidR="001642C5" w:rsidRDefault="001642C5" w:rsidP="001642C5">
      <w:pPr>
        <w:spacing w:line="360" w:lineRule="auto"/>
        <w:rPr>
          <w:ins w:id="138" w:author="Pascal Pastory" w:date="2017-10-13T15:40:00Z"/>
          <w:rFonts w:cstheme="minorHAnsi"/>
          <w:color w:val="000000" w:themeColor="text1"/>
          <w:sz w:val="28"/>
          <w:szCs w:val="22"/>
        </w:rPr>
      </w:pPr>
    </w:p>
    <w:p w14:paraId="5336C09C" w14:textId="77777777" w:rsidR="001642C5" w:rsidRDefault="001642C5" w:rsidP="001642C5">
      <w:pPr>
        <w:spacing w:line="360" w:lineRule="auto"/>
        <w:rPr>
          <w:ins w:id="139" w:author="Pascal Pastory" w:date="2017-10-13T15:40:00Z"/>
          <w:rFonts w:cstheme="minorHAnsi"/>
          <w:color w:val="000000" w:themeColor="text1"/>
          <w:sz w:val="28"/>
          <w:szCs w:val="22"/>
        </w:rPr>
      </w:pPr>
    </w:p>
    <w:p w14:paraId="7687F137" w14:textId="77777777" w:rsidR="001642C5" w:rsidRDefault="001642C5" w:rsidP="001642C5">
      <w:pPr>
        <w:spacing w:line="360" w:lineRule="auto"/>
        <w:rPr>
          <w:ins w:id="140" w:author="Pascal Pastory" w:date="2017-10-13T15:40:00Z"/>
          <w:rFonts w:cstheme="minorHAnsi"/>
          <w:color w:val="000000" w:themeColor="text1"/>
          <w:sz w:val="28"/>
          <w:szCs w:val="22"/>
        </w:rPr>
      </w:pPr>
    </w:p>
    <w:p w14:paraId="583DD54C" w14:textId="77777777" w:rsidR="001642C5" w:rsidRDefault="001642C5" w:rsidP="001642C5">
      <w:pPr>
        <w:spacing w:line="360" w:lineRule="auto"/>
        <w:rPr>
          <w:ins w:id="141" w:author="Pascal Pastory" w:date="2017-10-13T15:40:00Z"/>
          <w:rFonts w:cstheme="minorHAnsi"/>
          <w:color w:val="000000" w:themeColor="text1"/>
          <w:sz w:val="28"/>
          <w:szCs w:val="22"/>
        </w:rPr>
      </w:pPr>
    </w:p>
    <w:p w14:paraId="572CAA70" w14:textId="77777777" w:rsidR="001642C5" w:rsidRDefault="001642C5" w:rsidP="001642C5">
      <w:pPr>
        <w:spacing w:line="360" w:lineRule="auto"/>
        <w:rPr>
          <w:ins w:id="142" w:author="Pascal Pastory" w:date="2017-10-13T15:40:00Z"/>
          <w:rFonts w:cstheme="minorHAnsi"/>
          <w:color w:val="000000" w:themeColor="text1"/>
          <w:sz w:val="28"/>
          <w:szCs w:val="22"/>
        </w:rPr>
      </w:pPr>
    </w:p>
    <w:p w14:paraId="67935EC1" w14:textId="77777777" w:rsidR="001642C5" w:rsidRDefault="001642C5" w:rsidP="001642C5">
      <w:pPr>
        <w:spacing w:line="360" w:lineRule="auto"/>
        <w:rPr>
          <w:ins w:id="143" w:author="Pascal Pastory" w:date="2017-10-13T15:40:00Z"/>
          <w:rFonts w:cstheme="minorHAnsi"/>
          <w:color w:val="000000" w:themeColor="text1"/>
          <w:sz w:val="28"/>
          <w:szCs w:val="22"/>
        </w:rPr>
      </w:pPr>
    </w:p>
    <w:p w14:paraId="1BA70AAD" w14:textId="77777777" w:rsidR="001642C5" w:rsidRDefault="001642C5" w:rsidP="001642C5">
      <w:pPr>
        <w:spacing w:line="360" w:lineRule="auto"/>
        <w:rPr>
          <w:ins w:id="144" w:author="Pascal Pastory" w:date="2017-10-13T15:40:00Z"/>
          <w:rFonts w:cstheme="minorHAnsi"/>
          <w:color w:val="000000" w:themeColor="text1"/>
          <w:sz w:val="28"/>
          <w:szCs w:val="22"/>
        </w:rPr>
      </w:pPr>
    </w:p>
    <w:p w14:paraId="72514C49" w14:textId="77777777" w:rsidR="001642C5" w:rsidRDefault="001642C5" w:rsidP="001642C5">
      <w:pPr>
        <w:spacing w:line="360" w:lineRule="auto"/>
        <w:rPr>
          <w:ins w:id="145" w:author="Pascal Pastory" w:date="2017-10-13T15:40:00Z"/>
          <w:rFonts w:cstheme="minorHAnsi"/>
          <w:color w:val="000000" w:themeColor="text1"/>
          <w:sz w:val="28"/>
          <w:szCs w:val="22"/>
        </w:rPr>
      </w:pPr>
    </w:p>
    <w:p w14:paraId="33E88AA0" w14:textId="77777777" w:rsidR="001642C5" w:rsidRDefault="001642C5" w:rsidP="001642C5">
      <w:pPr>
        <w:spacing w:line="360" w:lineRule="auto"/>
        <w:rPr>
          <w:ins w:id="146" w:author="Pascal Pastory" w:date="2017-10-13T15:40:00Z"/>
          <w:rFonts w:cstheme="minorHAnsi"/>
          <w:color w:val="000000" w:themeColor="text1"/>
          <w:sz w:val="28"/>
          <w:szCs w:val="22"/>
        </w:rPr>
      </w:pPr>
    </w:p>
    <w:p w14:paraId="7B1AEA92" w14:textId="77777777" w:rsidR="001642C5" w:rsidRDefault="001642C5" w:rsidP="001642C5">
      <w:pPr>
        <w:spacing w:line="360" w:lineRule="auto"/>
        <w:rPr>
          <w:ins w:id="147" w:author="Pascal Pastory" w:date="2017-10-13T15:40:00Z"/>
          <w:rFonts w:cstheme="minorHAnsi"/>
          <w:color w:val="000000" w:themeColor="text1"/>
          <w:sz w:val="28"/>
          <w:szCs w:val="22"/>
        </w:rPr>
      </w:pPr>
    </w:p>
    <w:p w14:paraId="52A5EA0F" w14:textId="77777777" w:rsidR="001642C5" w:rsidRPr="00F52CDF" w:rsidRDefault="001642C5" w:rsidP="001642C5">
      <w:pPr>
        <w:pStyle w:val="processHeading"/>
        <w:rPr>
          <w:ins w:id="148" w:author="Pascal Pastory" w:date="2017-10-13T15:40:00Z"/>
          <w:color w:val="FF0000"/>
        </w:rPr>
      </w:pPr>
      <w:ins w:id="149" w:author="Pascal Pastory" w:date="2017-10-13T15:40:00Z">
        <w:r w:rsidRPr="00F52CDF">
          <w:rPr>
            <w:color w:val="FF0000"/>
          </w:rPr>
          <w:lastRenderedPageBreak/>
          <w:t>SM001 Supply planning</w:t>
        </w:r>
        <w:r w:rsidRPr="00F52CDF">
          <w:rPr>
            <w:color w:val="FF0000"/>
          </w:rPr>
          <w:fldChar w:fldCharType="begin"/>
        </w:r>
        <w:r w:rsidRPr="00F52CDF">
          <w:rPr>
            <w:color w:val="FF0000"/>
          </w:rPr>
          <w:instrText xml:space="preserve"> XE "Processes:MC001 Marketing Campaign" </w:instrText>
        </w:r>
        <w:r w:rsidRPr="00F52CDF">
          <w:rPr>
            <w:color w:val="FF0000"/>
          </w:rPr>
          <w:fldChar w:fldCharType="end"/>
        </w:r>
        <w:r w:rsidRPr="00F52CDF">
          <w:rPr>
            <w:color w:val="FF0000"/>
          </w:rPr>
          <w:fldChar w:fldCharType="begin"/>
        </w:r>
        <w:r w:rsidRPr="00F52CDF">
          <w:rPr>
            <w:color w:val="FF0000"/>
          </w:rPr>
          <w:instrText xml:space="preserve"> XE "MC001 Marketing Campaign (process)" </w:instrText>
        </w:r>
        <w:r w:rsidRPr="00F52CDF">
          <w:rPr>
            <w:color w:val="FF0000"/>
          </w:rPr>
          <w:fldChar w:fldCharType="end"/>
        </w:r>
      </w:ins>
    </w:p>
    <w:tbl>
      <w:tblPr>
        <w:tblW w:w="0" w:type="auto"/>
        <w:tblLook w:val="0000" w:firstRow="0" w:lastRow="0" w:firstColumn="0" w:lastColumn="0" w:noHBand="0" w:noVBand="0"/>
      </w:tblPr>
      <w:tblGrid>
        <w:gridCol w:w="916"/>
        <w:gridCol w:w="7921"/>
      </w:tblGrid>
      <w:tr w:rsidR="001642C5" w:rsidRPr="00F52CDF" w14:paraId="49BA720B" w14:textId="77777777" w:rsidTr="00611E52">
        <w:trPr>
          <w:trHeight w:val="323"/>
          <w:ins w:id="150" w:author="Pascal Pastory" w:date="2017-10-13T15:40:00Z"/>
        </w:trPr>
        <w:tc>
          <w:tcPr>
            <w:tcW w:w="916" w:type="dxa"/>
          </w:tcPr>
          <w:p w14:paraId="42112794" w14:textId="77777777" w:rsidR="001642C5" w:rsidRPr="00F52CDF" w:rsidRDefault="001642C5" w:rsidP="00611E52">
            <w:pPr>
              <w:rPr>
                <w:ins w:id="151" w:author="Pascal Pastory" w:date="2017-10-13T15:40:00Z"/>
                <w:color w:val="FF0000"/>
              </w:rPr>
            </w:pPr>
          </w:p>
        </w:tc>
        <w:tc>
          <w:tcPr>
            <w:tcW w:w="7921" w:type="dxa"/>
          </w:tcPr>
          <w:p w14:paraId="27282259" w14:textId="77777777" w:rsidR="001642C5" w:rsidRPr="00F52CDF" w:rsidRDefault="001642C5" w:rsidP="00611E52">
            <w:pPr>
              <w:pStyle w:val="notegroup"/>
              <w:rPr>
                <w:ins w:id="152" w:author="Pascal Pastory" w:date="2017-10-13T15:40:00Z"/>
                <w:color w:val="FF0000"/>
              </w:rPr>
            </w:pPr>
            <w:ins w:id="153" w:author="Pascal Pastory" w:date="2017-10-13T15:40:00Z">
              <w:r w:rsidRPr="00F52CDF">
                <w:rPr>
                  <w:color w:val="FF0000"/>
                </w:rPr>
                <w:t>User Notes</w:t>
              </w:r>
            </w:ins>
          </w:p>
        </w:tc>
      </w:tr>
      <w:tr w:rsidR="001642C5" w:rsidRPr="00F52CDF" w14:paraId="781094CE" w14:textId="77777777" w:rsidTr="00611E52">
        <w:trPr>
          <w:trHeight w:val="2885"/>
          <w:ins w:id="154" w:author="Pascal Pastory" w:date="2017-10-13T15:40:00Z"/>
        </w:trPr>
        <w:tc>
          <w:tcPr>
            <w:tcW w:w="916" w:type="dxa"/>
          </w:tcPr>
          <w:p w14:paraId="10B5F54D" w14:textId="77777777" w:rsidR="001642C5" w:rsidRPr="00F52CDF" w:rsidRDefault="001642C5" w:rsidP="00611E52">
            <w:pPr>
              <w:rPr>
                <w:ins w:id="155" w:author="Pascal Pastory" w:date="2017-10-13T15:40:00Z"/>
                <w:color w:val="FF0000"/>
              </w:rPr>
            </w:pPr>
          </w:p>
        </w:tc>
        <w:tc>
          <w:tcPr>
            <w:tcW w:w="7921" w:type="dxa"/>
          </w:tcPr>
          <w:p w14:paraId="2F9054A1" w14:textId="77777777" w:rsidR="001642C5" w:rsidRPr="00F52CDF" w:rsidRDefault="001642C5" w:rsidP="00611E52">
            <w:pPr>
              <w:pStyle w:val="noteheader"/>
              <w:rPr>
                <w:ins w:id="156" w:author="Pascal Pastory" w:date="2017-10-13T15:40:00Z"/>
                <w:color w:val="FF0000"/>
              </w:rPr>
            </w:pPr>
            <w:ins w:id="157" w:author="Pascal Pastory" w:date="2017-10-13T15:40:00Z">
              <w:r w:rsidRPr="00F52CDF">
                <w:rPr>
                  <w:color w:val="FF0000"/>
                </w:rPr>
                <w:t xml:space="preserve">Process definition: </w:t>
              </w:r>
            </w:ins>
          </w:p>
          <w:p w14:paraId="4F0B6D2B" w14:textId="77777777" w:rsidR="001642C5" w:rsidRPr="00F52CDF" w:rsidRDefault="001642C5" w:rsidP="00611E52">
            <w:pPr>
              <w:spacing w:after="200" w:line="276" w:lineRule="auto"/>
              <w:rPr>
                <w:ins w:id="158" w:author="Pascal Pastory" w:date="2017-10-13T15:40:00Z"/>
                <w:rFonts w:ascii="Calibri" w:hAnsi="Calibri"/>
                <w:color w:val="FF0000"/>
                <w:sz w:val="22"/>
                <w:szCs w:val="22"/>
              </w:rPr>
            </w:pPr>
            <w:ins w:id="159" w:author="Pascal Pastory" w:date="2017-10-13T15:40:00Z">
              <w:r w:rsidRPr="00F52CDF">
                <w:rPr>
                  <w:rFonts w:ascii="Calibri" w:hAnsi="Calibri"/>
                  <w:color w:val="FF0000"/>
                  <w:sz w:val="22"/>
                  <w:szCs w:val="22"/>
                </w:rPr>
                <w:t xml:space="preserve">This process starts </w:t>
              </w:r>
              <w:r>
                <w:rPr>
                  <w:rFonts w:ascii="Calibri" w:hAnsi="Calibri"/>
                  <w:color w:val="FF0000"/>
                  <w:sz w:val="22"/>
                  <w:szCs w:val="22"/>
                </w:rPr>
                <w:t>by</w:t>
              </w:r>
              <w:r w:rsidRPr="00F52CDF">
                <w:rPr>
                  <w:rFonts w:ascii="Calibri" w:hAnsi="Calibri"/>
                  <w:color w:val="FF0000"/>
                  <w:sz w:val="22"/>
                  <w:szCs w:val="22"/>
                </w:rPr>
                <w:t xml:space="preserve"> </w:t>
              </w:r>
              <w:r>
                <w:rPr>
                  <w:rFonts w:ascii="Calibri" w:hAnsi="Calibri"/>
                  <w:color w:val="FF0000"/>
                  <w:sz w:val="22"/>
                  <w:szCs w:val="22"/>
                </w:rPr>
                <w:t>defining maximum level</w:t>
              </w:r>
              <w:r w:rsidRPr="00F52CDF">
                <w:rPr>
                  <w:rFonts w:ascii="Calibri" w:hAnsi="Calibri"/>
                  <w:color w:val="FF0000"/>
                  <w:sz w:val="22"/>
                  <w:szCs w:val="22"/>
                </w:rPr>
                <w:t xml:space="preserve">, </w:t>
              </w:r>
              <w:r>
                <w:rPr>
                  <w:rFonts w:ascii="Calibri" w:hAnsi="Calibri"/>
                  <w:color w:val="FF0000"/>
                  <w:sz w:val="22"/>
                  <w:szCs w:val="22"/>
                </w:rPr>
                <w:t>minimum level</w:t>
              </w:r>
              <w:r w:rsidRPr="00F52CDF">
                <w:rPr>
                  <w:rFonts w:ascii="Calibri" w:hAnsi="Calibri"/>
                  <w:color w:val="FF0000"/>
                  <w:sz w:val="22"/>
                  <w:szCs w:val="22"/>
                </w:rPr>
                <w:t xml:space="preserve">, </w:t>
              </w:r>
              <w:r>
                <w:rPr>
                  <w:rFonts w:ascii="Calibri" w:hAnsi="Calibri"/>
                  <w:color w:val="FF0000"/>
                  <w:sz w:val="22"/>
                  <w:szCs w:val="22"/>
                </w:rPr>
                <w:t>buffer stock level and</w:t>
              </w:r>
              <w:r w:rsidRPr="00F52CDF">
                <w:rPr>
                  <w:rFonts w:ascii="Calibri" w:hAnsi="Calibri"/>
                  <w:color w:val="FF0000"/>
                  <w:sz w:val="22"/>
                  <w:szCs w:val="22"/>
                </w:rPr>
                <w:t xml:space="preserve"> </w:t>
              </w:r>
              <w:r>
                <w:rPr>
                  <w:rFonts w:ascii="Calibri" w:hAnsi="Calibri"/>
                  <w:color w:val="FF0000"/>
                  <w:sz w:val="22"/>
                  <w:szCs w:val="22"/>
                </w:rPr>
                <w:t>lead-time level</w:t>
              </w:r>
              <w:r w:rsidRPr="00F52CDF">
                <w:rPr>
                  <w:rFonts w:ascii="Calibri" w:hAnsi="Calibri"/>
                  <w:color w:val="FF0000"/>
                  <w:sz w:val="22"/>
                  <w:szCs w:val="22"/>
                </w:rPr>
                <w:t xml:space="preserve"> within</w:t>
              </w:r>
              <w:r>
                <w:rPr>
                  <w:rFonts w:ascii="Calibri" w:hAnsi="Calibri"/>
                  <w:color w:val="FF0000"/>
                  <w:sz w:val="22"/>
                  <w:szCs w:val="22"/>
                </w:rPr>
                <w:t xml:space="preserve"> each plant. The defined levels</w:t>
              </w:r>
              <w:r w:rsidRPr="00F52CDF">
                <w:rPr>
                  <w:rFonts w:ascii="Calibri" w:hAnsi="Calibri"/>
                  <w:color w:val="FF0000"/>
                  <w:sz w:val="22"/>
                  <w:szCs w:val="22"/>
                </w:rPr>
                <w:t xml:space="preserve"> </w:t>
              </w:r>
              <w:r>
                <w:rPr>
                  <w:rFonts w:ascii="Calibri" w:hAnsi="Calibri"/>
                  <w:color w:val="FF0000"/>
                  <w:sz w:val="22"/>
                  <w:szCs w:val="22"/>
                </w:rPr>
                <w:t xml:space="preserve">will facilitate MSD at </w:t>
              </w:r>
              <w:r w:rsidRPr="00F52CDF">
                <w:rPr>
                  <w:rFonts w:ascii="Calibri" w:hAnsi="Calibri"/>
                  <w:color w:val="FF0000"/>
                  <w:sz w:val="22"/>
                  <w:szCs w:val="22"/>
                </w:rPr>
                <w:t xml:space="preserve">looking </w:t>
              </w:r>
              <w:r>
                <w:rPr>
                  <w:rFonts w:ascii="Calibri" w:hAnsi="Calibri"/>
                  <w:color w:val="FF0000"/>
                  <w:sz w:val="22"/>
                  <w:szCs w:val="22"/>
                </w:rPr>
                <w:t xml:space="preserve">forward </w:t>
              </w:r>
              <w:r w:rsidRPr="00F52CDF">
                <w:rPr>
                  <w:rFonts w:ascii="Calibri" w:hAnsi="Calibri"/>
                  <w:color w:val="FF0000"/>
                  <w:sz w:val="22"/>
                  <w:szCs w:val="22"/>
                </w:rPr>
                <w:t xml:space="preserve">at </w:t>
              </w:r>
              <w:r>
                <w:rPr>
                  <w:rFonts w:ascii="Calibri" w:hAnsi="Calibri"/>
                  <w:color w:val="FF0000"/>
                  <w:sz w:val="22"/>
                  <w:szCs w:val="22"/>
                </w:rPr>
                <w:t xml:space="preserve">creating </w:t>
              </w:r>
              <w:r w:rsidRPr="00F52CDF">
                <w:rPr>
                  <w:rFonts w:ascii="Calibri" w:hAnsi="Calibri"/>
                  <w:color w:val="FF0000"/>
                  <w:sz w:val="22"/>
                  <w:szCs w:val="22"/>
                </w:rPr>
                <w:t xml:space="preserve">delivery schedules.  </w:t>
              </w:r>
            </w:ins>
          </w:p>
          <w:p w14:paraId="0467EBCF" w14:textId="77777777" w:rsidR="001642C5" w:rsidRDefault="001642C5" w:rsidP="00611E52">
            <w:pPr>
              <w:spacing w:after="200" w:line="276" w:lineRule="auto"/>
              <w:rPr>
                <w:ins w:id="160" w:author="Pascal Pastory" w:date="2017-10-13T15:40:00Z"/>
                <w:rFonts w:ascii="Calibri" w:hAnsi="Calibri"/>
                <w:color w:val="FF0000"/>
                <w:sz w:val="22"/>
                <w:szCs w:val="22"/>
              </w:rPr>
            </w:pPr>
            <w:ins w:id="161" w:author="Pascal Pastory" w:date="2017-10-13T15:40:00Z">
              <w:r w:rsidRPr="00F52CDF">
                <w:rPr>
                  <w:rFonts w:ascii="Calibri" w:hAnsi="Calibri"/>
                  <w:color w:val="FF0000"/>
                  <w:sz w:val="22"/>
                  <w:szCs w:val="22"/>
                </w:rPr>
                <w:t xml:space="preserve">This workflow starts from the forecast record, stock on hand, pending shipments and adjustments (expiries) which definitely can produce delivery dates and delivery quantities extending up to 1 year into the future for a particular item defined in the database. </w:t>
              </w:r>
              <w:r>
                <w:rPr>
                  <w:rFonts w:ascii="Calibri" w:hAnsi="Calibri"/>
                  <w:color w:val="FF0000"/>
                  <w:sz w:val="22"/>
                  <w:szCs w:val="22"/>
                </w:rPr>
                <w:t>S</w:t>
              </w:r>
              <w:r w:rsidRPr="00F52CDF">
                <w:rPr>
                  <w:rFonts w:ascii="Calibri" w:hAnsi="Calibri"/>
                  <w:color w:val="FF0000"/>
                  <w:sz w:val="22"/>
                  <w:szCs w:val="22"/>
                </w:rPr>
                <w:t xml:space="preserve">uch delivery schedules </w:t>
              </w:r>
              <w:r>
                <w:rPr>
                  <w:rFonts w:ascii="Calibri" w:hAnsi="Calibri"/>
                  <w:color w:val="FF0000"/>
                  <w:sz w:val="22"/>
                  <w:szCs w:val="22"/>
                </w:rPr>
                <w:t xml:space="preserve">will be automation created in E10 </w:t>
              </w:r>
              <w:r w:rsidRPr="00F52CDF">
                <w:rPr>
                  <w:rFonts w:ascii="Calibri" w:hAnsi="Calibri"/>
                  <w:color w:val="FF0000"/>
                  <w:sz w:val="22"/>
                  <w:szCs w:val="22"/>
                </w:rPr>
                <w:t>through</w:t>
              </w:r>
              <w:r>
                <w:rPr>
                  <w:rFonts w:ascii="Calibri" w:hAnsi="Calibri"/>
                  <w:color w:val="FF0000"/>
                  <w:sz w:val="22"/>
                  <w:szCs w:val="22"/>
                </w:rPr>
                <w:t xml:space="preserve"> obtianed</w:t>
              </w:r>
              <w:r w:rsidRPr="00F52CDF">
                <w:rPr>
                  <w:rFonts w:ascii="Calibri" w:hAnsi="Calibri"/>
                  <w:color w:val="FF0000"/>
                  <w:sz w:val="22"/>
                  <w:szCs w:val="22"/>
                </w:rPr>
                <w:t xml:space="preserve"> </w:t>
              </w:r>
              <w:r>
                <w:rPr>
                  <w:rFonts w:ascii="Calibri" w:hAnsi="Calibri"/>
                  <w:color w:val="FF0000"/>
                  <w:sz w:val="22"/>
                  <w:szCs w:val="22"/>
                </w:rPr>
                <w:t>data records mentioned above.</w:t>
              </w:r>
            </w:ins>
          </w:p>
          <w:p w14:paraId="21CE07DE" w14:textId="77777777" w:rsidR="001642C5" w:rsidRPr="00AE57F9" w:rsidRDefault="001642C5" w:rsidP="00611E52">
            <w:pPr>
              <w:spacing w:line="360" w:lineRule="auto"/>
              <w:rPr>
                <w:ins w:id="162" w:author="Pascal Pastory" w:date="2017-10-13T15:40:00Z"/>
                <w:rFonts w:asciiTheme="minorHAnsi" w:hAnsiTheme="minorHAnsi" w:cstheme="minorHAnsi"/>
                <w:color w:val="FF0000"/>
                <w:sz w:val="22"/>
                <w:szCs w:val="22"/>
              </w:rPr>
            </w:pPr>
            <w:ins w:id="163" w:author="Pascal Pastory" w:date="2017-10-13T15:40:00Z">
              <w:r w:rsidRPr="00C74DD0">
                <w:rPr>
                  <w:rFonts w:asciiTheme="minorHAnsi" w:hAnsiTheme="minorHAnsi" w:cstheme="minorHAnsi"/>
                  <w:color w:val="FF0000"/>
                  <w:sz w:val="22"/>
                  <w:szCs w:val="22"/>
                </w:rPr>
                <w:t xml:space="preserve">Once suggestion being generated, the E10 should allow staff with access to change the suggestions manually. When planning shipments in E10, the E10 should provide two options: can use automatic shipment planning feature, or can do shipment planning manually. The difference between these two is that in automatic planning, E10 calculates the shipment quantity for you, in manual planning, staff will be able to change the suggested quantities and deliveries schedules if s/he wish. Each has its advantage or disadvantage depending on your situation. A supply plan is a living document, meant to be updated regularly </w:t>
              </w:r>
            </w:ins>
          </w:p>
        </w:tc>
      </w:tr>
    </w:tbl>
    <w:p w14:paraId="2F2995C7" w14:textId="77777777" w:rsidR="001642C5" w:rsidRPr="002A5289" w:rsidRDefault="001642C5" w:rsidP="001642C5">
      <w:pPr>
        <w:spacing w:line="360" w:lineRule="auto"/>
        <w:ind w:firstLine="720"/>
        <w:rPr>
          <w:ins w:id="164" w:author="Pascal Pastory" w:date="2017-10-13T15:40:00Z"/>
          <w:rFonts w:cstheme="minorHAnsi"/>
          <w:color w:val="FF0000"/>
          <w:sz w:val="28"/>
          <w:szCs w:val="22"/>
        </w:rPr>
      </w:pPr>
      <w:ins w:id="165" w:author="Pascal Pastory" w:date="2017-10-13T15:40:00Z">
        <w:r w:rsidRPr="002A5289">
          <w:rPr>
            <w:b/>
            <w:color w:val="FF0000"/>
          </w:rPr>
          <w:t>GAPs/ Configuration changes Identified:</w:t>
        </w:r>
      </w:ins>
    </w:p>
    <w:tbl>
      <w:tblPr>
        <w:tblStyle w:val="TableGrid"/>
        <w:tblW w:w="9445" w:type="dxa"/>
        <w:tblLook w:val="04A0" w:firstRow="1" w:lastRow="0" w:firstColumn="1" w:lastColumn="0" w:noHBand="0" w:noVBand="1"/>
      </w:tblPr>
      <w:tblGrid>
        <w:gridCol w:w="2268"/>
        <w:gridCol w:w="1507"/>
        <w:gridCol w:w="1440"/>
        <w:gridCol w:w="4230"/>
      </w:tblGrid>
      <w:tr w:rsidR="001642C5" w:rsidRPr="002A5289" w14:paraId="73FCA98F" w14:textId="77777777" w:rsidTr="00611E52">
        <w:trPr>
          <w:ins w:id="166" w:author="Pascal Pastory" w:date="2017-10-13T15:40:00Z"/>
        </w:trPr>
        <w:tc>
          <w:tcPr>
            <w:tcW w:w="2268" w:type="dxa"/>
          </w:tcPr>
          <w:p w14:paraId="6963BF58" w14:textId="77777777" w:rsidR="001642C5" w:rsidRPr="002A5289" w:rsidRDefault="001642C5" w:rsidP="00611E52">
            <w:pPr>
              <w:spacing w:line="360" w:lineRule="auto"/>
              <w:rPr>
                <w:ins w:id="167" w:author="Pascal Pastory" w:date="2017-10-13T15:40:00Z"/>
                <w:rFonts w:asciiTheme="minorHAnsi" w:eastAsiaTheme="minorHAnsi" w:hAnsiTheme="minorHAnsi" w:cstheme="minorHAnsi"/>
                <w:b/>
                <w:color w:val="FF0000"/>
                <w:sz w:val="22"/>
                <w:szCs w:val="22"/>
              </w:rPr>
            </w:pPr>
            <w:ins w:id="168" w:author="Pascal Pastory" w:date="2017-10-13T15:40:00Z">
              <w:r w:rsidRPr="002A5289">
                <w:rPr>
                  <w:rFonts w:asciiTheme="minorHAnsi" w:eastAsiaTheme="minorHAnsi" w:hAnsiTheme="minorHAnsi" w:cstheme="minorHAnsi"/>
                  <w:b/>
                  <w:color w:val="FF0000"/>
                  <w:sz w:val="22"/>
                  <w:szCs w:val="22"/>
                </w:rPr>
                <w:t>Definition</w:t>
              </w:r>
            </w:ins>
          </w:p>
        </w:tc>
        <w:tc>
          <w:tcPr>
            <w:tcW w:w="1507" w:type="dxa"/>
          </w:tcPr>
          <w:p w14:paraId="32B07AD2" w14:textId="77777777" w:rsidR="001642C5" w:rsidRPr="002A5289" w:rsidRDefault="001642C5" w:rsidP="00611E52">
            <w:pPr>
              <w:spacing w:line="360" w:lineRule="auto"/>
              <w:rPr>
                <w:ins w:id="169" w:author="Pascal Pastory" w:date="2017-10-13T15:40:00Z"/>
                <w:rFonts w:asciiTheme="minorHAnsi" w:eastAsiaTheme="minorHAnsi" w:hAnsiTheme="minorHAnsi" w:cstheme="minorHAnsi"/>
                <w:b/>
                <w:color w:val="FF0000"/>
                <w:sz w:val="22"/>
                <w:szCs w:val="22"/>
              </w:rPr>
            </w:pPr>
            <w:ins w:id="170" w:author="Pascal Pastory" w:date="2017-10-13T15:40:00Z">
              <w:r w:rsidRPr="002A5289">
                <w:rPr>
                  <w:rFonts w:asciiTheme="minorHAnsi" w:eastAsiaTheme="minorHAnsi" w:hAnsiTheme="minorHAnsi" w:cstheme="minorHAnsi"/>
                  <w:b/>
                  <w:color w:val="FF0000"/>
                  <w:sz w:val="22"/>
                  <w:szCs w:val="22"/>
                </w:rPr>
                <w:t xml:space="preserve">Type </w:t>
              </w:r>
            </w:ins>
          </w:p>
        </w:tc>
        <w:tc>
          <w:tcPr>
            <w:tcW w:w="1440" w:type="dxa"/>
          </w:tcPr>
          <w:p w14:paraId="37649AB0" w14:textId="77777777" w:rsidR="001642C5" w:rsidRPr="002A5289" w:rsidRDefault="001642C5" w:rsidP="00611E52">
            <w:pPr>
              <w:spacing w:line="360" w:lineRule="auto"/>
              <w:rPr>
                <w:ins w:id="171" w:author="Pascal Pastory" w:date="2017-10-13T15:40:00Z"/>
                <w:rFonts w:asciiTheme="minorHAnsi" w:eastAsiaTheme="minorHAnsi" w:hAnsiTheme="minorHAnsi" w:cstheme="minorHAnsi"/>
                <w:b/>
                <w:color w:val="FF0000"/>
                <w:sz w:val="22"/>
                <w:szCs w:val="22"/>
              </w:rPr>
            </w:pPr>
          </w:p>
        </w:tc>
        <w:tc>
          <w:tcPr>
            <w:tcW w:w="4230" w:type="dxa"/>
          </w:tcPr>
          <w:p w14:paraId="298F27F5" w14:textId="77777777" w:rsidR="001642C5" w:rsidRPr="002A5289" w:rsidRDefault="001642C5" w:rsidP="00611E52">
            <w:pPr>
              <w:spacing w:line="360" w:lineRule="auto"/>
              <w:rPr>
                <w:ins w:id="172" w:author="Pascal Pastory" w:date="2017-10-13T15:40:00Z"/>
                <w:rFonts w:asciiTheme="minorHAnsi" w:eastAsiaTheme="minorHAnsi" w:hAnsiTheme="minorHAnsi" w:cstheme="minorHAnsi"/>
                <w:b/>
                <w:color w:val="FF0000"/>
                <w:sz w:val="22"/>
                <w:szCs w:val="22"/>
              </w:rPr>
            </w:pPr>
            <w:ins w:id="173" w:author="Pascal Pastory" w:date="2017-10-13T15:40:00Z">
              <w:r w:rsidRPr="002A5289">
                <w:rPr>
                  <w:rFonts w:asciiTheme="minorHAnsi" w:eastAsiaTheme="minorHAnsi" w:hAnsiTheme="minorHAnsi" w:cstheme="minorHAnsi"/>
                  <w:b/>
                  <w:color w:val="FF0000"/>
                  <w:sz w:val="22"/>
                  <w:szCs w:val="22"/>
                </w:rPr>
                <w:t>Comments</w:t>
              </w:r>
            </w:ins>
          </w:p>
        </w:tc>
      </w:tr>
      <w:tr w:rsidR="001642C5" w:rsidRPr="002A5289" w14:paraId="62395735" w14:textId="77777777" w:rsidTr="00611E52">
        <w:trPr>
          <w:ins w:id="174" w:author="Pascal Pastory" w:date="2017-10-13T15:40:00Z"/>
        </w:trPr>
        <w:tc>
          <w:tcPr>
            <w:tcW w:w="2268" w:type="dxa"/>
          </w:tcPr>
          <w:p w14:paraId="3F01BEB2" w14:textId="77777777" w:rsidR="001642C5" w:rsidRPr="002A5289" w:rsidRDefault="001642C5" w:rsidP="00611E52">
            <w:pPr>
              <w:spacing w:line="360" w:lineRule="auto"/>
              <w:rPr>
                <w:ins w:id="175" w:author="Pascal Pastory" w:date="2017-10-13T15:40:00Z"/>
                <w:rFonts w:asciiTheme="minorHAnsi" w:eastAsiaTheme="minorHAnsi" w:hAnsiTheme="minorHAnsi" w:cstheme="minorHAnsi"/>
                <w:color w:val="FF0000"/>
                <w:sz w:val="22"/>
                <w:szCs w:val="22"/>
              </w:rPr>
            </w:pPr>
            <w:ins w:id="176" w:author="Pascal Pastory" w:date="2017-10-13T15:40:00Z">
              <w:r w:rsidRPr="002A5289">
                <w:rPr>
                  <w:rFonts w:asciiTheme="minorHAnsi" w:eastAsiaTheme="minorHAnsi" w:hAnsiTheme="minorHAnsi" w:cstheme="minorHAnsi"/>
                  <w:color w:val="FF0000"/>
                  <w:sz w:val="22"/>
                  <w:szCs w:val="22"/>
                </w:rPr>
                <w:t xml:space="preserve">Month of stock (MoS) </w:t>
              </w:r>
            </w:ins>
          </w:p>
        </w:tc>
        <w:tc>
          <w:tcPr>
            <w:tcW w:w="1507" w:type="dxa"/>
          </w:tcPr>
          <w:p w14:paraId="40FD944C" w14:textId="77777777" w:rsidR="001642C5" w:rsidRPr="002A5289" w:rsidRDefault="001642C5" w:rsidP="00611E52">
            <w:pPr>
              <w:spacing w:line="360" w:lineRule="auto"/>
              <w:rPr>
                <w:ins w:id="177" w:author="Pascal Pastory" w:date="2017-10-13T15:40:00Z"/>
                <w:rFonts w:asciiTheme="minorHAnsi" w:eastAsiaTheme="minorHAnsi" w:hAnsiTheme="minorHAnsi" w:cstheme="minorHAnsi"/>
                <w:color w:val="FF0000"/>
                <w:sz w:val="22"/>
                <w:szCs w:val="22"/>
              </w:rPr>
            </w:pPr>
            <w:ins w:id="178" w:author="Pascal Pastory" w:date="2017-10-13T15:40:00Z">
              <w:r w:rsidRPr="002A5289">
                <w:rPr>
                  <w:rFonts w:asciiTheme="minorHAnsi" w:eastAsiaTheme="minorHAnsi" w:hAnsiTheme="minorHAnsi" w:cstheme="minorHAnsi"/>
                  <w:color w:val="FF0000"/>
                  <w:sz w:val="22"/>
                  <w:szCs w:val="22"/>
                </w:rPr>
                <w:t>Dashboard</w:t>
              </w:r>
            </w:ins>
          </w:p>
        </w:tc>
        <w:tc>
          <w:tcPr>
            <w:tcW w:w="1440" w:type="dxa"/>
          </w:tcPr>
          <w:p w14:paraId="5B2EF515" w14:textId="77777777" w:rsidR="001642C5" w:rsidRPr="002A5289" w:rsidRDefault="001642C5" w:rsidP="00611E52">
            <w:pPr>
              <w:spacing w:line="360" w:lineRule="auto"/>
              <w:rPr>
                <w:ins w:id="179" w:author="Pascal Pastory" w:date="2017-10-13T15:40:00Z"/>
                <w:rFonts w:asciiTheme="minorHAnsi" w:eastAsiaTheme="minorHAnsi" w:hAnsiTheme="minorHAnsi" w:cstheme="minorHAnsi"/>
                <w:color w:val="FF0000"/>
                <w:sz w:val="22"/>
                <w:szCs w:val="22"/>
              </w:rPr>
            </w:pPr>
          </w:p>
        </w:tc>
        <w:tc>
          <w:tcPr>
            <w:tcW w:w="4230" w:type="dxa"/>
          </w:tcPr>
          <w:p w14:paraId="337D1FCA" w14:textId="77777777" w:rsidR="001642C5" w:rsidRPr="002A5289" w:rsidRDefault="001642C5" w:rsidP="00611E52">
            <w:pPr>
              <w:spacing w:line="360" w:lineRule="auto"/>
              <w:rPr>
                <w:ins w:id="180" w:author="Pascal Pastory" w:date="2017-10-13T15:40:00Z"/>
                <w:rFonts w:asciiTheme="minorHAnsi" w:eastAsiaTheme="minorHAnsi" w:hAnsiTheme="minorHAnsi" w:cstheme="minorHAnsi"/>
                <w:color w:val="FF0000"/>
                <w:sz w:val="22"/>
                <w:szCs w:val="22"/>
              </w:rPr>
            </w:pPr>
            <w:ins w:id="181" w:author="Pascal Pastory" w:date="2017-10-13T15:40:00Z">
              <w:r w:rsidRPr="002A5289">
                <w:rPr>
                  <w:rFonts w:asciiTheme="minorHAnsi" w:eastAsiaTheme="minorHAnsi" w:hAnsiTheme="minorHAnsi" w:cstheme="minorHAnsi"/>
                  <w:color w:val="FF0000"/>
                  <w:sz w:val="22"/>
                  <w:szCs w:val="22"/>
                </w:rPr>
                <w:t>It will show MSD capability to meet its customer demands. This calculation will be embedded on by disregarding stock on hand at companywide with more than 3 months to expire over the calculated average monthly forecast</w:t>
              </w:r>
            </w:ins>
          </w:p>
        </w:tc>
      </w:tr>
      <w:tr w:rsidR="001642C5" w:rsidRPr="002A5289" w14:paraId="19A35488" w14:textId="77777777" w:rsidTr="00611E52">
        <w:trPr>
          <w:ins w:id="182" w:author="Pascal Pastory" w:date="2017-10-13T15:40:00Z"/>
        </w:trPr>
        <w:tc>
          <w:tcPr>
            <w:tcW w:w="2268" w:type="dxa"/>
          </w:tcPr>
          <w:p w14:paraId="4CD36964" w14:textId="77777777" w:rsidR="001642C5" w:rsidRPr="002A5289" w:rsidRDefault="001642C5" w:rsidP="00611E52">
            <w:pPr>
              <w:spacing w:line="360" w:lineRule="auto"/>
              <w:rPr>
                <w:ins w:id="183" w:author="Pascal Pastory" w:date="2017-10-13T15:40:00Z"/>
                <w:rFonts w:asciiTheme="minorHAnsi" w:eastAsiaTheme="minorHAnsi" w:hAnsiTheme="minorHAnsi" w:cstheme="minorHAnsi"/>
                <w:color w:val="FF0000"/>
                <w:sz w:val="22"/>
                <w:szCs w:val="22"/>
              </w:rPr>
            </w:pPr>
            <w:ins w:id="184" w:author="Pascal Pastory" w:date="2017-10-13T15:40:00Z">
              <w:r w:rsidRPr="002A5289">
                <w:rPr>
                  <w:rFonts w:asciiTheme="minorHAnsi" w:eastAsiaTheme="minorHAnsi" w:hAnsiTheme="minorHAnsi" w:cstheme="minorHAnsi"/>
                  <w:color w:val="FF0000"/>
                  <w:sz w:val="22"/>
                  <w:szCs w:val="22"/>
                </w:rPr>
                <w:t xml:space="preserve">The inventory plan </w:t>
              </w:r>
            </w:ins>
          </w:p>
        </w:tc>
        <w:tc>
          <w:tcPr>
            <w:tcW w:w="1507" w:type="dxa"/>
          </w:tcPr>
          <w:p w14:paraId="657EF2B3" w14:textId="77777777" w:rsidR="001642C5" w:rsidRPr="002A5289" w:rsidRDefault="001642C5" w:rsidP="00611E52">
            <w:pPr>
              <w:spacing w:line="360" w:lineRule="auto"/>
              <w:rPr>
                <w:ins w:id="185" w:author="Pascal Pastory" w:date="2017-10-13T15:40:00Z"/>
                <w:rFonts w:asciiTheme="minorHAnsi" w:eastAsiaTheme="minorHAnsi" w:hAnsiTheme="minorHAnsi" w:cstheme="minorHAnsi"/>
                <w:color w:val="FF0000"/>
                <w:sz w:val="22"/>
                <w:szCs w:val="22"/>
              </w:rPr>
            </w:pPr>
            <w:ins w:id="186" w:author="Pascal Pastory" w:date="2017-10-13T15:40:00Z">
              <w:r w:rsidRPr="002A5289">
                <w:rPr>
                  <w:rFonts w:asciiTheme="minorHAnsi" w:eastAsiaTheme="minorHAnsi" w:hAnsiTheme="minorHAnsi" w:cstheme="minorHAnsi"/>
                  <w:color w:val="FF0000"/>
                  <w:sz w:val="22"/>
                  <w:szCs w:val="22"/>
                </w:rPr>
                <w:t>Dashboard</w:t>
              </w:r>
            </w:ins>
          </w:p>
        </w:tc>
        <w:tc>
          <w:tcPr>
            <w:tcW w:w="1440" w:type="dxa"/>
          </w:tcPr>
          <w:p w14:paraId="5231A0E8" w14:textId="77777777" w:rsidR="001642C5" w:rsidRPr="002A5289" w:rsidRDefault="001642C5" w:rsidP="00611E52">
            <w:pPr>
              <w:spacing w:line="360" w:lineRule="auto"/>
              <w:rPr>
                <w:ins w:id="187" w:author="Pascal Pastory" w:date="2017-10-13T15:40:00Z"/>
                <w:rFonts w:asciiTheme="minorHAnsi" w:eastAsiaTheme="minorHAnsi" w:hAnsiTheme="minorHAnsi" w:cstheme="minorHAnsi"/>
                <w:color w:val="FF0000"/>
                <w:sz w:val="22"/>
                <w:szCs w:val="22"/>
              </w:rPr>
            </w:pPr>
          </w:p>
        </w:tc>
        <w:tc>
          <w:tcPr>
            <w:tcW w:w="4230" w:type="dxa"/>
          </w:tcPr>
          <w:p w14:paraId="54F6C2FD" w14:textId="77777777" w:rsidR="001642C5" w:rsidRPr="002A5289" w:rsidRDefault="001642C5" w:rsidP="00611E52">
            <w:pPr>
              <w:spacing w:line="360" w:lineRule="auto"/>
              <w:rPr>
                <w:ins w:id="188" w:author="Pascal Pastory" w:date="2017-10-13T15:40:00Z"/>
                <w:rFonts w:asciiTheme="minorHAnsi" w:eastAsiaTheme="minorHAnsi" w:hAnsiTheme="minorHAnsi" w:cstheme="minorHAnsi"/>
                <w:color w:val="FF0000"/>
                <w:sz w:val="22"/>
                <w:szCs w:val="22"/>
              </w:rPr>
            </w:pPr>
            <w:ins w:id="189" w:author="Pascal Pastory" w:date="2017-10-13T15:40:00Z">
              <w:r w:rsidRPr="002A5289">
                <w:rPr>
                  <w:rFonts w:asciiTheme="minorHAnsi" w:eastAsiaTheme="minorHAnsi" w:hAnsiTheme="minorHAnsi" w:cstheme="minorHAnsi"/>
                  <w:color w:val="FF0000"/>
                  <w:sz w:val="22"/>
                  <w:szCs w:val="22"/>
                </w:rPr>
                <w:t>The Inventory Plan dashboard will shows estimation of  inventory level for each item during each month, over the next 12 months</w:t>
              </w:r>
            </w:ins>
          </w:p>
        </w:tc>
      </w:tr>
      <w:tr w:rsidR="001642C5" w:rsidRPr="002A5289" w14:paraId="0C543EF4" w14:textId="77777777" w:rsidTr="00611E52">
        <w:trPr>
          <w:ins w:id="190" w:author="Pascal Pastory" w:date="2017-10-13T15:40:00Z"/>
        </w:trPr>
        <w:tc>
          <w:tcPr>
            <w:tcW w:w="2268" w:type="dxa"/>
          </w:tcPr>
          <w:p w14:paraId="29EE991C" w14:textId="77777777" w:rsidR="001642C5" w:rsidRPr="002A5289" w:rsidRDefault="001642C5" w:rsidP="00611E52">
            <w:pPr>
              <w:spacing w:line="360" w:lineRule="auto"/>
              <w:rPr>
                <w:ins w:id="191" w:author="Pascal Pastory" w:date="2017-10-13T15:40:00Z"/>
                <w:rFonts w:asciiTheme="minorHAnsi" w:eastAsiaTheme="minorHAnsi" w:hAnsiTheme="minorHAnsi" w:cstheme="minorHAnsi"/>
                <w:color w:val="FF0000"/>
                <w:sz w:val="22"/>
                <w:szCs w:val="22"/>
              </w:rPr>
            </w:pPr>
            <w:ins w:id="192" w:author="Pascal Pastory" w:date="2017-10-13T15:40:00Z">
              <w:r w:rsidRPr="002A5289">
                <w:rPr>
                  <w:rFonts w:asciiTheme="minorHAnsi" w:eastAsiaTheme="minorHAnsi" w:hAnsiTheme="minorHAnsi" w:cstheme="minorHAnsi"/>
                  <w:color w:val="FF0000"/>
                  <w:sz w:val="22"/>
                  <w:szCs w:val="22"/>
                </w:rPr>
                <w:t xml:space="preserve">Delivery performance </w:t>
              </w:r>
            </w:ins>
          </w:p>
        </w:tc>
        <w:tc>
          <w:tcPr>
            <w:tcW w:w="1507" w:type="dxa"/>
          </w:tcPr>
          <w:p w14:paraId="41748763" w14:textId="77777777" w:rsidR="001642C5" w:rsidRPr="002A5289" w:rsidRDefault="001642C5" w:rsidP="00611E52">
            <w:pPr>
              <w:spacing w:line="360" w:lineRule="auto"/>
              <w:rPr>
                <w:ins w:id="193" w:author="Pascal Pastory" w:date="2017-10-13T15:40:00Z"/>
                <w:rFonts w:asciiTheme="minorHAnsi" w:eastAsiaTheme="minorHAnsi" w:hAnsiTheme="minorHAnsi" w:cstheme="minorHAnsi"/>
                <w:color w:val="FF0000"/>
                <w:sz w:val="22"/>
                <w:szCs w:val="22"/>
              </w:rPr>
            </w:pPr>
            <w:ins w:id="194" w:author="Pascal Pastory" w:date="2017-10-13T15:40:00Z">
              <w:r w:rsidRPr="002A5289">
                <w:rPr>
                  <w:rFonts w:asciiTheme="minorHAnsi" w:eastAsiaTheme="minorHAnsi" w:hAnsiTheme="minorHAnsi" w:cstheme="minorHAnsi"/>
                  <w:color w:val="FF0000"/>
                  <w:sz w:val="22"/>
                  <w:szCs w:val="22"/>
                </w:rPr>
                <w:t>dashboard</w:t>
              </w:r>
            </w:ins>
          </w:p>
        </w:tc>
        <w:tc>
          <w:tcPr>
            <w:tcW w:w="1440" w:type="dxa"/>
          </w:tcPr>
          <w:p w14:paraId="2E7AADFE" w14:textId="77777777" w:rsidR="001642C5" w:rsidRPr="002A5289" w:rsidRDefault="001642C5" w:rsidP="00611E52">
            <w:pPr>
              <w:spacing w:line="360" w:lineRule="auto"/>
              <w:rPr>
                <w:ins w:id="195" w:author="Pascal Pastory" w:date="2017-10-13T15:40:00Z"/>
                <w:rFonts w:asciiTheme="minorHAnsi" w:eastAsiaTheme="minorHAnsi" w:hAnsiTheme="minorHAnsi" w:cstheme="minorHAnsi"/>
                <w:color w:val="FF0000"/>
                <w:sz w:val="22"/>
                <w:szCs w:val="22"/>
              </w:rPr>
            </w:pPr>
          </w:p>
        </w:tc>
        <w:tc>
          <w:tcPr>
            <w:tcW w:w="4230" w:type="dxa"/>
          </w:tcPr>
          <w:p w14:paraId="3371B8A0" w14:textId="77777777" w:rsidR="001642C5" w:rsidRPr="002A5289" w:rsidRDefault="001642C5" w:rsidP="00611E52">
            <w:pPr>
              <w:spacing w:line="360" w:lineRule="auto"/>
              <w:rPr>
                <w:ins w:id="196" w:author="Pascal Pastory" w:date="2017-10-13T15:40:00Z"/>
                <w:rFonts w:asciiTheme="minorHAnsi" w:eastAsiaTheme="minorHAnsi" w:hAnsiTheme="minorHAnsi" w:cstheme="minorHAnsi"/>
                <w:color w:val="FF0000"/>
                <w:sz w:val="22"/>
                <w:szCs w:val="22"/>
              </w:rPr>
            </w:pPr>
            <w:ins w:id="197" w:author="Pascal Pastory" w:date="2017-10-13T15:40:00Z">
              <w:r w:rsidRPr="002A5289">
                <w:rPr>
                  <w:rFonts w:asciiTheme="minorHAnsi" w:eastAsiaTheme="minorHAnsi" w:hAnsiTheme="minorHAnsi" w:cstheme="minorHAnsi"/>
                  <w:color w:val="FF0000"/>
                  <w:sz w:val="22"/>
                  <w:szCs w:val="22"/>
                </w:rPr>
                <w:t xml:space="preserve">This will show levels of delivery schedule adherence in terms of percentage against the scheduled deliveries. </w:t>
              </w:r>
            </w:ins>
          </w:p>
          <w:p w14:paraId="2CC49350" w14:textId="77777777" w:rsidR="001642C5" w:rsidRPr="002A5289" w:rsidRDefault="001642C5" w:rsidP="00611E52">
            <w:pPr>
              <w:spacing w:line="360" w:lineRule="auto"/>
              <w:rPr>
                <w:ins w:id="198" w:author="Pascal Pastory" w:date="2017-10-13T15:40:00Z"/>
                <w:rFonts w:asciiTheme="minorHAnsi" w:eastAsiaTheme="minorHAnsi" w:hAnsiTheme="minorHAnsi" w:cstheme="minorHAnsi"/>
                <w:color w:val="FF0000"/>
                <w:sz w:val="22"/>
                <w:szCs w:val="22"/>
              </w:rPr>
            </w:pPr>
          </w:p>
        </w:tc>
      </w:tr>
      <w:tr w:rsidR="001642C5" w:rsidRPr="002A5289" w14:paraId="546E505E" w14:textId="77777777" w:rsidTr="00611E52">
        <w:trPr>
          <w:ins w:id="199" w:author="Pascal Pastory" w:date="2017-10-13T15:40:00Z"/>
        </w:trPr>
        <w:tc>
          <w:tcPr>
            <w:tcW w:w="2268" w:type="dxa"/>
          </w:tcPr>
          <w:p w14:paraId="16FFD6C8" w14:textId="77777777" w:rsidR="001642C5" w:rsidRPr="002A5289" w:rsidRDefault="001642C5" w:rsidP="00611E52">
            <w:pPr>
              <w:spacing w:line="360" w:lineRule="auto"/>
              <w:rPr>
                <w:ins w:id="200" w:author="Pascal Pastory" w:date="2017-10-13T15:40:00Z"/>
                <w:rFonts w:asciiTheme="minorHAnsi" w:eastAsiaTheme="minorHAnsi" w:hAnsiTheme="minorHAnsi" w:cstheme="minorHAnsi"/>
                <w:color w:val="FF0000"/>
                <w:sz w:val="22"/>
                <w:szCs w:val="22"/>
              </w:rPr>
            </w:pPr>
            <w:ins w:id="201" w:author="Pascal Pastory" w:date="2017-10-13T15:40:00Z">
              <w:r w:rsidRPr="002A5289">
                <w:rPr>
                  <w:rFonts w:asciiTheme="minorHAnsi" w:eastAsiaTheme="minorHAnsi" w:hAnsiTheme="minorHAnsi" w:cstheme="minorHAnsi"/>
                  <w:color w:val="FF0000"/>
                  <w:sz w:val="22"/>
                  <w:szCs w:val="22"/>
                </w:rPr>
                <w:lastRenderedPageBreak/>
                <w:t>Call off dashboard</w:t>
              </w:r>
            </w:ins>
          </w:p>
        </w:tc>
        <w:tc>
          <w:tcPr>
            <w:tcW w:w="1507" w:type="dxa"/>
          </w:tcPr>
          <w:p w14:paraId="6FDF7CB6" w14:textId="77777777" w:rsidR="001642C5" w:rsidRPr="002A5289" w:rsidRDefault="001642C5" w:rsidP="00611E52">
            <w:pPr>
              <w:spacing w:line="360" w:lineRule="auto"/>
              <w:rPr>
                <w:ins w:id="202" w:author="Pascal Pastory" w:date="2017-10-13T15:40:00Z"/>
                <w:rFonts w:asciiTheme="minorHAnsi" w:eastAsiaTheme="minorHAnsi" w:hAnsiTheme="minorHAnsi" w:cstheme="minorHAnsi"/>
                <w:color w:val="FF0000"/>
                <w:sz w:val="22"/>
                <w:szCs w:val="22"/>
              </w:rPr>
            </w:pPr>
            <w:ins w:id="203" w:author="Pascal Pastory" w:date="2017-10-13T15:40:00Z">
              <w:r w:rsidRPr="002A5289">
                <w:rPr>
                  <w:rFonts w:asciiTheme="minorHAnsi" w:eastAsiaTheme="minorHAnsi" w:hAnsiTheme="minorHAnsi" w:cstheme="minorHAnsi"/>
                  <w:color w:val="FF0000"/>
                  <w:sz w:val="22"/>
                  <w:szCs w:val="22"/>
                </w:rPr>
                <w:t>Dashboard</w:t>
              </w:r>
            </w:ins>
          </w:p>
        </w:tc>
        <w:tc>
          <w:tcPr>
            <w:tcW w:w="1440" w:type="dxa"/>
          </w:tcPr>
          <w:p w14:paraId="6BC04BF3" w14:textId="77777777" w:rsidR="001642C5" w:rsidRPr="002A5289" w:rsidRDefault="001642C5" w:rsidP="00611E52">
            <w:pPr>
              <w:spacing w:line="360" w:lineRule="auto"/>
              <w:rPr>
                <w:ins w:id="204" w:author="Pascal Pastory" w:date="2017-10-13T15:40:00Z"/>
                <w:rFonts w:asciiTheme="minorHAnsi" w:eastAsiaTheme="minorHAnsi" w:hAnsiTheme="minorHAnsi" w:cstheme="minorHAnsi"/>
                <w:color w:val="FF0000"/>
                <w:sz w:val="22"/>
                <w:szCs w:val="22"/>
              </w:rPr>
            </w:pPr>
          </w:p>
        </w:tc>
        <w:tc>
          <w:tcPr>
            <w:tcW w:w="4230" w:type="dxa"/>
          </w:tcPr>
          <w:p w14:paraId="4B2E909A" w14:textId="77777777" w:rsidR="001642C5" w:rsidRPr="002A5289" w:rsidRDefault="001642C5" w:rsidP="00611E52">
            <w:pPr>
              <w:spacing w:line="360" w:lineRule="auto"/>
              <w:rPr>
                <w:ins w:id="205" w:author="Pascal Pastory" w:date="2017-10-13T15:40:00Z"/>
                <w:rFonts w:asciiTheme="minorHAnsi" w:hAnsiTheme="minorHAnsi" w:cstheme="minorHAnsi"/>
                <w:color w:val="FF0000"/>
                <w:sz w:val="22"/>
                <w:szCs w:val="22"/>
              </w:rPr>
            </w:pPr>
            <w:ins w:id="206" w:author="Pascal Pastory" w:date="2017-10-13T15:40:00Z">
              <w:r w:rsidRPr="002A5289">
                <w:rPr>
                  <w:rFonts w:asciiTheme="minorHAnsi" w:eastAsiaTheme="minorHAnsi" w:hAnsiTheme="minorHAnsi" w:cstheme="minorHAnsi"/>
                  <w:color w:val="FF0000"/>
                  <w:sz w:val="22"/>
                  <w:szCs w:val="22"/>
                </w:rPr>
                <w:t>It should shows call Off Plan Forecasted against corresponding budget availability</w:t>
              </w:r>
            </w:ins>
          </w:p>
        </w:tc>
      </w:tr>
    </w:tbl>
    <w:p w14:paraId="270DF99F" w14:textId="77777777" w:rsidR="001642C5" w:rsidRPr="002A5289" w:rsidRDefault="001642C5" w:rsidP="001642C5">
      <w:pPr>
        <w:spacing w:line="360" w:lineRule="auto"/>
        <w:rPr>
          <w:ins w:id="207" w:author="Pascal Pastory" w:date="2017-10-13T15:40:00Z"/>
          <w:rFonts w:asciiTheme="minorHAnsi" w:hAnsiTheme="minorHAnsi" w:cstheme="minorHAnsi"/>
          <w:color w:val="FF0000"/>
          <w:sz w:val="22"/>
          <w:szCs w:val="22"/>
        </w:rPr>
      </w:pPr>
      <w:bookmarkStart w:id="208" w:name="_Toc354398684"/>
    </w:p>
    <w:bookmarkEnd w:id="208"/>
    <w:p w14:paraId="5E2E0993" w14:textId="77777777" w:rsidR="001642C5" w:rsidRPr="002A5289" w:rsidRDefault="001642C5" w:rsidP="001642C5">
      <w:pPr>
        <w:spacing w:line="360" w:lineRule="auto"/>
        <w:rPr>
          <w:ins w:id="209" w:author="Pascal Pastory" w:date="2017-10-13T15:40:00Z"/>
          <w:rFonts w:asciiTheme="minorHAnsi" w:hAnsiTheme="minorHAnsi" w:cstheme="minorHAnsi"/>
          <w:b/>
          <w:color w:val="000000" w:themeColor="text1"/>
          <w:sz w:val="22"/>
          <w:szCs w:val="22"/>
        </w:rPr>
      </w:pPr>
      <w:ins w:id="210" w:author="Pascal Pastory" w:date="2017-10-13T15:40:00Z">
        <w:r w:rsidRPr="002A5289">
          <w:rPr>
            <w:rFonts w:asciiTheme="minorHAnsi" w:hAnsiTheme="minorHAnsi" w:cstheme="minorHAnsi"/>
            <w:b/>
            <w:color w:val="FF0000"/>
            <w:sz w:val="22"/>
            <w:szCs w:val="22"/>
          </w:rPr>
          <w:t>Material Requirement Planning (MRP)</w:t>
        </w:r>
      </w:ins>
    </w:p>
    <w:p w14:paraId="27322AD0" w14:textId="77777777" w:rsidR="001642C5" w:rsidRDefault="001642C5" w:rsidP="001642C5">
      <w:pPr>
        <w:spacing w:line="360" w:lineRule="auto"/>
        <w:rPr>
          <w:ins w:id="211" w:author="Pascal Pastory" w:date="2017-10-13T15:40:00Z"/>
          <w:rFonts w:asciiTheme="minorHAnsi" w:hAnsiTheme="minorHAnsi" w:cstheme="minorHAnsi"/>
          <w:color w:val="FF0000"/>
          <w:sz w:val="22"/>
          <w:szCs w:val="22"/>
        </w:rPr>
      </w:pPr>
      <w:ins w:id="212" w:author="Pascal Pastory" w:date="2017-10-13T15:40:00Z">
        <w:r w:rsidRPr="007C6DE5">
          <w:rPr>
            <w:rFonts w:asciiTheme="minorHAnsi" w:hAnsiTheme="minorHAnsi" w:cstheme="minorHAnsi"/>
            <w:color w:val="FF0000"/>
            <w:sz w:val="22"/>
            <w:szCs w:val="22"/>
          </w:rPr>
          <w:t>With the current MRP, zonal customer orders /zonal transfer orders are inputs towards suggestions for new replenishment from suppliers. This sometimes misleads, therefore with the E10 system, zonal transfer orders or zonal customer orders should not be regarded as primary basis for new replenishment suggestions, only stock on hand at company level, planned deliveries should be the main primary basis for new replenishment suggestions.</w:t>
        </w:r>
      </w:ins>
    </w:p>
    <w:p w14:paraId="4AA1424E" w14:textId="77777777" w:rsidR="001642C5" w:rsidRPr="007C6DE5" w:rsidRDefault="001642C5" w:rsidP="001642C5">
      <w:pPr>
        <w:spacing w:line="360" w:lineRule="auto"/>
        <w:rPr>
          <w:ins w:id="213" w:author="Pascal Pastory" w:date="2017-10-13T15:40:00Z"/>
          <w:rFonts w:asciiTheme="minorHAnsi" w:hAnsiTheme="minorHAnsi" w:cstheme="minorHAnsi"/>
          <w:color w:val="FF0000"/>
          <w:sz w:val="22"/>
          <w:szCs w:val="22"/>
        </w:rPr>
      </w:pPr>
      <w:ins w:id="214" w:author="Pascal Pastory" w:date="2017-10-13T15:40:00Z">
        <w:r>
          <w:rPr>
            <w:rFonts w:asciiTheme="minorHAnsi" w:hAnsiTheme="minorHAnsi" w:cstheme="minorHAnsi"/>
            <w:color w:val="FF0000"/>
            <w:sz w:val="22"/>
            <w:szCs w:val="22"/>
          </w:rPr>
          <w:t xml:space="preserve">However, we are recommending that MRP in E9 should work similar as MRP in E10 of which it will continue supporting zones to suggest their transfer order quantities. </w:t>
        </w:r>
      </w:ins>
    </w:p>
    <w:p w14:paraId="277994E3" w14:textId="77777777" w:rsidR="001642C5" w:rsidRPr="00B30169" w:rsidRDefault="001642C5" w:rsidP="001642C5">
      <w:pPr>
        <w:rPr>
          <w:ins w:id="215" w:author="Pascal Pastory" w:date="2017-10-13T15:40:00Z"/>
          <w:rFonts w:asciiTheme="minorHAnsi" w:hAnsiTheme="minorHAnsi" w:cstheme="minorHAnsi"/>
          <w:sz w:val="22"/>
          <w:szCs w:val="22"/>
        </w:rPr>
      </w:pPr>
    </w:p>
    <w:p w14:paraId="7E51872D" w14:textId="77777777" w:rsidR="001642C5" w:rsidRDefault="001642C5" w:rsidP="001642C5">
      <w:pPr>
        <w:rPr>
          <w:ins w:id="216" w:author="Pascal Pastory" w:date="2017-10-13T15:40:00Z"/>
        </w:rPr>
      </w:pPr>
    </w:p>
    <w:p w14:paraId="18BBCAD4" w14:textId="77777777" w:rsidR="001642C5" w:rsidRDefault="001642C5" w:rsidP="001642C5">
      <w:pPr>
        <w:rPr>
          <w:ins w:id="217" w:author="Pascal Pastory" w:date="2017-10-13T15:40:00Z"/>
        </w:rPr>
      </w:pPr>
      <w:ins w:id="218" w:author="Pascal Pastory" w:date="2017-10-13T15:40:00Z">
        <w:r>
          <w:rPr>
            <w:color w:val="FF0000"/>
          </w:rPr>
          <w:t xml:space="preserve">See </w:t>
        </w:r>
        <w:r w:rsidRPr="00395626">
          <w:rPr>
            <w:color w:val="FF0000"/>
          </w:rPr>
          <w:t xml:space="preserve">Attached narration for Supply Planning           </w:t>
        </w:r>
      </w:ins>
      <w:bookmarkStart w:id="219" w:name="_MON_1569325924"/>
      <w:bookmarkEnd w:id="219"/>
      <w:ins w:id="220" w:author="Pascal Pastory" w:date="2017-10-13T15:40:00Z">
        <w:r>
          <w:object w:dxaOrig="1543" w:dyaOrig="998" w14:anchorId="53313080">
            <v:shape id="_x0000_i1026" type="#_x0000_t75" style="width:77.25pt;height:50.25pt" o:ole="">
              <v:imagedata r:id="rId19" o:title=""/>
            </v:shape>
            <o:OLEObject Type="Embed" ProgID="Word.Document.12" ShapeID="_x0000_i1026" DrawAspect="Icon" ObjectID="_1569922078" r:id="rId20">
              <o:FieldCodes>\s</o:FieldCodes>
            </o:OLEObject>
          </w:object>
        </w:r>
      </w:ins>
    </w:p>
    <w:p w14:paraId="7760D5B1" w14:textId="77777777" w:rsidR="001642C5" w:rsidRDefault="001642C5" w:rsidP="001642C5">
      <w:pPr>
        <w:rPr>
          <w:ins w:id="221" w:author="Pascal Pastory" w:date="2017-10-13T15:40:00Z"/>
        </w:rPr>
      </w:pPr>
    </w:p>
    <w:p w14:paraId="56E5B21F" w14:textId="77777777" w:rsidR="00566BDE" w:rsidRDefault="00566BDE" w:rsidP="00566BDE"/>
    <w:p w14:paraId="44EF4340" w14:textId="77777777" w:rsidR="00566BDE" w:rsidRPr="00566BDE" w:rsidRDefault="00566BDE" w:rsidP="00566BDE"/>
    <w:p w14:paraId="29F3CEFC" w14:textId="77777777" w:rsidR="002D2309" w:rsidRDefault="002D2309" w:rsidP="002D2309">
      <w:pPr>
        <w:pStyle w:val="processgroupHeading"/>
      </w:pPr>
      <w:bookmarkStart w:id="222" w:name="_Toc494359001"/>
      <w:r>
        <w:lastRenderedPageBreak/>
        <w:t>Customer Relationship Management</w:t>
      </w:r>
      <w:bookmarkEnd w:id="222"/>
    </w:p>
    <w:p w14:paraId="09586022" w14:textId="77777777" w:rsidR="002D2309" w:rsidRDefault="002D2309" w:rsidP="002D2309">
      <w:pPr>
        <w:pStyle w:val="groupintro"/>
      </w:pPr>
      <w:r>
        <w:t>The following item(s) are in this Group:</w:t>
      </w:r>
    </w:p>
    <w:p w14:paraId="1E6CAFE0" w14:textId="77777777" w:rsidR="002D2309" w:rsidRDefault="002D2309" w:rsidP="002D2309">
      <w:pPr>
        <w:pStyle w:val="groupprocesses"/>
      </w:pPr>
      <w:r>
        <w:t>CM001 Customer CRM Calls</w:t>
      </w:r>
    </w:p>
    <w:p w14:paraId="4AA3EEB4" w14:textId="77777777" w:rsidR="002D2309" w:rsidRDefault="002D2309" w:rsidP="002D2309">
      <w:pPr>
        <w:pStyle w:val="groupprocesses"/>
      </w:pPr>
      <w:r>
        <w:t>CM002 Customer CRM Cases</w:t>
      </w:r>
    </w:p>
    <w:p w14:paraId="0E09506D" w14:textId="77777777" w:rsidR="002D2309" w:rsidRDefault="002D2309" w:rsidP="002D2309">
      <w:pPr>
        <w:pStyle w:val="groupprocesses"/>
        <w:numPr>
          <w:ilvl w:val="0"/>
          <w:numId w:val="0"/>
        </w:numPr>
        <w:ind w:left="720"/>
      </w:pPr>
    </w:p>
    <w:tbl>
      <w:tblPr>
        <w:tblW w:w="0" w:type="auto"/>
        <w:tblLook w:val="0000" w:firstRow="0" w:lastRow="0" w:firstColumn="0" w:lastColumn="0" w:noHBand="0" w:noVBand="0"/>
      </w:tblPr>
      <w:tblGrid>
        <w:gridCol w:w="674"/>
        <w:gridCol w:w="8074"/>
      </w:tblGrid>
      <w:tr w:rsidR="002D2309" w14:paraId="39D0D538" w14:textId="77777777" w:rsidTr="002D2309">
        <w:tc>
          <w:tcPr>
            <w:tcW w:w="674" w:type="dxa"/>
          </w:tcPr>
          <w:p w14:paraId="165F21B1" w14:textId="77777777" w:rsidR="002D2309" w:rsidRDefault="002D2309" w:rsidP="002D2309"/>
        </w:tc>
        <w:tc>
          <w:tcPr>
            <w:tcW w:w="8074" w:type="dxa"/>
          </w:tcPr>
          <w:p w14:paraId="5A9C50B3" w14:textId="77777777" w:rsidR="002D2309" w:rsidRDefault="002D2309" w:rsidP="002D2309">
            <w:pPr>
              <w:pStyle w:val="notegroup"/>
            </w:pPr>
            <w:r>
              <w:t>User Notes</w:t>
            </w:r>
          </w:p>
        </w:tc>
      </w:tr>
      <w:tr w:rsidR="002D2309" w14:paraId="3357CC20" w14:textId="77777777" w:rsidTr="002D2309">
        <w:tc>
          <w:tcPr>
            <w:tcW w:w="674" w:type="dxa"/>
          </w:tcPr>
          <w:p w14:paraId="1B90984B" w14:textId="77777777" w:rsidR="002D2309" w:rsidRDefault="002D2309" w:rsidP="002D2309"/>
        </w:tc>
        <w:tc>
          <w:tcPr>
            <w:tcW w:w="8074" w:type="dxa"/>
          </w:tcPr>
          <w:p w14:paraId="152F2BA6" w14:textId="77777777" w:rsidR="002D2309" w:rsidRDefault="002D2309" w:rsidP="002D2309">
            <w:pPr>
              <w:pStyle w:val="noteheader"/>
            </w:pPr>
            <w:r>
              <w:t xml:space="preserve">Process Group definition: </w:t>
            </w:r>
          </w:p>
          <w:p w14:paraId="4DAA2DD6" w14:textId="77777777" w:rsidR="002D2309" w:rsidRDefault="002D2309" w:rsidP="002D2309">
            <w:pPr>
              <w:spacing w:after="200" w:line="276" w:lineRule="auto"/>
              <w:rPr>
                <w:rFonts w:ascii="Calibri" w:hAnsi="Calibri"/>
                <w:sz w:val="22"/>
                <w:szCs w:val="22"/>
              </w:rPr>
            </w:pPr>
            <w:r>
              <w:rPr>
                <w:rFonts w:ascii="Calibri" w:hAnsi="Calibri"/>
                <w:sz w:val="22"/>
                <w:szCs w:val="22"/>
              </w:rPr>
              <w:t xml:space="preserve">This group contains the processes that are used </w:t>
            </w:r>
            <w:r w:rsidR="00106402">
              <w:rPr>
                <w:rFonts w:ascii="Calibri" w:hAnsi="Calibri"/>
                <w:sz w:val="22"/>
                <w:szCs w:val="22"/>
              </w:rPr>
              <w:t xml:space="preserve">in CRM to support MSD processes in dealing with the customers by providing traceability by making use of calls and cases, which are records linking multiple objects together. </w:t>
            </w:r>
          </w:p>
          <w:p w14:paraId="14AD3CDE" w14:textId="77777777" w:rsidR="00106402" w:rsidRPr="0085400E" w:rsidRDefault="002D2309" w:rsidP="00106402">
            <w:pPr>
              <w:spacing w:after="200" w:line="276" w:lineRule="auto"/>
              <w:rPr>
                <w:rFonts w:ascii="Calibri" w:hAnsi="Calibri"/>
                <w:sz w:val="22"/>
                <w:szCs w:val="22"/>
              </w:rPr>
            </w:pPr>
            <w:r>
              <w:rPr>
                <w:sz w:val="14"/>
                <w:szCs w:val="14"/>
              </w:rPr>
              <w:t xml:space="preserve">       </w:t>
            </w:r>
          </w:p>
          <w:p w14:paraId="5504C71F" w14:textId="77777777" w:rsidR="002D2309" w:rsidRPr="0085400E" w:rsidRDefault="002D2309" w:rsidP="002D2309">
            <w:pPr>
              <w:ind w:left="720" w:hanging="360"/>
              <w:rPr>
                <w:rFonts w:ascii="Calibri" w:hAnsi="Calibri"/>
                <w:sz w:val="22"/>
                <w:szCs w:val="22"/>
              </w:rPr>
            </w:pPr>
          </w:p>
        </w:tc>
      </w:tr>
    </w:tbl>
    <w:p w14:paraId="4A3EB5A0" w14:textId="77777777" w:rsidR="00AE448A" w:rsidRDefault="00B93707">
      <w:pPr>
        <w:pStyle w:val="processHeading"/>
      </w:pPr>
      <w:bookmarkStart w:id="223" w:name="_Toc494359002"/>
      <w:r>
        <w:lastRenderedPageBreak/>
        <w:t>CM</w:t>
      </w:r>
      <w:r w:rsidR="0085400E">
        <w:t>00</w:t>
      </w:r>
      <w:r w:rsidR="002D2309">
        <w:t>1</w:t>
      </w:r>
      <w:r w:rsidR="0085400E">
        <w:t xml:space="preserve"> </w:t>
      </w:r>
      <w:r w:rsidR="002D2309">
        <w:t>Customer CRM Calls</w:t>
      </w:r>
      <w:bookmarkEnd w:id="223"/>
      <w:r w:rsidR="00AE448A">
        <w:fldChar w:fldCharType="begin"/>
      </w:r>
      <w:r w:rsidR="0085400E">
        <w:instrText xml:space="preserve"> XE "Processes:MC002 Estimate/Quote to Order" </w:instrText>
      </w:r>
      <w:r w:rsidR="00AE448A">
        <w:fldChar w:fldCharType="end"/>
      </w:r>
      <w:r w:rsidR="00AE448A">
        <w:fldChar w:fldCharType="begin"/>
      </w:r>
      <w:r w:rsidR="0085400E">
        <w:instrText xml:space="preserve"> XE "MC002 Estimate/Quote to Order (process)" </w:instrText>
      </w:r>
      <w:r w:rsidR="00AE448A">
        <w:fldChar w:fldCharType="end"/>
      </w:r>
    </w:p>
    <w:tbl>
      <w:tblPr>
        <w:tblW w:w="0" w:type="auto"/>
        <w:tblLook w:val="0000" w:firstRow="0" w:lastRow="0" w:firstColumn="0" w:lastColumn="0" w:noHBand="0" w:noVBand="0"/>
      </w:tblPr>
      <w:tblGrid>
        <w:gridCol w:w="907"/>
        <w:gridCol w:w="7841"/>
      </w:tblGrid>
      <w:tr w:rsidR="00AE448A" w14:paraId="50877AE3" w14:textId="77777777">
        <w:tc>
          <w:tcPr>
            <w:tcW w:w="907" w:type="dxa"/>
          </w:tcPr>
          <w:p w14:paraId="62CA9856" w14:textId="77777777" w:rsidR="00AE448A" w:rsidRDefault="00AE448A"/>
        </w:tc>
        <w:tc>
          <w:tcPr>
            <w:tcW w:w="7841" w:type="dxa"/>
          </w:tcPr>
          <w:p w14:paraId="1142F396" w14:textId="77777777" w:rsidR="00AE448A" w:rsidRDefault="0085400E">
            <w:pPr>
              <w:pStyle w:val="notegroup"/>
            </w:pPr>
            <w:r>
              <w:t>User Notes</w:t>
            </w:r>
          </w:p>
        </w:tc>
      </w:tr>
      <w:tr w:rsidR="00AE448A" w14:paraId="459D0B51" w14:textId="77777777">
        <w:tc>
          <w:tcPr>
            <w:tcW w:w="907" w:type="dxa"/>
          </w:tcPr>
          <w:p w14:paraId="7882358C" w14:textId="77777777" w:rsidR="00AE448A" w:rsidRDefault="00AE448A"/>
        </w:tc>
        <w:tc>
          <w:tcPr>
            <w:tcW w:w="7841" w:type="dxa"/>
          </w:tcPr>
          <w:p w14:paraId="364D28F5" w14:textId="77777777" w:rsidR="00AE448A" w:rsidRDefault="0085400E">
            <w:pPr>
              <w:pStyle w:val="noteheader"/>
            </w:pPr>
            <w:r>
              <w:t xml:space="preserve">Process definition: </w:t>
            </w:r>
          </w:p>
          <w:p w14:paraId="49290476" w14:textId="77777777" w:rsidR="00AE448A" w:rsidRPr="0085400E" w:rsidRDefault="0085400E" w:rsidP="00BB1AC9">
            <w:pPr>
              <w:spacing w:after="200" w:line="276" w:lineRule="auto"/>
              <w:divId w:val="1019047386"/>
              <w:rPr>
                <w:rFonts w:ascii="Calibri" w:hAnsi="Calibri"/>
                <w:sz w:val="22"/>
                <w:szCs w:val="22"/>
                <w:lang w:val="en-AU"/>
              </w:rPr>
            </w:pPr>
            <w:bookmarkStart w:id="224" w:name="IDAG450F"/>
            <w:bookmarkEnd w:id="224"/>
            <w:r>
              <w:rPr>
                <w:rFonts w:ascii="Calibri" w:hAnsi="Calibri"/>
                <w:sz w:val="22"/>
                <w:szCs w:val="22"/>
                <w:lang w:val="en-AU"/>
              </w:rPr>
              <w:t xml:space="preserve">This process </w:t>
            </w:r>
            <w:r w:rsidR="00BB1AC9">
              <w:rPr>
                <w:rFonts w:ascii="Calibri" w:hAnsi="Calibri"/>
                <w:sz w:val="22"/>
                <w:szCs w:val="22"/>
                <w:lang w:val="en-AU"/>
              </w:rPr>
              <w:t>can start at any point in time when customer communication needs to be recorded A customer call is opened with possibilities to link up this call against multiple records to track the nature of the call in Epicor.</w:t>
            </w:r>
          </w:p>
        </w:tc>
      </w:tr>
    </w:tbl>
    <w:p w14:paraId="34C80435" w14:textId="77777777" w:rsidR="00AE448A" w:rsidRDefault="002D2309">
      <w:pPr>
        <w:pStyle w:val="processgraphic"/>
      </w:pPr>
      <w:bookmarkStart w:id="225" w:name="IDAL450F"/>
      <w:bookmarkEnd w:id="225"/>
      <w:r>
        <w:rPr>
          <w:noProof/>
          <w:lang w:val="en-GB" w:eastAsia="en-GB"/>
        </w:rPr>
        <w:drawing>
          <wp:inline distT="0" distB="0" distL="0" distR="0" wp14:anchorId="2C644D15" wp14:editId="1EEDDACC">
            <wp:extent cx="4023360" cy="1920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3360" cy="1920240"/>
                    </a:xfrm>
                    <a:prstGeom prst="rect">
                      <a:avLst/>
                    </a:prstGeom>
                    <a:noFill/>
                    <a:ln>
                      <a:noFill/>
                    </a:ln>
                  </pic:spPr>
                </pic:pic>
              </a:graphicData>
            </a:graphic>
          </wp:inline>
        </w:drawing>
      </w:r>
    </w:p>
    <w:p w14:paraId="785640AA" w14:textId="77777777" w:rsidR="00AE448A" w:rsidRDefault="0085400E">
      <w:pPr>
        <w:pStyle w:val="captiontext"/>
      </w:pPr>
      <w:bookmarkStart w:id="226" w:name="_Toc410316568"/>
      <w:r>
        <w:t xml:space="preserve">22. Process: </w:t>
      </w:r>
      <w:r w:rsidR="00B93707">
        <w:t>CM</w:t>
      </w:r>
      <w:r>
        <w:t>00</w:t>
      </w:r>
      <w:r w:rsidR="002D2309">
        <w:t>1</w:t>
      </w:r>
      <w:r>
        <w:t xml:space="preserve"> </w:t>
      </w:r>
      <w:r w:rsidR="002D2309">
        <w:t>Customer CRM calls</w:t>
      </w:r>
      <w:bookmarkEnd w:id="226"/>
    </w:p>
    <w:p w14:paraId="1FFBAAAD" w14:textId="77777777" w:rsidR="00AE448A" w:rsidRDefault="0085400E">
      <w:pPr>
        <w:pStyle w:val="stagesrolestasksheader"/>
      </w:pPr>
      <w:r>
        <w:t>Process Content</w:t>
      </w:r>
    </w:p>
    <w:p w14:paraId="14CF7E80" w14:textId="77777777" w:rsidR="00AE448A" w:rsidRDefault="00AE448A">
      <w:pPr>
        <w:pStyle w:val="stage"/>
      </w:pPr>
      <w:r>
        <w:fldChar w:fldCharType="begin"/>
      </w:r>
      <w:r w:rsidR="0085400E">
        <w:instrText xml:space="preserve"> XE "Stages:Enquiry received from customer" </w:instrText>
      </w:r>
      <w:r>
        <w:fldChar w:fldCharType="end"/>
      </w:r>
      <w:r>
        <w:fldChar w:fldCharType="begin"/>
      </w:r>
      <w:r w:rsidR="0085400E">
        <w:instrText xml:space="preserve"> XE "Enquiry received from customer (stage)" </w:instrText>
      </w:r>
      <w:r>
        <w:fldChar w:fldCharType="end"/>
      </w:r>
      <w:r w:rsidR="002D2309">
        <w:t>Customer Call received</w:t>
      </w:r>
    </w:p>
    <w:p w14:paraId="7734AB32" w14:textId="77777777" w:rsidR="00AE448A" w:rsidRDefault="002D2309">
      <w:pPr>
        <w:pStyle w:val="stagegraphic"/>
      </w:pPr>
      <w:bookmarkStart w:id="227" w:name="IDA1BAQK"/>
      <w:bookmarkEnd w:id="227"/>
      <w:r>
        <w:rPr>
          <w:noProof/>
          <w:lang w:val="en-GB" w:eastAsia="en-GB"/>
        </w:rPr>
        <w:drawing>
          <wp:inline distT="0" distB="0" distL="0" distR="0" wp14:anchorId="25EF987B" wp14:editId="73B96E63">
            <wp:extent cx="4389120" cy="1059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9120" cy="1059180"/>
                    </a:xfrm>
                    <a:prstGeom prst="rect">
                      <a:avLst/>
                    </a:prstGeom>
                    <a:noFill/>
                    <a:ln>
                      <a:noFill/>
                    </a:ln>
                  </pic:spPr>
                </pic:pic>
              </a:graphicData>
            </a:graphic>
          </wp:inline>
        </w:drawing>
      </w:r>
    </w:p>
    <w:p w14:paraId="3A988DEF" w14:textId="77777777" w:rsidR="00AE448A" w:rsidRDefault="0085400E">
      <w:pPr>
        <w:pStyle w:val="captiontext"/>
      </w:pPr>
      <w:bookmarkStart w:id="228" w:name="_Toc410316569"/>
      <w:r>
        <w:t xml:space="preserve">23. Process: </w:t>
      </w:r>
      <w:r w:rsidR="00B93707">
        <w:t>CM</w:t>
      </w:r>
      <w:r>
        <w:t>00</w:t>
      </w:r>
      <w:r w:rsidR="002D2309">
        <w:t>1</w:t>
      </w:r>
      <w:r>
        <w:t xml:space="preserve"> </w:t>
      </w:r>
      <w:r w:rsidR="002D2309">
        <w:t>Customer CRM Calls, Stage:</w:t>
      </w:r>
      <w:r>
        <w:t xml:space="preserve"> </w:t>
      </w:r>
      <w:r w:rsidR="002D2309">
        <w:t>Customer Call</w:t>
      </w:r>
      <w:bookmarkEnd w:id="228"/>
      <w:r w:rsidR="002D2309">
        <w:t xml:space="preserve"> received</w:t>
      </w:r>
    </w:p>
    <w:p w14:paraId="0989CB8A" w14:textId="77777777" w:rsidR="00C651B2" w:rsidRDefault="00C651B2" w:rsidP="00C651B2"/>
    <w:p w14:paraId="06522C14" w14:textId="77777777" w:rsidR="00C651B2" w:rsidRPr="007B406F" w:rsidRDefault="00C651B2" w:rsidP="00C651B2">
      <w:pPr>
        <w:rPr>
          <w:b/>
        </w:rPr>
      </w:pPr>
      <w:r w:rsidRPr="007B406F">
        <w:rPr>
          <w:b/>
        </w:rPr>
        <w:t>GAPs/ Configuration changes Identified:</w:t>
      </w:r>
    </w:p>
    <w:p w14:paraId="19719E8F" w14:textId="77777777" w:rsidR="00C651B2" w:rsidRDefault="00C651B2" w:rsidP="00C651B2"/>
    <w:tbl>
      <w:tblPr>
        <w:tblStyle w:val="TableGrid"/>
        <w:tblW w:w="0" w:type="auto"/>
        <w:tblLook w:val="04A0" w:firstRow="1" w:lastRow="0" w:firstColumn="1" w:lastColumn="0" w:noHBand="0" w:noVBand="1"/>
      </w:tblPr>
      <w:tblGrid>
        <w:gridCol w:w="2315"/>
        <w:gridCol w:w="2424"/>
        <w:gridCol w:w="1858"/>
        <w:gridCol w:w="2466"/>
      </w:tblGrid>
      <w:tr w:rsidR="00C651B2" w14:paraId="54C9CF1C" w14:textId="77777777" w:rsidTr="008C1E7E">
        <w:tc>
          <w:tcPr>
            <w:tcW w:w="2315" w:type="dxa"/>
          </w:tcPr>
          <w:p w14:paraId="36DC9CA1" w14:textId="77777777" w:rsidR="00C651B2" w:rsidRDefault="00C651B2" w:rsidP="008C1E7E">
            <w:r>
              <w:t>Definition</w:t>
            </w:r>
          </w:p>
        </w:tc>
        <w:tc>
          <w:tcPr>
            <w:tcW w:w="2424" w:type="dxa"/>
          </w:tcPr>
          <w:p w14:paraId="4871ADAC" w14:textId="77777777" w:rsidR="00C651B2" w:rsidRDefault="00C651B2" w:rsidP="008C1E7E">
            <w:r>
              <w:t xml:space="preserve">Type </w:t>
            </w:r>
          </w:p>
        </w:tc>
        <w:tc>
          <w:tcPr>
            <w:tcW w:w="1858" w:type="dxa"/>
          </w:tcPr>
          <w:p w14:paraId="4C206983" w14:textId="77777777" w:rsidR="00C651B2" w:rsidRDefault="00C651B2" w:rsidP="008C1E7E"/>
        </w:tc>
        <w:tc>
          <w:tcPr>
            <w:tcW w:w="2466" w:type="dxa"/>
          </w:tcPr>
          <w:p w14:paraId="127CB21D" w14:textId="77777777" w:rsidR="00C651B2" w:rsidRDefault="00C651B2" w:rsidP="008C1E7E">
            <w:r>
              <w:t>Comments</w:t>
            </w:r>
          </w:p>
        </w:tc>
      </w:tr>
      <w:tr w:rsidR="00C651B2" w14:paraId="34A21750" w14:textId="77777777" w:rsidTr="008C1E7E">
        <w:tc>
          <w:tcPr>
            <w:tcW w:w="2315" w:type="dxa"/>
          </w:tcPr>
          <w:p w14:paraId="5D1B5770" w14:textId="77777777" w:rsidR="00C651B2" w:rsidRDefault="00C651B2" w:rsidP="008C1E7E">
            <w:r>
              <w:t>N/A</w:t>
            </w:r>
          </w:p>
        </w:tc>
        <w:tc>
          <w:tcPr>
            <w:tcW w:w="2424" w:type="dxa"/>
          </w:tcPr>
          <w:p w14:paraId="7CF63D99" w14:textId="77777777" w:rsidR="00C651B2" w:rsidRDefault="00C651B2" w:rsidP="008C1E7E">
            <w:r>
              <w:t>N/A</w:t>
            </w:r>
          </w:p>
        </w:tc>
        <w:tc>
          <w:tcPr>
            <w:tcW w:w="1858" w:type="dxa"/>
          </w:tcPr>
          <w:p w14:paraId="0DA61597" w14:textId="77777777" w:rsidR="00C651B2" w:rsidRDefault="00C651B2" w:rsidP="008C1E7E"/>
        </w:tc>
        <w:tc>
          <w:tcPr>
            <w:tcW w:w="2466" w:type="dxa"/>
          </w:tcPr>
          <w:p w14:paraId="3796F0D6" w14:textId="77777777" w:rsidR="00C651B2" w:rsidRDefault="00C651B2" w:rsidP="008C1E7E">
            <w:r>
              <w:t>N/A</w:t>
            </w:r>
          </w:p>
        </w:tc>
      </w:tr>
    </w:tbl>
    <w:p w14:paraId="49651C2C" w14:textId="77777777" w:rsidR="00C651B2" w:rsidRPr="00C651B2" w:rsidRDefault="00C651B2" w:rsidP="00C651B2"/>
    <w:p w14:paraId="46F6A218" w14:textId="77777777" w:rsidR="00AE448A" w:rsidRDefault="00AE448A">
      <w:pPr>
        <w:pStyle w:val="stagegraphic"/>
      </w:pPr>
      <w:bookmarkStart w:id="229" w:name="IDAXIAQK"/>
      <w:bookmarkStart w:id="230" w:name="IDAYTAQK"/>
      <w:bookmarkEnd w:id="229"/>
      <w:bookmarkEnd w:id="230"/>
    </w:p>
    <w:p w14:paraId="7EB551F3" w14:textId="77777777" w:rsidR="00811D81" w:rsidRDefault="00811D81" w:rsidP="00811D81"/>
    <w:p w14:paraId="0D15D250" w14:textId="77777777" w:rsidR="00811D81" w:rsidRDefault="00811D81" w:rsidP="00811D81"/>
    <w:p w14:paraId="1932046E" w14:textId="77777777" w:rsidR="00811D81" w:rsidRDefault="00811D81" w:rsidP="00811D81">
      <w:pPr>
        <w:rPr>
          <w:noProof/>
          <w:lang w:val="en-GB" w:eastAsia="en-GB"/>
        </w:rPr>
      </w:pPr>
    </w:p>
    <w:p w14:paraId="2EE0C0BC" w14:textId="77777777" w:rsidR="00E772E3" w:rsidRDefault="00E772E3" w:rsidP="00811D81">
      <w:pPr>
        <w:rPr>
          <w:noProof/>
          <w:lang w:val="en-GB" w:eastAsia="en-GB"/>
        </w:rPr>
      </w:pPr>
    </w:p>
    <w:p w14:paraId="7F4EBECA" w14:textId="77777777" w:rsidR="00E772E3" w:rsidRDefault="00E772E3" w:rsidP="00811D81">
      <w:pPr>
        <w:rPr>
          <w:noProof/>
          <w:lang w:val="en-GB" w:eastAsia="en-GB"/>
        </w:rPr>
      </w:pPr>
    </w:p>
    <w:p w14:paraId="0AFA4B10" w14:textId="77777777" w:rsidR="00E772E3" w:rsidRDefault="00E772E3" w:rsidP="00811D81">
      <w:pPr>
        <w:rPr>
          <w:noProof/>
          <w:lang w:val="en-GB" w:eastAsia="en-GB"/>
        </w:rPr>
      </w:pPr>
    </w:p>
    <w:p w14:paraId="3F1E6C12" w14:textId="77777777" w:rsidR="00E772E3" w:rsidRDefault="00E772E3" w:rsidP="00811D81">
      <w:pPr>
        <w:rPr>
          <w:noProof/>
          <w:lang w:val="en-GB" w:eastAsia="en-GB"/>
        </w:rPr>
      </w:pPr>
    </w:p>
    <w:p w14:paraId="0D24BE6B" w14:textId="77777777" w:rsidR="00E772E3" w:rsidRDefault="00B93707" w:rsidP="00E772E3">
      <w:pPr>
        <w:pStyle w:val="processHeading"/>
      </w:pPr>
      <w:bookmarkStart w:id="231" w:name="_Toc494359003"/>
      <w:r>
        <w:lastRenderedPageBreak/>
        <w:t>CM</w:t>
      </w:r>
      <w:r w:rsidR="00E772E3">
        <w:t>00</w:t>
      </w:r>
      <w:r>
        <w:t>2</w:t>
      </w:r>
      <w:r w:rsidR="00E772E3">
        <w:t xml:space="preserve"> Customer CRM Cases</w:t>
      </w:r>
      <w:bookmarkEnd w:id="231"/>
      <w:r w:rsidR="00E772E3">
        <w:t xml:space="preserve"> </w:t>
      </w:r>
      <w:r w:rsidR="00E772E3">
        <w:fldChar w:fldCharType="begin"/>
      </w:r>
      <w:r w:rsidR="00E772E3">
        <w:instrText xml:space="preserve"> XE "Processes:MC002 Estimate/Quote to Order" </w:instrText>
      </w:r>
      <w:r w:rsidR="00E772E3">
        <w:fldChar w:fldCharType="end"/>
      </w:r>
      <w:r w:rsidR="00E772E3">
        <w:fldChar w:fldCharType="begin"/>
      </w:r>
      <w:r w:rsidR="00E772E3">
        <w:instrText xml:space="preserve"> XE "MC002 Estimate/Quote to Order (process)" </w:instrText>
      </w:r>
      <w:r w:rsidR="00E772E3">
        <w:fldChar w:fldCharType="end"/>
      </w:r>
    </w:p>
    <w:tbl>
      <w:tblPr>
        <w:tblW w:w="0" w:type="auto"/>
        <w:tblLook w:val="0000" w:firstRow="0" w:lastRow="0" w:firstColumn="0" w:lastColumn="0" w:noHBand="0" w:noVBand="0"/>
      </w:tblPr>
      <w:tblGrid>
        <w:gridCol w:w="907"/>
        <w:gridCol w:w="7841"/>
      </w:tblGrid>
      <w:tr w:rsidR="00E772E3" w14:paraId="51BE4287" w14:textId="77777777" w:rsidTr="008C1E7E">
        <w:tc>
          <w:tcPr>
            <w:tcW w:w="907" w:type="dxa"/>
          </w:tcPr>
          <w:p w14:paraId="55A9B41C" w14:textId="77777777" w:rsidR="00E772E3" w:rsidRDefault="00E772E3" w:rsidP="008C1E7E"/>
        </w:tc>
        <w:tc>
          <w:tcPr>
            <w:tcW w:w="7841" w:type="dxa"/>
          </w:tcPr>
          <w:p w14:paraId="6A6F7A93" w14:textId="77777777" w:rsidR="00E772E3" w:rsidRDefault="00E772E3" w:rsidP="008C1E7E">
            <w:pPr>
              <w:pStyle w:val="notegroup"/>
            </w:pPr>
            <w:r>
              <w:t>User Notes</w:t>
            </w:r>
          </w:p>
        </w:tc>
      </w:tr>
      <w:tr w:rsidR="00E772E3" w14:paraId="0225B598" w14:textId="77777777" w:rsidTr="008C1E7E">
        <w:tc>
          <w:tcPr>
            <w:tcW w:w="907" w:type="dxa"/>
          </w:tcPr>
          <w:p w14:paraId="0B0B08D1" w14:textId="77777777" w:rsidR="00E772E3" w:rsidRDefault="00E772E3" w:rsidP="008C1E7E"/>
        </w:tc>
        <w:tc>
          <w:tcPr>
            <w:tcW w:w="7841" w:type="dxa"/>
          </w:tcPr>
          <w:p w14:paraId="415DF040" w14:textId="77777777" w:rsidR="00E772E3" w:rsidRDefault="00E772E3" w:rsidP="008C1E7E">
            <w:pPr>
              <w:pStyle w:val="noteheader"/>
            </w:pPr>
            <w:r>
              <w:t xml:space="preserve">Process definition: </w:t>
            </w:r>
          </w:p>
          <w:p w14:paraId="52354217" w14:textId="77777777" w:rsidR="00E772E3" w:rsidRDefault="00BB1AC9" w:rsidP="00BB1AC9">
            <w:pPr>
              <w:spacing w:after="200" w:line="276" w:lineRule="auto"/>
              <w:rPr>
                <w:ins w:id="232" w:author="Pascal Pastory" w:date="2017-10-11T10:48:00Z"/>
                <w:rFonts w:ascii="Calibri" w:hAnsi="Calibri"/>
                <w:sz w:val="22"/>
                <w:szCs w:val="22"/>
                <w:lang w:val="en-AU"/>
              </w:rPr>
            </w:pPr>
            <w:r>
              <w:rPr>
                <w:rFonts w:ascii="Calibri" w:hAnsi="Calibri"/>
                <w:sz w:val="22"/>
                <w:szCs w:val="22"/>
                <w:lang w:val="en-AU"/>
              </w:rPr>
              <w:t xml:space="preserve">This process similar to CRM Call, can start at any point in time when customer communication needs to be </w:t>
            </w:r>
            <w:r w:rsidR="002F279F">
              <w:rPr>
                <w:rFonts w:ascii="Calibri" w:hAnsi="Calibri"/>
                <w:sz w:val="22"/>
                <w:szCs w:val="22"/>
                <w:lang w:val="en-AU"/>
              </w:rPr>
              <w:t>recorded,</w:t>
            </w:r>
            <w:r>
              <w:rPr>
                <w:rFonts w:ascii="Calibri" w:hAnsi="Calibri"/>
                <w:sz w:val="22"/>
                <w:szCs w:val="22"/>
                <w:lang w:val="en-AU"/>
              </w:rPr>
              <w:t xml:space="preserve"> but a case record is more specific to a investigation and traceability compared to CRM Call.</w:t>
            </w:r>
          </w:p>
          <w:p w14:paraId="7822C286" w14:textId="77777777" w:rsidR="00DA72AE" w:rsidRPr="00C75796" w:rsidRDefault="00DA72AE" w:rsidP="00DA72AE">
            <w:pPr>
              <w:spacing w:line="360" w:lineRule="auto"/>
              <w:rPr>
                <w:ins w:id="233" w:author="Pascal Pastory" w:date="2017-10-11T10:49:00Z"/>
                <w:color w:val="000000" w:themeColor="text1"/>
                <w:rPrChange w:id="234" w:author="Pascal Pastory" w:date="2017-10-13T15:42:00Z">
                  <w:rPr>
                    <w:ins w:id="235" w:author="Pascal Pastory" w:date="2017-10-11T10:49:00Z"/>
                    <w:color w:val="000000" w:themeColor="text1"/>
                    <w:highlight w:val="yellow"/>
                  </w:rPr>
                </w:rPrChange>
              </w:rPr>
            </w:pPr>
            <w:ins w:id="236" w:author="Pascal Pastory" w:date="2017-10-11T10:49:00Z">
              <w:r w:rsidRPr="00C75796">
                <w:rPr>
                  <w:color w:val="000000" w:themeColor="text1"/>
                  <w:rPrChange w:id="237" w:author="Pascal Pastory" w:date="2017-10-13T15:42:00Z">
                    <w:rPr>
                      <w:color w:val="000000" w:themeColor="text1"/>
                      <w:highlight w:val="yellow"/>
                    </w:rPr>
                  </w:rPrChange>
                </w:rPr>
                <w:t xml:space="preserve">The link will start either side, any of the two parties i.e. Customer or customer service officer can initiate the flow of communication. The customer should be able to log in, order or upload order, send it to customer service or sales officer. The officer will accept it and start processes. The customer can at any time query about the order to understand it’s status or expected time of arrival, and if the query goes unresponded, supervisors and directors can view this. Once order has been fulfilled, the customer can provide feedback on the overall service or the officer in charge can communicate in case of any changes in the order or delays that may happen. </w:t>
              </w:r>
            </w:ins>
          </w:p>
          <w:p w14:paraId="688D8E35" w14:textId="77777777" w:rsidR="00DA72AE" w:rsidRPr="00C75796" w:rsidRDefault="00DA72AE" w:rsidP="00DA72AE">
            <w:pPr>
              <w:spacing w:line="360" w:lineRule="auto"/>
              <w:rPr>
                <w:ins w:id="238" w:author="Pascal Pastory" w:date="2017-10-11T10:49:00Z"/>
                <w:color w:val="000000" w:themeColor="text1"/>
                <w:rPrChange w:id="239" w:author="Pascal Pastory" w:date="2017-10-13T15:42:00Z">
                  <w:rPr>
                    <w:ins w:id="240" w:author="Pascal Pastory" w:date="2017-10-11T10:49:00Z"/>
                    <w:color w:val="000000" w:themeColor="text1"/>
                    <w:highlight w:val="yellow"/>
                  </w:rPr>
                </w:rPrChange>
              </w:rPr>
            </w:pPr>
            <w:ins w:id="241" w:author="Pascal Pastory" w:date="2017-10-11T10:49:00Z">
              <w:r w:rsidRPr="00C75796">
                <w:rPr>
                  <w:color w:val="000000" w:themeColor="text1"/>
                  <w:rPrChange w:id="242" w:author="Pascal Pastory" w:date="2017-10-13T15:42:00Z">
                    <w:rPr>
                      <w:color w:val="000000" w:themeColor="text1"/>
                      <w:highlight w:val="yellow"/>
                    </w:rPr>
                  </w:rPrChange>
                </w:rPr>
                <w:t>This application should be accessible on mobile phones to make sure that the customer can at any time see changes or report any queries about the order. Moreover, this will also allow the officer to send in notifications when the order has arrived, in the case of back orders when the items have arrived. Notification also on financial statements such as when the customer is in debt or has not purchased for a while.</w:t>
              </w:r>
            </w:ins>
          </w:p>
          <w:p w14:paraId="19956717" w14:textId="77777777" w:rsidR="00DA72AE" w:rsidRPr="00C75796" w:rsidRDefault="00DA72AE" w:rsidP="00DA72AE">
            <w:pPr>
              <w:spacing w:line="360" w:lineRule="auto"/>
              <w:rPr>
                <w:ins w:id="243" w:author="Pascal Pastory" w:date="2017-10-11T10:49:00Z"/>
                <w:color w:val="000000" w:themeColor="text1"/>
                <w:rPrChange w:id="244" w:author="Pascal Pastory" w:date="2017-10-13T15:42:00Z">
                  <w:rPr>
                    <w:ins w:id="245" w:author="Pascal Pastory" w:date="2017-10-11T10:49:00Z"/>
                    <w:color w:val="000000" w:themeColor="text1"/>
                    <w:highlight w:val="yellow"/>
                  </w:rPr>
                </w:rPrChange>
              </w:rPr>
            </w:pPr>
            <w:ins w:id="246" w:author="Pascal Pastory" w:date="2017-10-11T10:49:00Z">
              <w:r w:rsidRPr="00C75796">
                <w:rPr>
                  <w:color w:val="000000" w:themeColor="text1"/>
                  <w:rPrChange w:id="247" w:author="Pascal Pastory" w:date="2017-10-13T15:42:00Z">
                    <w:rPr>
                      <w:color w:val="000000" w:themeColor="text1"/>
                      <w:highlight w:val="yellow"/>
                    </w:rPr>
                  </w:rPrChange>
                </w:rPr>
                <w:t xml:space="preserve">In addition, this platform will serve as a key customer relationship management tool for building and retaining relationship with our customers by offering feedback on time and in depth of statuses of their orders. This will shorten the time lapse taken for letters to reach them, which eventually leads to dissatisfaction.  </w:t>
              </w:r>
            </w:ins>
          </w:p>
          <w:p w14:paraId="13A09D0C" w14:textId="77777777" w:rsidR="00DA72AE" w:rsidRPr="00C75796" w:rsidRDefault="00DA72AE" w:rsidP="00DA72AE">
            <w:pPr>
              <w:spacing w:line="360" w:lineRule="auto"/>
              <w:rPr>
                <w:ins w:id="248" w:author="Pascal Pastory" w:date="2017-10-11T10:49:00Z"/>
                <w:color w:val="000000" w:themeColor="text1"/>
                <w:rPrChange w:id="249" w:author="Pascal Pastory" w:date="2017-10-13T15:42:00Z">
                  <w:rPr>
                    <w:ins w:id="250" w:author="Pascal Pastory" w:date="2017-10-11T10:49:00Z"/>
                    <w:color w:val="000000" w:themeColor="text1"/>
                    <w:highlight w:val="yellow"/>
                  </w:rPr>
                </w:rPrChange>
              </w:rPr>
            </w:pPr>
            <w:ins w:id="251" w:author="Pascal Pastory" w:date="2017-10-11T10:49:00Z">
              <w:r w:rsidRPr="00C75796">
                <w:rPr>
                  <w:color w:val="000000" w:themeColor="text1"/>
                  <w:rPrChange w:id="252" w:author="Pascal Pastory" w:date="2017-10-13T15:42:00Z">
                    <w:rPr>
                      <w:color w:val="000000" w:themeColor="text1"/>
                      <w:highlight w:val="yellow"/>
                    </w:rPr>
                  </w:rPrChange>
                </w:rPr>
                <w:t xml:space="preserve">Moreover, in the spirit of service and building sustainable positive relationship with our customers, our end of the system will allow managers and directors to view the less contacted customers and raise it with the designated officers. </w:t>
              </w:r>
            </w:ins>
          </w:p>
          <w:p w14:paraId="13B597F9" w14:textId="77777777" w:rsidR="00DA72AE" w:rsidRPr="00C54967" w:rsidRDefault="00DA72AE" w:rsidP="00DA72AE">
            <w:pPr>
              <w:spacing w:line="360" w:lineRule="auto"/>
              <w:rPr>
                <w:ins w:id="253" w:author="Pascal Pastory" w:date="2017-10-11T10:49:00Z"/>
                <w:color w:val="000000" w:themeColor="text1"/>
              </w:rPr>
            </w:pPr>
            <w:ins w:id="254" w:author="Pascal Pastory" w:date="2017-10-11T10:49:00Z">
              <w:r w:rsidRPr="00C75796">
                <w:rPr>
                  <w:color w:val="000000" w:themeColor="text1"/>
                  <w:rPrChange w:id="255" w:author="Pascal Pastory" w:date="2017-10-13T15:42:00Z">
                    <w:rPr>
                      <w:color w:val="000000" w:themeColor="text1"/>
                      <w:highlight w:val="yellow"/>
                    </w:rPr>
                  </w:rPrChange>
                </w:rPr>
                <w:t>It is high time MSD had an interface that will actually connect with the customer on shorter time lapse and allow early feedbacks and responses to different queries they may have in medical supplies and equipments.</w:t>
              </w:r>
              <w:r w:rsidRPr="00C54967">
                <w:rPr>
                  <w:color w:val="000000" w:themeColor="text1"/>
                </w:rPr>
                <w:t xml:space="preserve"> </w:t>
              </w:r>
            </w:ins>
          </w:p>
          <w:p w14:paraId="4BD6952D" w14:textId="77F0212A" w:rsidR="00DA72AE" w:rsidRPr="0085400E" w:rsidRDefault="00DA72AE" w:rsidP="00BB1AC9">
            <w:pPr>
              <w:spacing w:after="200" w:line="276" w:lineRule="auto"/>
              <w:rPr>
                <w:rFonts w:ascii="Calibri" w:hAnsi="Calibri"/>
                <w:sz w:val="22"/>
                <w:szCs w:val="22"/>
                <w:lang w:val="en-AU"/>
              </w:rPr>
            </w:pPr>
          </w:p>
        </w:tc>
      </w:tr>
    </w:tbl>
    <w:p w14:paraId="7BB43E50" w14:textId="77777777" w:rsidR="00811D81" w:rsidRDefault="00CA59CC" w:rsidP="00CA59CC">
      <w:pPr>
        <w:jc w:val="center"/>
      </w:pPr>
      <w:r>
        <w:rPr>
          <w:noProof/>
          <w:lang w:val="en-GB" w:eastAsia="en-GB"/>
        </w:rPr>
        <w:lastRenderedPageBreak/>
        <w:drawing>
          <wp:inline distT="0" distB="0" distL="0" distR="0" wp14:anchorId="2BCCC5A6" wp14:editId="69C74A8B">
            <wp:extent cx="3970020" cy="18211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0020" cy="1821180"/>
                    </a:xfrm>
                    <a:prstGeom prst="rect">
                      <a:avLst/>
                    </a:prstGeom>
                    <a:noFill/>
                    <a:ln>
                      <a:noFill/>
                    </a:ln>
                  </pic:spPr>
                </pic:pic>
              </a:graphicData>
            </a:graphic>
          </wp:inline>
        </w:drawing>
      </w:r>
    </w:p>
    <w:p w14:paraId="4CC788D0" w14:textId="77777777" w:rsidR="00CA59CC" w:rsidRDefault="00CA59CC" w:rsidP="00CA59CC">
      <w:pPr>
        <w:pStyle w:val="captiontext"/>
      </w:pPr>
      <w:bookmarkStart w:id="256" w:name="_Toc410316572"/>
      <w:r>
        <w:t>26. Process: CM002 Customer CRM Case</w:t>
      </w:r>
      <w:bookmarkEnd w:id="256"/>
    </w:p>
    <w:p w14:paraId="1DD866CF" w14:textId="77777777" w:rsidR="00CA59CC" w:rsidRDefault="00CA59CC" w:rsidP="00CA59CC">
      <w:pPr>
        <w:pStyle w:val="stagesrolestasksheader"/>
      </w:pPr>
      <w:r>
        <w:t>Process Content</w:t>
      </w:r>
    </w:p>
    <w:p w14:paraId="11ECE579" w14:textId="77777777" w:rsidR="00811D81" w:rsidRDefault="00B93707" w:rsidP="00811D81">
      <w:pPr>
        <w:pStyle w:val="stage"/>
      </w:pPr>
      <w:bookmarkStart w:id="257" w:name="IDACBBQK"/>
      <w:bookmarkEnd w:id="257"/>
      <w:r>
        <w:t>Create CRM Case</w:t>
      </w:r>
      <w:r w:rsidR="00811D81">
        <w:t xml:space="preserve"> </w:t>
      </w:r>
      <w:r>
        <w:t>Record</w:t>
      </w:r>
      <w:r w:rsidR="00811D81">
        <w:fldChar w:fldCharType="begin"/>
      </w:r>
      <w:r w:rsidR="00811D81">
        <w:instrText xml:space="preserve"> XE "Stages:Send to customer" </w:instrText>
      </w:r>
      <w:r w:rsidR="00811D81">
        <w:fldChar w:fldCharType="end"/>
      </w:r>
      <w:r w:rsidR="00811D81">
        <w:fldChar w:fldCharType="begin"/>
      </w:r>
      <w:r w:rsidR="00811D81">
        <w:instrText xml:space="preserve"> XE "Send to customer (stage)" </w:instrText>
      </w:r>
      <w:r w:rsidR="00811D81">
        <w:fldChar w:fldCharType="end"/>
      </w:r>
    </w:p>
    <w:p w14:paraId="482C175E" w14:textId="77777777" w:rsidR="00811D81" w:rsidRDefault="00B93707" w:rsidP="00811D81">
      <w:r>
        <w:rPr>
          <w:noProof/>
          <w:lang w:val="en-GB" w:eastAsia="en-GB"/>
        </w:rPr>
        <w:drawing>
          <wp:inline distT="0" distB="0" distL="0" distR="0" wp14:anchorId="1D839D26" wp14:editId="5D308ECC">
            <wp:extent cx="5760720" cy="13716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5E8944C4" w14:textId="77777777" w:rsidR="00B93707" w:rsidRDefault="00B93707" w:rsidP="00B93707">
      <w:pPr>
        <w:pStyle w:val="captiontext"/>
      </w:pPr>
      <w:r>
        <w:t>26. Process: CM002 Customer CRM Case, Stage Create CRM Case Record</w:t>
      </w:r>
    </w:p>
    <w:p w14:paraId="53200851" w14:textId="77777777" w:rsidR="00B93707" w:rsidRDefault="00B93707" w:rsidP="00811D81"/>
    <w:p w14:paraId="0EEBE199" w14:textId="77777777" w:rsidR="00B93707" w:rsidRPr="007B406F" w:rsidRDefault="00B93707" w:rsidP="00B93707">
      <w:pPr>
        <w:rPr>
          <w:b/>
        </w:rPr>
      </w:pPr>
      <w:r w:rsidRPr="007B406F">
        <w:rPr>
          <w:b/>
        </w:rPr>
        <w:t>GAPs/ Configuration changes Identified:</w:t>
      </w:r>
    </w:p>
    <w:p w14:paraId="0A3A59B7" w14:textId="77777777" w:rsidR="00B93707" w:rsidRDefault="00B93707" w:rsidP="00B93707"/>
    <w:tbl>
      <w:tblPr>
        <w:tblStyle w:val="TableGrid"/>
        <w:tblW w:w="0" w:type="auto"/>
        <w:tblLook w:val="04A0" w:firstRow="1" w:lastRow="0" w:firstColumn="1" w:lastColumn="0" w:noHBand="0" w:noVBand="1"/>
      </w:tblPr>
      <w:tblGrid>
        <w:gridCol w:w="2315"/>
        <w:gridCol w:w="2424"/>
        <w:gridCol w:w="1858"/>
        <w:gridCol w:w="2466"/>
      </w:tblGrid>
      <w:tr w:rsidR="00B93707" w14:paraId="76C82E13" w14:textId="77777777" w:rsidTr="008C1E7E">
        <w:tc>
          <w:tcPr>
            <w:tcW w:w="2315" w:type="dxa"/>
          </w:tcPr>
          <w:p w14:paraId="7B907E9E" w14:textId="77777777" w:rsidR="00B93707" w:rsidRDefault="00B93707" w:rsidP="008C1E7E">
            <w:r>
              <w:t>Definition</w:t>
            </w:r>
          </w:p>
        </w:tc>
        <w:tc>
          <w:tcPr>
            <w:tcW w:w="2424" w:type="dxa"/>
          </w:tcPr>
          <w:p w14:paraId="71567BFD" w14:textId="77777777" w:rsidR="00B93707" w:rsidRDefault="00B93707" w:rsidP="008C1E7E">
            <w:r>
              <w:t xml:space="preserve">Type </w:t>
            </w:r>
          </w:p>
        </w:tc>
        <w:tc>
          <w:tcPr>
            <w:tcW w:w="1858" w:type="dxa"/>
          </w:tcPr>
          <w:p w14:paraId="1DDF9E36" w14:textId="77777777" w:rsidR="00B93707" w:rsidRDefault="00B93707" w:rsidP="008C1E7E"/>
        </w:tc>
        <w:tc>
          <w:tcPr>
            <w:tcW w:w="2466" w:type="dxa"/>
          </w:tcPr>
          <w:p w14:paraId="26C5367D" w14:textId="77777777" w:rsidR="00B93707" w:rsidRDefault="00B93707" w:rsidP="008C1E7E">
            <w:r>
              <w:t>Comments</w:t>
            </w:r>
          </w:p>
        </w:tc>
      </w:tr>
      <w:tr w:rsidR="00B93707" w14:paraId="5DD918CD" w14:textId="77777777" w:rsidTr="008C1E7E">
        <w:tc>
          <w:tcPr>
            <w:tcW w:w="2315" w:type="dxa"/>
          </w:tcPr>
          <w:p w14:paraId="789C98D8" w14:textId="77777777" w:rsidR="00B93707" w:rsidRDefault="00B93707" w:rsidP="008C1E7E">
            <w:r>
              <w:t>N/A</w:t>
            </w:r>
          </w:p>
        </w:tc>
        <w:tc>
          <w:tcPr>
            <w:tcW w:w="2424" w:type="dxa"/>
          </w:tcPr>
          <w:p w14:paraId="2AA07FBF" w14:textId="77777777" w:rsidR="00B93707" w:rsidRDefault="00B93707" w:rsidP="008C1E7E">
            <w:r>
              <w:t>N/A</w:t>
            </w:r>
          </w:p>
        </w:tc>
        <w:tc>
          <w:tcPr>
            <w:tcW w:w="1858" w:type="dxa"/>
          </w:tcPr>
          <w:p w14:paraId="6A517DCD" w14:textId="77777777" w:rsidR="00B93707" w:rsidRDefault="00B93707" w:rsidP="008C1E7E"/>
        </w:tc>
        <w:tc>
          <w:tcPr>
            <w:tcW w:w="2466" w:type="dxa"/>
          </w:tcPr>
          <w:p w14:paraId="5354233F" w14:textId="77777777" w:rsidR="00B93707" w:rsidRDefault="00B93707" w:rsidP="008C1E7E">
            <w:r>
              <w:t>N/A</w:t>
            </w:r>
          </w:p>
        </w:tc>
      </w:tr>
    </w:tbl>
    <w:p w14:paraId="472CD21E" w14:textId="77777777" w:rsidR="00402D83" w:rsidRDefault="00402D83" w:rsidP="00811D81">
      <w:pPr>
        <w:rPr>
          <w:ins w:id="258" w:author="Pascal Pastory" w:date="2017-10-11T10:58:00Z"/>
        </w:rPr>
      </w:pPr>
    </w:p>
    <w:p w14:paraId="6C996668" w14:textId="6A4668DC" w:rsidR="00811D81" w:rsidRDefault="00A06C7A" w:rsidP="00811D81">
      <w:ins w:id="259" w:author="Pascal Pastory" w:date="2017-10-11T10:51:00Z">
        <w:r>
          <w:t xml:space="preserve">Case </w:t>
        </w:r>
      </w:ins>
      <w:ins w:id="260" w:author="Pascal Pastory" w:date="2017-10-11T10:58:00Z">
        <w:r w:rsidR="00661434">
          <w:t xml:space="preserve">management </w:t>
        </w:r>
      </w:ins>
      <w:ins w:id="261" w:author="Pascal Pastory" w:date="2017-10-11T10:51:00Z">
        <w:r>
          <w:t>to consider both internal users ( employees) and external customers.</w:t>
        </w:r>
      </w:ins>
    </w:p>
    <w:p w14:paraId="53FAA03C" w14:textId="77777777" w:rsidR="00AE448A" w:rsidRDefault="00AE448A">
      <w:pPr>
        <w:pStyle w:val="stagegraphic"/>
      </w:pPr>
      <w:bookmarkStart w:id="262" w:name="IDA0GBQK"/>
      <w:bookmarkEnd w:id="262"/>
    </w:p>
    <w:p w14:paraId="50E212C2" w14:textId="77777777" w:rsidR="005A55EF" w:rsidRDefault="005A55EF" w:rsidP="005A55EF">
      <w:bookmarkStart w:id="263" w:name="IDA0RBQK"/>
      <w:bookmarkEnd w:id="263"/>
    </w:p>
    <w:p w14:paraId="0BF68B13" w14:textId="77777777" w:rsidR="00737C8E" w:rsidRDefault="00737C8E" w:rsidP="005A55EF"/>
    <w:p w14:paraId="0C420F47" w14:textId="77777777" w:rsidR="00737C8E" w:rsidRDefault="00737C8E" w:rsidP="005A55EF"/>
    <w:p w14:paraId="5D50D32F" w14:textId="77777777" w:rsidR="00737C8E" w:rsidRDefault="00737C8E" w:rsidP="005A55EF"/>
    <w:p w14:paraId="00C29B5A" w14:textId="77777777" w:rsidR="001A5B7E" w:rsidRDefault="001A5B7E" w:rsidP="001A5B7E">
      <w:pPr>
        <w:pStyle w:val="processgroupHeading"/>
      </w:pPr>
      <w:bookmarkStart w:id="264" w:name="_Toc494359004"/>
      <w:r>
        <w:lastRenderedPageBreak/>
        <w:t>Procurement</w:t>
      </w:r>
      <w:bookmarkEnd w:id="264"/>
      <w:r>
        <w:t xml:space="preserve"> </w:t>
      </w:r>
    </w:p>
    <w:p w14:paraId="44CE870A" w14:textId="77777777" w:rsidR="001A5B7E" w:rsidRDefault="001A5B7E" w:rsidP="001A5B7E">
      <w:pPr>
        <w:pStyle w:val="groupintro"/>
      </w:pPr>
      <w:r>
        <w:t>The following item(s) are in this Group:</w:t>
      </w:r>
    </w:p>
    <w:p w14:paraId="421F5F14" w14:textId="77777777" w:rsidR="001A5B7E" w:rsidRDefault="001A5B7E" w:rsidP="001A5B7E">
      <w:pPr>
        <w:pStyle w:val="groupprocesses"/>
      </w:pPr>
      <w:r>
        <w:t xml:space="preserve">PUR001 </w:t>
      </w:r>
      <w:r w:rsidR="00872DAA">
        <w:t>Requisitions</w:t>
      </w:r>
    </w:p>
    <w:p w14:paraId="488F5C67" w14:textId="77777777" w:rsidR="001A5B7E" w:rsidRDefault="001A5B7E" w:rsidP="001A5B7E">
      <w:pPr>
        <w:pStyle w:val="groupprocesses"/>
      </w:pPr>
      <w:r>
        <w:t xml:space="preserve">PUR002 </w:t>
      </w:r>
      <w:r w:rsidR="00872DAA">
        <w:t>Requisitions Approval</w:t>
      </w:r>
    </w:p>
    <w:p w14:paraId="3ED8C8F7" w14:textId="77777777" w:rsidR="00872DAA" w:rsidRDefault="00872DAA" w:rsidP="001A5B7E">
      <w:pPr>
        <w:pStyle w:val="groupprocesses"/>
      </w:pPr>
      <w:r>
        <w:t>PUR003 Purchase Order Suggestions</w:t>
      </w:r>
    </w:p>
    <w:p w14:paraId="1DA274A3" w14:textId="77777777" w:rsidR="00872DAA" w:rsidRDefault="00872DAA" w:rsidP="001A5B7E">
      <w:pPr>
        <w:pStyle w:val="groupprocesses"/>
      </w:pPr>
      <w:r>
        <w:t>PUR004 Purchase Orders</w:t>
      </w:r>
    </w:p>
    <w:p w14:paraId="7C6160EF" w14:textId="77777777" w:rsidR="00872DAA" w:rsidRDefault="00872DAA" w:rsidP="001A5B7E">
      <w:pPr>
        <w:pStyle w:val="groupprocesses"/>
      </w:pPr>
      <w:r>
        <w:t>PUR005 Purchase Order Approval</w:t>
      </w:r>
    </w:p>
    <w:p w14:paraId="3ED0BB38" w14:textId="77777777" w:rsidR="00872DAA" w:rsidRDefault="00872DAA" w:rsidP="001A5B7E">
      <w:pPr>
        <w:pStyle w:val="groupprocesses"/>
      </w:pPr>
      <w:r>
        <w:t>PUR006 Container Definition</w:t>
      </w:r>
    </w:p>
    <w:p w14:paraId="68AB19B3" w14:textId="77777777" w:rsidR="004724C1" w:rsidRDefault="004724C1" w:rsidP="001A5B7E">
      <w:pPr>
        <w:pStyle w:val="groupprocesses"/>
      </w:pPr>
      <w:r>
        <w:t>PUR007 Request for Supplier Quotes</w:t>
      </w:r>
      <w:r w:rsidR="002836C3">
        <w:t xml:space="preserve"> (RFQs)</w:t>
      </w:r>
    </w:p>
    <w:p w14:paraId="0705D760" w14:textId="77777777" w:rsidR="001A5B7E" w:rsidRDefault="001A5B7E" w:rsidP="001A5B7E">
      <w:pPr>
        <w:pStyle w:val="groupprocesses"/>
        <w:numPr>
          <w:ilvl w:val="0"/>
          <w:numId w:val="0"/>
        </w:numPr>
        <w:ind w:left="720"/>
      </w:pPr>
    </w:p>
    <w:tbl>
      <w:tblPr>
        <w:tblW w:w="0" w:type="auto"/>
        <w:tblLook w:val="0000" w:firstRow="0" w:lastRow="0" w:firstColumn="0" w:lastColumn="0" w:noHBand="0" w:noVBand="0"/>
      </w:tblPr>
      <w:tblGrid>
        <w:gridCol w:w="674"/>
        <w:gridCol w:w="8074"/>
      </w:tblGrid>
      <w:tr w:rsidR="001A5B7E" w14:paraId="5D475F21" w14:textId="77777777" w:rsidTr="008C1E7E">
        <w:tc>
          <w:tcPr>
            <w:tcW w:w="674" w:type="dxa"/>
          </w:tcPr>
          <w:p w14:paraId="06242E35" w14:textId="77777777" w:rsidR="001A5B7E" w:rsidRDefault="001A5B7E" w:rsidP="008C1E7E"/>
        </w:tc>
        <w:tc>
          <w:tcPr>
            <w:tcW w:w="8074" w:type="dxa"/>
          </w:tcPr>
          <w:p w14:paraId="350D60CD" w14:textId="77777777" w:rsidR="001A5B7E" w:rsidRDefault="001A5B7E" w:rsidP="008C1E7E">
            <w:pPr>
              <w:pStyle w:val="notegroup"/>
            </w:pPr>
            <w:r>
              <w:t>User Notes</w:t>
            </w:r>
          </w:p>
        </w:tc>
      </w:tr>
      <w:tr w:rsidR="001A5B7E" w14:paraId="4C9CFC06" w14:textId="77777777" w:rsidTr="008C1E7E">
        <w:tc>
          <w:tcPr>
            <w:tcW w:w="674" w:type="dxa"/>
          </w:tcPr>
          <w:p w14:paraId="161959D8" w14:textId="77777777" w:rsidR="001A5B7E" w:rsidRDefault="001A5B7E" w:rsidP="008C1E7E"/>
        </w:tc>
        <w:tc>
          <w:tcPr>
            <w:tcW w:w="8074" w:type="dxa"/>
          </w:tcPr>
          <w:p w14:paraId="659879AD" w14:textId="77777777" w:rsidR="001A5B7E" w:rsidRDefault="001A5B7E" w:rsidP="008C1E7E">
            <w:pPr>
              <w:pStyle w:val="noteheader"/>
            </w:pPr>
            <w:r>
              <w:t xml:space="preserve">Process Group definition: </w:t>
            </w:r>
          </w:p>
          <w:p w14:paraId="2580C342" w14:textId="77777777" w:rsidR="001A5B7E" w:rsidRDefault="001A5B7E" w:rsidP="008C1E7E">
            <w:pPr>
              <w:spacing w:after="200" w:line="276" w:lineRule="auto"/>
              <w:rPr>
                <w:rFonts w:ascii="Calibri" w:hAnsi="Calibri"/>
                <w:sz w:val="22"/>
                <w:szCs w:val="22"/>
              </w:rPr>
            </w:pPr>
            <w:r>
              <w:rPr>
                <w:rFonts w:ascii="Calibri" w:hAnsi="Calibri"/>
                <w:sz w:val="22"/>
                <w:szCs w:val="22"/>
              </w:rPr>
              <w:t xml:space="preserve">This group contains the processes that are used in the business activities of a </w:t>
            </w:r>
            <w:r w:rsidR="00132203">
              <w:rPr>
                <w:rFonts w:ascii="Calibri" w:hAnsi="Calibri"/>
                <w:sz w:val="22"/>
                <w:szCs w:val="22"/>
              </w:rPr>
              <w:t xml:space="preserve">company all relating or impacting procurement. </w:t>
            </w:r>
            <w:r>
              <w:rPr>
                <w:rFonts w:ascii="Calibri" w:hAnsi="Calibri"/>
                <w:sz w:val="22"/>
                <w:szCs w:val="22"/>
              </w:rPr>
              <w:t xml:space="preserve"> These include the following:</w:t>
            </w:r>
          </w:p>
          <w:p w14:paraId="57CF738C" w14:textId="77777777" w:rsidR="001A5B7E" w:rsidRDefault="001A5B7E" w:rsidP="008C1E7E">
            <w:pPr>
              <w:spacing w:after="200" w:line="276" w:lineRule="auto"/>
              <w:rPr>
                <w:rFonts w:ascii="Calibri" w:hAnsi="Calibri"/>
                <w:sz w:val="22"/>
                <w:szCs w:val="22"/>
              </w:rPr>
            </w:pPr>
            <w:r>
              <w:rPr>
                <w:sz w:val="14"/>
                <w:szCs w:val="14"/>
              </w:rPr>
              <w:t xml:space="preserve">       </w:t>
            </w:r>
            <w:r>
              <w:rPr>
                <w:rFonts w:ascii="Calibri" w:hAnsi="Calibri"/>
                <w:sz w:val="22"/>
                <w:szCs w:val="22"/>
              </w:rPr>
              <w:t xml:space="preserve">The </w:t>
            </w:r>
            <w:r w:rsidR="00132203">
              <w:rPr>
                <w:rFonts w:ascii="Calibri" w:hAnsi="Calibri"/>
                <w:sz w:val="22"/>
                <w:szCs w:val="22"/>
              </w:rPr>
              <w:t>creation of requisition to trigger internal demand</w:t>
            </w:r>
          </w:p>
          <w:p w14:paraId="4C90A105" w14:textId="77777777" w:rsidR="001A5B7E" w:rsidRPr="00AD6F3F" w:rsidRDefault="001A5B7E" w:rsidP="008C1E7E">
            <w:pPr>
              <w:spacing w:after="200" w:line="276" w:lineRule="auto"/>
              <w:rPr>
                <w:rFonts w:ascii="Calibri" w:hAnsi="Calibri"/>
                <w:sz w:val="22"/>
                <w:szCs w:val="22"/>
              </w:rPr>
            </w:pPr>
            <w:r>
              <w:rPr>
                <w:rFonts w:ascii="Calibri" w:hAnsi="Calibri"/>
                <w:sz w:val="22"/>
                <w:szCs w:val="22"/>
              </w:rPr>
              <w:t xml:space="preserve">    </w:t>
            </w:r>
            <w:r w:rsidRPr="00AD6F3F">
              <w:rPr>
                <w:rFonts w:ascii="Calibri" w:hAnsi="Calibri"/>
                <w:sz w:val="22"/>
                <w:szCs w:val="22"/>
              </w:rPr>
              <w:t xml:space="preserve">   </w:t>
            </w:r>
            <w:r w:rsidR="00132203">
              <w:rPr>
                <w:rFonts w:ascii="Calibri" w:hAnsi="Calibri"/>
                <w:sz w:val="22"/>
                <w:szCs w:val="22"/>
              </w:rPr>
              <w:t>The approval of these requisitions based on requirement</w:t>
            </w:r>
          </w:p>
          <w:p w14:paraId="637E0A84" w14:textId="77777777" w:rsidR="001A5B7E" w:rsidRDefault="00132203" w:rsidP="008C1E7E">
            <w:pPr>
              <w:ind w:left="720" w:hanging="360"/>
              <w:rPr>
                <w:rFonts w:ascii="Calibri" w:hAnsi="Calibri"/>
                <w:sz w:val="22"/>
                <w:szCs w:val="22"/>
              </w:rPr>
            </w:pPr>
            <w:r>
              <w:rPr>
                <w:rFonts w:ascii="Calibri" w:hAnsi="Calibri"/>
                <w:sz w:val="22"/>
                <w:szCs w:val="22"/>
              </w:rPr>
              <w:t>Generating or creating manually purchase orders with proper details.</w:t>
            </w:r>
          </w:p>
          <w:p w14:paraId="756651A7" w14:textId="77777777" w:rsidR="001A5B7E" w:rsidRDefault="00132203" w:rsidP="008C1E7E">
            <w:pPr>
              <w:ind w:left="720" w:hanging="360"/>
              <w:rPr>
                <w:rFonts w:ascii="Calibri" w:hAnsi="Calibri"/>
                <w:sz w:val="22"/>
                <w:szCs w:val="22"/>
              </w:rPr>
            </w:pPr>
            <w:r>
              <w:rPr>
                <w:rFonts w:ascii="Calibri" w:hAnsi="Calibri"/>
                <w:sz w:val="22"/>
                <w:szCs w:val="22"/>
              </w:rPr>
              <w:t>Approval of purchase order records per MSD requirement.</w:t>
            </w:r>
          </w:p>
          <w:p w14:paraId="71575C7D" w14:textId="77777777" w:rsidR="001A5B7E" w:rsidRDefault="00132203" w:rsidP="008C1E7E">
            <w:pPr>
              <w:ind w:left="720" w:hanging="360"/>
              <w:rPr>
                <w:rFonts w:ascii="Calibri" w:hAnsi="Calibri"/>
                <w:sz w:val="22"/>
                <w:szCs w:val="22"/>
              </w:rPr>
            </w:pPr>
            <w:r>
              <w:rPr>
                <w:rFonts w:ascii="Calibri" w:hAnsi="Calibri"/>
                <w:sz w:val="22"/>
                <w:szCs w:val="22"/>
              </w:rPr>
              <w:t>Creating Container records upon communication with the suppliers</w:t>
            </w:r>
            <w:r w:rsidR="00AD6837">
              <w:rPr>
                <w:rFonts w:ascii="Calibri" w:hAnsi="Calibri"/>
                <w:sz w:val="22"/>
                <w:szCs w:val="22"/>
              </w:rPr>
              <w:t xml:space="preserve"> to flag containers in Database</w:t>
            </w:r>
            <w:r>
              <w:rPr>
                <w:rFonts w:ascii="Calibri" w:hAnsi="Calibri"/>
                <w:sz w:val="22"/>
                <w:szCs w:val="22"/>
              </w:rPr>
              <w:t xml:space="preserve">. </w:t>
            </w:r>
          </w:p>
          <w:p w14:paraId="3F842C1C" w14:textId="77777777" w:rsidR="00132203" w:rsidRPr="0085400E" w:rsidRDefault="002F279F" w:rsidP="008C1E7E">
            <w:pPr>
              <w:ind w:left="720" w:hanging="360"/>
              <w:rPr>
                <w:rFonts w:ascii="Calibri" w:hAnsi="Calibri"/>
                <w:sz w:val="22"/>
                <w:szCs w:val="22"/>
              </w:rPr>
            </w:pPr>
            <w:r>
              <w:rPr>
                <w:rFonts w:ascii="Calibri" w:hAnsi="Calibri"/>
                <w:sz w:val="22"/>
                <w:szCs w:val="22"/>
              </w:rPr>
              <w:t>Creating Quotes</w:t>
            </w:r>
            <w:r w:rsidR="00132203">
              <w:rPr>
                <w:rFonts w:ascii="Calibri" w:hAnsi="Calibri"/>
                <w:sz w:val="22"/>
                <w:szCs w:val="22"/>
              </w:rPr>
              <w:t xml:space="preserve"> against suppliers in order to procure items that are not yet being purchased regularly.</w:t>
            </w:r>
          </w:p>
        </w:tc>
      </w:tr>
    </w:tbl>
    <w:p w14:paraId="3D7D4174" w14:textId="77777777" w:rsidR="00AE448A" w:rsidRDefault="001A5B7E">
      <w:pPr>
        <w:pStyle w:val="processHeading"/>
      </w:pPr>
      <w:bookmarkStart w:id="265" w:name="_Toc494359005"/>
      <w:r>
        <w:lastRenderedPageBreak/>
        <w:t>PUR</w:t>
      </w:r>
      <w:r w:rsidR="0085400E">
        <w:t>00</w:t>
      </w:r>
      <w:r>
        <w:t>1</w:t>
      </w:r>
      <w:r w:rsidR="0085400E">
        <w:t xml:space="preserve"> </w:t>
      </w:r>
      <w:r w:rsidR="00872DAA">
        <w:t>Requisitions</w:t>
      </w:r>
      <w:bookmarkEnd w:id="265"/>
      <w:r w:rsidR="00872DAA">
        <w:t xml:space="preserve"> </w:t>
      </w:r>
      <w:r w:rsidR="00AE448A">
        <w:fldChar w:fldCharType="begin"/>
      </w:r>
      <w:r w:rsidR="0085400E">
        <w:instrText xml:space="preserve"> XE "Processes:MC003 Sales to Ship" </w:instrText>
      </w:r>
      <w:r w:rsidR="00AE448A">
        <w:fldChar w:fldCharType="end"/>
      </w:r>
      <w:r w:rsidR="00AE448A">
        <w:fldChar w:fldCharType="begin"/>
      </w:r>
      <w:r w:rsidR="0085400E">
        <w:instrText xml:space="preserve"> XE "MC003 Sales to Ship (process)" </w:instrText>
      </w:r>
      <w:r w:rsidR="00AE448A">
        <w:fldChar w:fldCharType="end"/>
      </w:r>
    </w:p>
    <w:tbl>
      <w:tblPr>
        <w:tblW w:w="0" w:type="auto"/>
        <w:tblLook w:val="0000" w:firstRow="0" w:lastRow="0" w:firstColumn="0" w:lastColumn="0" w:noHBand="0" w:noVBand="0"/>
      </w:tblPr>
      <w:tblGrid>
        <w:gridCol w:w="907"/>
        <w:gridCol w:w="7841"/>
      </w:tblGrid>
      <w:tr w:rsidR="00AE448A" w14:paraId="001A731D" w14:textId="77777777">
        <w:tc>
          <w:tcPr>
            <w:tcW w:w="907" w:type="dxa"/>
          </w:tcPr>
          <w:p w14:paraId="0944DFBA" w14:textId="77777777" w:rsidR="00AE448A" w:rsidRDefault="00AE448A"/>
        </w:tc>
        <w:tc>
          <w:tcPr>
            <w:tcW w:w="7841" w:type="dxa"/>
          </w:tcPr>
          <w:p w14:paraId="32479B38" w14:textId="77777777" w:rsidR="00AE448A" w:rsidRDefault="0085400E">
            <w:pPr>
              <w:pStyle w:val="notegroup"/>
            </w:pPr>
            <w:r>
              <w:t>User Notes</w:t>
            </w:r>
          </w:p>
        </w:tc>
      </w:tr>
      <w:tr w:rsidR="00AE448A" w14:paraId="09B1E5E2" w14:textId="77777777">
        <w:tc>
          <w:tcPr>
            <w:tcW w:w="907" w:type="dxa"/>
          </w:tcPr>
          <w:p w14:paraId="11BEC2C1" w14:textId="77777777" w:rsidR="00AE448A" w:rsidRDefault="00AE448A"/>
        </w:tc>
        <w:tc>
          <w:tcPr>
            <w:tcW w:w="7841" w:type="dxa"/>
          </w:tcPr>
          <w:p w14:paraId="5E4227D3" w14:textId="77777777" w:rsidR="00AE448A" w:rsidRDefault="0085400E">
            <w:pPr>
              <w:pStyle w:val="noteheader"/>
            </w:pPr>
            <w:r>
              <w:t xml:space="preserve">Process definition: </w:t>
            </w:r>
          </w:p>
          <w:p w14:paraId="2AFEBD53" w14:textId="77777777" w:rsidR="00AE448A" w:rsidRPr="0085400E" w:rsidRDefault="000A7C92" w:rsidP="00AD6837">
            <w:pPr>
              <w:spacing w:after="200" w:line="276" w:lineRule="auto"/>
              <w:divId w:val="351343136"/>
              <w:rPr>
                <w:rFonts w:ascii="Calibri" w:hAnsi="Calibri"/>
                <w:sz w:val="22"/>
                <w:szCs w:val="22"/>
                <w:lang w:val="en-AU"/>
              </w:rPr>
            </w:pPr>
            <w:bookmarkStart w:id="266" w:name="IDAE3BQK"/>
            <w:bookmarkEnd w:id="266"/>
            <w:r>
              <w:rPr>
                <w:rFonts w:ascii="Calibri" w:hAnsi="Calibri"/>
                <w:sz w:val="22"/>
                <w:szCs w:val="22"/>
                <w:lang w:val="en-AU"/>
              </w:rPr>
              <w:t xml:space="preserve">Requisition process starts by a user in a department creating a requisition to express internal demand </w:t>
            </w:r>
            <w:r w:rsidR="00AD6837">
              <w:rPr>
                <w:rFonts w:ascii="Calibri" w:hAnsi="Calibri"/>
                <w:sz w:val="22"/>
                <w:szCs w:val="22"/>
                <w:lang w:val="en-AU"/>
              </w:rPr>
              <w:t xml:space="preserve">for products, goods or services </w:t>
            </w:r>
            <w:r>
              <w:rPr>
                <w:rFonts w:ascii="Calibri" w:hAnsi="Calibri"/>
                <w:sz w:val="22"/>
                <w:szCs w:val="22"/>
                <w:lang w:val="en-AU"/>
              </w:rPr>
              <w:t>which is submitted to an approval before it can be processed further into purchasing.</w:t>
            </w:r>
          </w:p>
        </w:tc>
      </w:tr>
    </w:tbl>
    <w:p w14:paraId="08CCC295" w14:textId="77777777" w:rsidR="00AE448A" w:rsidRDefault="00CA59CC">
      <w:pPr>
        <w:pStyle w:val="processgraphic"/>
      </w:pPr>
      <w:bookmarkStart w:id="267" w:name="IDAJ3BQK"/>
      <w:bookmarkEnd w:id="267"/>
      <w:r>
        <w:rPr>
          <w:noProof/>
          <w:lang w:val="en-GB" w:eastAsia="en-GB"/>
        </w:rPr>
        <w:drawing>
          <wp:inline distT="0" distB="0" distL="0" distR="0" wp14:anchorId="2AE319B4" wp14:editId="655DCFF3">
            <wp:extent cx="5760720" cy="13716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32517970" w14:textId="77777777" w:rsidR="00CA59CC" w:rsidRDefault="00CA59CC" w:rsidP="00CA59CC">
      <w:pPr>
        <w:pStyle w:val="captiontext"/>
      </w:pPr>
      <w:bookmarkStart w:id="268" w:name="_Toc410316576"/>
      <w:r>
        <w:t>30. Process: PUR001 Requisitions</w:t>
      </w:r>
      <w:bookmarkEnd w:id="268"/>
    </w:p>
    <w:p w14:paraId="7AAC9713" w14:textId="77777777" w:rsidR="00CA59CC" w:rsidRDefault="00CA59CC" w:rsidP="00CA59CC">
      <w:pPr>
        <w:pStyle w:val="stagesrolestasksheader"/>
      </w:pPr>
      <w:r>
        <w:t>Process Content</w:t>
      </w:r>
    </w:p>
    <w:bookmarkStart w:id="269" w:name="IDA2ECQK"/>
    <w:bookmarkEnd w:id="269"/>
    <w:p w14:paraId="4A2CA87E" w14:textId="77777777" w:rsidR="00AE448A" w:rsidRDefault="00AE448A">
      <w:pPr>
        <w:pStyle w:val="stage"/>
      </w:pPr>
      <w:r>
        <w:fldChar w:fldCharType="begin"/>
      </w:r>
      <w:r w:rsidR="0085400E">
        <w:instrText xml:space="preserve"> XE "Stages:Configure order" </w:instrText>
      </w:r>
      <w:r>
        <w:fldChar w:fldCharType="end"/>
      </w:r>
      <w:r>
        <w:fldChar w:fldCharType="begin"/>
      </w:r>
      <w:r w:rsidR="0085400E">
        <w:instrText xml:space="preserve"> XE "Configure order (stage)" </w:instrText>
      </w:r>
      <w:r>
        <w:fldChar w:fldCharType="end"/>
      </w:r>
      <w:r w:rsidR="00872DAA">
        <w:t>New Requisition:</w:t>
      </w:r>
    </w:p>
    <w:p w14:paraId="2E48B587" w14:textId="77777777" w:rsidR="00AE448A" w:rsidRDefault="00872DAA">
      <w:pPr>
        <w:pStyle w:val="stagegraphic"/>
      </w:pPr>
      <w:bookmarkStart w:id="270" w:name="IDA0MCQK"/>
      <w:bookmarkEnd w:id="270"/>
      <w:r>
        <w:rPr>
          <w:noProof/>
          <w:lang w:val="en-GB" w:eastAsia="en-GB"/>
        </w:rPr>
        <w:drawing>
          <wp:inline distT="0" distB="0" distL="0" distR="0" wp14:anchorId="5AFF9B01" wp14:editId="1AEA6DA0">
            <wp:extent cx="5798820" cy="1219200"/>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8820" cy="1219200"/>
                    </a:xfrm>
                    <a:prstGeom prst="rect">
                      <a:avLst/>
                    </a:prstGeom>
                    <a:noFill/>
                    <a:ln>
                      <a:noFill/>
                    </a:ln>
                  </pic:spPr>
                </pic:pic>
              </a:graphicData>
            </a:graphic>
          </wp:inline>
        </w:drawing>
      </w:r>
    </w:p>
    <w:p w14:paraId="3668C805" w14:textId="77777777" w:rsidR="00AE448A" w:rsidRDefault="0085400E">
      <w:pPr>
        <w:pStyle w:val="captiontext"/>
      </w:pPr>
      <w:bookmarkStart w:id="271" w:name="_Toc410316577"/>
      <w:r>
        <w:t xml:space="preserve">31. Process: </w:t>
      </w:r>
      <w:r w:rsidR="00872DAA">
        <w:t>PUR001 Requisitions</w:t>
      </w:r>
      <w:r>
        <w:t xml:space="preserve">, Stage: </w:t>
      </w:r>
      <w:r w:rsidR="00872DAA">
        <w:t>New Requisition</w:t>
      </w:r>
      <w:bookmarkEnd w:id="271"/>
    </w:p>
    <w:p w14:paraId="6CCE48B2" w14:textId="77777777" w:rsidR="009D0D02" w:rsidRPr="009D0D02" w:rsidRDefault="009D0D02" w:rsidP="009D0D02"/>
    <w:p w14:paraId="40C7CF8C" w14:textId="77777777" w:rsidR="00872DAA" w:rsidRPr="007B406F" w:rsidRDefault="00872DAA" w:rsidP="00872DAA">
      <w:pPr>
        <w:rPr>
          <w:b/>
        </w:rPr>
      </w:pPr>
      <w:bookmarkStart w:id="272" w:name="IDA4VCQK"/>
      <w:bookmarkEnd w:id="272"/>
      <w:r w:rsidRPr="007B406F">
        <w:rPr>
          <w:b/>
        </w:rPr>
        <w:t>GAPs/ Configuration changes Identified:</w:t>
      </w:r>
    </w:p>
    <w:p w14:paraId="4C720381" w14:textId="77777777" w:rsidR="00872DAA" w:rsidRDefault="00872DAA" w:rsidP="00872DAA"/>
    <w:tbl>
      <w:tblPr>
        <w:tblStyle w:val="TableGrid"/>
        <w:tblW w:w="0" w:type="auto"/>
        <w:tblLook w:val="04A0" w:firstRow="1" w:lastRow="0" w:firstColumn="1" w:lastColumn="0" w:noHBand="0" w:noVBand="1"/>
      </w:tblPr>
      <w:tblGrid>
        <w:gridCol w:w="2315"/>
        <w:gridCol w:w="2424"/>
        <w:gridCol w:w="1858"/>
        <w:gridCol w:w="2466"/>
      </w:tblGrid>
      <w:tr w:rsidR="00872DAA" w14:paraId="38DFE709" w14:textId="77777777" w:rsidTr="008C1E7E">
        <w:tc>
          <w:tcPr>
            <w:tcW w:w="2315" w:type="dxa"/>
          </w:tcPr>
          <w:p w14:paraId="4CFD36F1" w14:textId="77777777" w:rsidR="00872DAA" w:rsidRDefault="00872DAA" w:rsidP="008C1E7E">
            <w:r>
              <w:t>Definition</w:t>
            </w:r>
          </w:p>
        </w:tc>
        <w:tc>
          <w:tcPr>
            <w:tcW w:w="2424" w:type="dxa"/>
          </w:tcPr>
          <w:p w14:paraId="2931958B" w14:textId="77777777" w:rsidR="00872DAA" w:rsidRDefault="00872DAA" w:rsidP="008C1E7E">
            <w:r>
              <w:t xml:space="preserve">Type </w:t>
            </w:r>
          </w:p>
        </w:tc>
        <w:tc>
          <w:tcPr>
            <w:tcW w:w="1858" w:type="dxa"/>
          </w:tcPr>
          <w:p w14:paraId="6E42AEBD" w14:textId="77777777" w:rsidR="00872DAA" w:rsidRDefault="00872DAA" w:rsidP="008C1E7E"/>
        </w:tc>
        <w:tc>
          <w:tcPr>
            <w:tcW w:w="2466" w:type="dxa"/>
          </w:tcPr>
          <w:p w14:paraId="0F36802D" w14:textId="77777777" w:rsidR="00872DAA" w:rsidRDefault="00872DAA" w:rsidP="008C1E7E">
            <w:r>
              <w:t>Comments</w:t>
            </w:r>
          </w:p>
        </w:tc>
      </w:tr>
      <w:tr w:rsidR="00872DAA" w14:paraId="32E1F308" w14:textId="77777777" w:rsidTr="008C1E7E">
        <w:tc>
          <w:tcPr>
            <w:tcW w:w="2315" w:type="dxa"/>
          </w:tcPr>
          <w:p w14:paraId="00AF0FF4" w14:textId="77777777" w:rsidR="00872DAA" w:rsidRPr="00106402" w:rsidRDefault="00134FB2" w:rsidP="008C1E7E">
            <w:pPr>
              <w:rPr>
                <w:sz w:val="16"/>
                <w:szCs w:val="16"/>
              </w:rPr>
            </w:pPr>
            <w:r w:rsidRPr="00106402">
              <w:rPr>
                <w:sz w:val="16"/>
                <w:szCs w:val="16"/>
              </w:rPr>
              <w:t>Activity codes on requisitions</w:t>
            </w:r>
          </w:p>
        </w:tc>
        <w:tc>
          <w:tcPr>
            <w:tcW w:w="2424" w:type="dxa"/>
          </w:tcPr>
          <w:p w14:paraId="5703A249" w14:textId="77777777" w:rsidR="00872DAA" w:rsidRPr="00106402" w:rsidRDefault="00134FB2" w:rsidP="008C1E7E">
            <w:pPr>
              <w:rPr>
                <w:sz w:val="16"/>
                <w:szCs w:val="16"/>
              </w:rPr>
            </w:pPr>
            <w:r w:rsidRPr="00106402">
              <w:rPr>
                <w:sz w:val="16"/>
                <w:szCs w:val="16"/>
              </w:rPr>
              <w:t>Enhancement</w:t>
            </w:r>
          </w:p>
        </w:tc>
        <w:tc>
          <w:tcPr>
            <w:tcW w:w="1858" w:type="dxa"/>
          </w:tcPr>
          <w:p w14:paraId="4175AF86" w14:textId="77777777" w:rsidR="00872DAA" w:rsidRPr="00106402" w:rsidRDefault="00872DAA" w:rsidP="008C1E7E">
            <w:pPr>
              <w:rPr>
                <w:sz w:val="16"/>
                <w:szCs w:val="16"/>
              </w:rPr>
            </w:pPr>
          </w:p>
        </w:tc>
        <w:tc>
          <w:tcPr>
            <w:tcW w:w="2466" w:type="dxa"/>
          </w:tcPr>
          <w:p w14:paraId="5ADB8749" w14:textId="77777777" w:rsidR="00872DAA" w:rsidRPr="00106402" w:rsidRDefault="00134FB2" w:rsidP="008C1E7E">
            <w:pPr>
              <w:rPr>
                <w:sz w:val="16"/>
                <w:szCs w:val="16"/>
              </w:rPr>
            </w:pPr>
            <w:r w:rsidRPr="00106402">
              <w:rPr>
                <w:sz w:val="16"/>
                <w:szCs w:val="16"/>
              </w:rPr>
              <w:t>Activity codes to be viewable on requisition line with budget associated</w:t>
            </w:r>
          </w:p>
        </w:tc>
      </w:tr>
      <w:tr w:rsidR="00134FB2" w:rsidDel="00ED7556" w14:paraId="2FD58A21" w14:textId="0BF7081C" w:rsidTr="008C1E7E">
        <w:tc>
          <w:tcPr>
            <w:tcW w:w="2315" w:type="dxa"/>
          </w:tcPr>
          <w:p w14:paraId="213548E2" w14:textId="1F174621" w:rsidR="00134FB2" w:rsidRPr="00106402" w:rsidDel="00ED7556" w:rsidRDefault="00506F24" w:rsidP="008C1E7E">
            <w:pPr>
              <w:rPr>
                <w:moveFrom w:id="273" w:author="Pascal Pastory" w:date="2017-10-11T11:33:00Z"/>
                <w:sz w:val="16"/>
                <w:szCs w:val="16"/>
              </w:rPr>
            </w:pPr>
            <w:moveFromRangeStart w:id="274" w:author="Pascal Pastory" w:date="2017-10-11T11:33:00Z" w:name="move495484934"/>
            <w:moveFrom w:id="275" w:author="Pascal Pastory" w:date="2017-10-11T11:33:00Z">
              <w:r w:rsidRPr="00106402" w:rsidDel="00ED7556">
                <w:rPr>
                  <w:sz w:val="16"/>
                  <w:szCs w:val="16"/>
                </w:rPr>
                <w:t>Auto assign buyers to requisition lines</w:t>
              </w:r>
            </w:moveFrom>
          </w:p>
        </w:tc>
        <w:tc>
          <w:tcPr>
            <w:tcW w:w="2424" w:type="dxa"/>
          </w:tcPr>
          <w:p w14:paraId="1439CAD0" w14:textId="63F90B5F" w:rsidR="00134FB2" w:rsidRPr="00106402" w:rsidDel="00ED7556" w:rsidRDefault="00506F24" w:rsidP="008C1E7E">
            <w:pPr>
              <w:rPr>
                <w:moveFrom w:id="276" w:author="Pascal Pastory" w:date="2017-10-11T11:33:00Z"/>
                <w:sz w:val="16"/>
                <w:szCs w:val="16"/>
              </w:rPr>
            </w:pPr>
            <w:moveFrom w:id="277" w:author="Pascal Pastory" w:date="2017-10-11T11:33:00Z">
              <w:r w:rsidRPr="00106402" w:rsidDel="00ED7556">
                <w:rPr>
                  <w:sz w:val="16"/>
                  <w:szCs w:val="16"/>
                </w:rPr>
                <w:t>Enhancement</w:t>
              </w:r>
            </w:moveFrom>
          </w:p>
        </w:tc>
        <w:tc>
          <w:tcPr>
            <w:tcW w:w="1858" w:type="dxa"/>
          </w:tcPr>
          <w:p w14:paraId="082656B2" w14:textId="6436211D" w:rsidR="00134FB2" w:rsidRPr="00106402" w:rsidDel="00ED7556" w:rsidRDefault="00134FB2" w:rsidP="008C1E7E">
            <w:pPr>
              <w:rPr>
                <w:moveFrom w:id="278" w:author="Pascal Pastory" w:date="2017-10-11T11:33:00Z"/>
                <w:sz w:val="16"/>
                <w:szCs w:val="16"/>
              </w:rPr>
            </w:pPr>
          </w:p>
        </w:tc>
        <w:tc>
          <w:tcPr>
            <w:tcW w:w="2466" w:type="dxa"/>
          </w:tcPr>
          <w:p w14:paraId="41D8A8EE" w14:textId="62E52631" w:rsidR="00134FB2" w:rsidRPr="00106402" w:rsidDel="00ED7556" w:rsidRDefault="00506F24" w:rsidP="008C1E7E">
            <w:pPr>
              <w:rPr>
                <w:moveFrom w:id="279" w:author="Pascal Pastory" w:date="2017-10-11T11:33:00Z"/>
                <w:sz w:val="16"/>
                <w:szCs w:val="16"/>
              </w:rPr>
            </w:pPr>
            <w:moveFrom w:id="280" w:author="Pascal Pastory" w:date="2017-10-11T11:33:00Z">
              <w:r w:rsidRPr="00106402" w:rsidDel="00ED7556">
                <w:rPr>
                  <w:sz w:val="16"/>
                  <w:szCs w:val="16"/>
                </w:rPr>
                <w:t>Up to 500 lines are defined in requisitions, need a fast way to define buyers</w:t>
              </w:r>
            </w:moveFrom>
          </w:p>
        </w:tc>
      </w:tr>
      <w:moveFromRangeEnd w:id="274"/>
      <w:tr w:rsidR="00506F24" w14:paraId="2ED7D027" w14:textId="77777777" w:rsidTr="008C1E7E">
        <w:tc>
          <w:tcPr>
            <w:tcW w:w="2315" w:type="dxa"/>
          </w:tcPr>
          <w:p w14:paraId="2E20DB65" w14:textId="77777777" w:rsidR="00506F24" w:rsidRPr="00106402" w:rsidRDefault="00506F24" w:rsidP="008C1E7E">
            <w:pPr>
              <w:rPr>
                <w:sz w:val="16"/>
                <w:szCs w:val="16"/>
              </w:rPr>
            </w:pPr>
            <w:r w:rsidRPr="00106402">
              <w:rPr>
                <w:sz w:val="16"/>
                <w:szCs w:val="16"/>
              </w:rPr>
              <w:t>Budget on requisition lines</w:t>
            </w:r>
          </w:p>
        </w:tc>
        <w:tc>
          <w:tcPr>
            <w:tcW w:w="2424" w:type="dxa"/>
          </w:tcPr>
          <w:p w14:paraId="3D8D8F81" w14:textId="77777777" w:rsidR="00506F24" w:rsidRPr="00106402" w:rsidRDefault="00506F24" w:rsidP="008C1E7E">
            <w:pPr>
              <w:rPr>
                <w:sz w:val="16"/>
                <w:szCs w:val="16"/>
              </w:rPr>
            </w:pPr>
            <w:r w:rsidRPr="00106402">
              <w:rPr>
                <w:sz w:val="16"/>
                <w:szCs w:val="16"/>
              </w:rPr>
              <w:t>Enhancement</w:t>
            </w:r>
          </w:p>
        </w:tc>
        <w:tc>
          <w:tcPr>
            <w:tcW w:w="1858" w:type="dxa"/>
          </w:tcPr>
          <w:p w14:paraId="7AC70B38" w14:textId="77777777" w:rsidR="00506F24" w:rsidRPr="00106402" w:rsidRDefault="00506F24" w:rsidP="008C1E7E">
            <w:pPr>
              <w:rPr>
                <w:sz w:val="16"/>
                <w:szCs w:val="16"/>
              </w:rPr>
            </w:pPr>
          </w:p>
        </w:tc>
        <w:tc>
          <w:tcPr>
            <w:tcW w:w="2466" w:type="dxa"/>
          </w:tcPr>
          <w:p w14:paraId="41066EDC" w14:textId="77777777" w:rsidR="00506F24" w:rsidRPr="00106402" w:rsidRDefault="00506F24" w:rsidP="008C1E7E">
            <w:pPr>
              <w:rPr>
                <w:sz w:val="16"/>
                <w:szCs w:val="16"/>
              </w:rPr>
            </w:pPr>
            <w:r w:rsidRPr="00106402">
              <w:rPr>
                <w:sz w:val="16"/>
                <w:szCs w:val="16"/>
              </w:rPr>
              <w:t>Budget to be viewable on Requisition lines</w:t>
            </w:r>
          </w:p>
        </w:tc>
      </w:tr>
      <w:tr w:rsidR="00CF3A18" w14:paraId="0BAB5390" w14:textId="77777777" w:rsidTr="008C1E7E">
        <w:trPr>
          <w:ins w:id="281" w:author="Pascal Pastory" w:date="2017-10-11T11:13:00Z"/>
        </w:trPr>
        <w:tc>
          <w:tcPr>
            <w:tcW w:w="2315" w:type="dxa"/>
          </w:tcPr>
          <w:p w14:paraId="33A8AE69" w14:textId="77777777" w:rsidR="00CF3A18" w:rsidRDefault="00CF3A18" w:rsidP="00CF3A18">
            <w:pPr>
              <w:spacing w:before="0"/>
              <w:rPr>
                <w:ins w:id="282" w:author="Pascal Pastory" w:date="2017-10-11T11:14:00Z"/>
                <w:rFonts w:ascii="Times New Roman" w:eastAsia="Times New Roman" w:hAnsi="Times New Roman" w:cs="Times New Roman"/>
                <w:sz w:val="24"/>
                <w:szCs w:val="24"/>
                <w:lang w:val="sw-KE" w:eastAsia="sw-KE"/>
              </w:rPr>
            </w:pPr>
            <w:commentRangeStart w:id="283"/>
            <w:ins w:id="284" w:author="Pascal Pastory" w:date="2017-10-11T11:14:00Z">
              <w:r>
                <w:rPr>
                  <w:color w:val="FF0000"/>
                  <w:sz w:val="16"/>
                  <w:szCs w:val="16"/>
                </w:rPr>
                <w:t>There should be a mechanism to control Zonal procurement threshold during requisition generation. Where requisition total amount is above set threshold  dispatching should be denied until threshold is approved by the respective Zonal manager</w:t>
              </w:r>
              <w:commentRangeEnd w:id="283"/>
              <w:r>
                <w:rPr>
                  <w:rStyle w:val="CommentReference"/>
                </w:rPr>
                <w:commentReference w:id="283"/>
              </w:r>
              <w:r>
                <w:rPr>
                  <w:rFonts w:ascii="Times New Roman" w:eastAsia="Times New Roman" w:hAnsi="Times New Roman" w:cs="Times New Roman"/>
                  <w:sz w:val="24"/>
                  <w:szCs w:val="24"/>
                  <w:lang w:val="sw-KE" w:eastAsia="sw-KE"/>
                </w:rPr>
                <w:t xml:space="preserve"> </w:t>
              </w:r>
            </w:ins>
          </w:p>
          <w:p w14:paraId="4A3CEDEA" w14:textId="77777777" w:rsidR="00CF3A18" w:rsidRPr="00106402" w:rsidRDefault="00CF3A18" w:rsidP="008C1E7E">
            <w:pPr>
              <w:rPr>
                <w:ins w:id="285" w:author="Pascal Pastory" w:date="2017-10-11T11:13:00Z"/>
                <w:sz w:val="16"/>
                <w:szCs w:val="16"/>
              </w:rPr>
            </w:pPr>
          </w:p>
        </w:tc>
        <w:tc>
          <w:tcPr>
            <w:tcW w:w="2424" w:type="dxa"/>
          </w:tcPr>
          <w:p w14:paraId="1E7FF6D0" w14:textId="553BF85E" w:rsidR="00CF3A18" w:rsidRPr="00106402" w:rsidRDefault="00CF3A18" w:rsidP="008C1E7E">
            <w:pPr>
              <w:rPr>
                <w:ins w:id="286" w:author="Pascal Pastory" w:date="2017-10-11T11:13:00Z"/>
                <w:sz w:val="16"/>
                <w:szCs w:val="16"/>
              </w:rPr>
            </w:pPr>
            <w:ins w:id="287" w:author="Pascal Pastory" w:date="2017-10-11T11:14:00Z">
              <w:r>
                <w:rPr>
                  <w:sz w:val="16"/>
                  <w:szCs w:val="16"/>
                </w:rPr>
                <w:t>Enhancement of existing customization</w:t>
              </w:r>
            </w:ins>
          </w:p>
        </w:tc>
        <w:tc>
          <w:tcPr>
            <w:tcW w:w="1858" w:type="dxa"/>
          </w:tcPr>
          <w:p w14:paraId="2E2C4402" w14:textId="77777777" w:rsidR="00CF3A18" w:rsidRPr="00106402" w:rsidRDefault="00CF3A18" w:rsidP="008C1E7E">
            <w:pPr>
              <w:rPr>
                <w:ins w:id="288" w:author="Pascal Pastory" w:date="2017-10-11T11:13:00Z"/>
                <w:sz w:val="16"/>
                <w:szCs w:val="16"/>
              </w:rPr>
            </w:pPr>
          </w:p>
        </w:tc>
        <w:tc>
          <w:tcPr>
            <w:tcW w:w="2466" w:type="dxa"/>
          </w:tcPr>
          <w:p w14:paraId="7339CE46" w14:textId="08755227" w:rsidR="00CF3A18" w:rsidRPr="00106402" w:rsidRDefault="00CF3A18" w:rsidP="008C1E7E">
            <w:pPr>
              <w:rPr>
                <w:ins w:id="289" w:author="Pascal Pastory" w:date="2017-10-11T11:13:00Z"/>
                <w:sz w:val="16"/>
                <w:szCs w:val="16"/>
              </w:rPr>
            </w:pPr>
            <w:ins w:id="290" w:author="Pascal Pastory" w:date="2017-10-11T11:15:00Z">
              <w:r>
                <w:rPr>
                  <w:sz w:val="16"/>
                  <w:szCs w:val="16"/>
                </w:rPr>
                <w:t>To control zonal procurement threshold</w:t>
              </w:r>
            </w:ins>
          </w:p>
        </w:tc>
      </w:tr>
    </w:tbl>
    <w:p w14:paraId="28594707" w14:textId="77777777" w:rsidR="00AE448A" w:rsidRDefault="00AE448A" w:rsidP="00872DAA">
      <w:pPr>
        <w:pStyle w:val="stagegraphic"/>
        <w:jc w:val="left"/>
      </w:pPr>
    </w:p>
    <w:p w14:paraId="0406AFBD" w14:textId="77777777" w:rsidR="00566BDE" w:rsidRPr="00566BDE" w:rsidRDefault="00566BDE" w:rsidP="00566BDE"/>
    <w:p w14:paraId="0F90911F" w14:textId="77777777" w:rsidR="00AE448A" w:rsidRDefault="00AE448A">
      <w:pPr>
        <w:pStyle w:val="stagegraphic"/>
      </w:pPr>
      <w:bookmarkStart w:id="291" w:name="IDAR2CQK"/>
      <w:bookmarkEnd w:id="291"/>
    </w:p>
    <w:p w14:paraId="381C133A" w14:textId="77777777" w:rsidR="00AE448A" w:rsidRDefault="00AE448A">
      <w:pPr>
        <w:pStyle w:val="stagegraphic"/>
      </w:pPr>
      <w:bookmarkStart w:id="292" w:name="IDAXDDQK"/>
      <w:bookmarkEnd w:id="292"/>
    </w:p>
    <w:p w14:paraId="281A5E0E" w14:textId="77777777" w:rsidR="00AE448A" w:rsidRDefault="00AE448A">
      <w:pPr>
        <w:pStyle w:val="stagegraphic"/>
      </w:pPr>
      <w:bookmarkStart w:id="293" w:name="IDAIIDQK"/>
      <w:bookmarkEnd w:id="293"/>
    </w:p>
    <w:p w14:paraId="16970B97" w14:textId="77777777" w:rsidR="00872DAA" w:rsidRDefault="004724C1" w:rsidP="00872DAA">
      <w:pPr>
        <w:pStyle w:val="processHeading"/>
      </w:pPr>
      <w:bookmarkStart w:id="294" w:name="IDA1NDQK"/>
      <w:bookmarkStart w:id="295" w:name="IDANXDQK"/>
      <w:bookmarkStart w:id="296" w:name="IDAO4EOK"/>
      <w:bookmarkStart w:id="297" w:name="IDAFKFOK"/>
      <w:bookmarkStart w:id="298" w:name="IDASTFOK"/>
      <w:bookmarkStart w:id="299" w:name="_Toc494359006"/>
      <w:bookmarkEnd w:id="294"/>
      <w:bookmarkEnd w:id="295"/>
      <w:bookmarkEnd w:id="296"/>
      <w:bookmarkEnd w:id="297"/>
      <w:bookmarkEnd w:id="298"/>
      <w:r>
        <w:lastRenderedPageBreak/>
        <w:t>P</w:t>
      </w:r>
      <w:r w:rsidR="00872DAA">
        <w:t>UR002 Requisitions Approval</w:t>
      </w:r>
      <w:bookmarkEnd w:id="299"/>
      <w:r w:rsidR="00872DAA">
        <w:fldChar w:fldCharType="begin"/>
      </w:r>
      <w:r w:rsidR="00872DAA">
        <w:instrText xml:space="preserve"> XE "Processes:MC003 Sales to Ship" </w:instrText>
      </w:r>
      <w:r w:rsidR="00872DAA">
        <w:fldChar w:fldCharType="end"/>
      </w:r>
      <w:r w:rsidR="00872DAA">
        <w:fldChar w:fldCharType="begin"/>
      </w:r>
      <w:r w:rsidR="00872DAA">
        <w:instrText xml:space="preserve"> XE "MC003 Sales to Ship (process)" </w:instrText>
      </w:r>
      <w:r w:rsidR="00872DAA">
        <w:fldChar w:fldCharType="end"/>
      </w:r>
    </w:p>
    <w:tbl>
      <w:tblPr>
        <w:tblW w:w="0" w:type="auto"/>
        <w:tblLook w:val="0000" w:firstRow="0" w:lastRow="0" w:firstColumn="0" w:lastColumn="0" w:noHBand="0" w:noVBand="0"/>
      </w:tblPr>
      <w:tblGrid>
        <w:gridCol w:w="907"/>
        <w:gridCol w:w="7841"/>
      </w:tblGrid>
      <w:tr w:rsidR="00872DAA" w14:paraId="2EE11C23" w14:textId="77777777" w:rsidTr="008C1E7E">
        <w:tc>
          <w:tcPr>
            <w:tcW w:w="907" w:type="dxa"/>
          </w:tcPr>
          <w:p w14:paraId="3BA464CA" w14:textId="77777777" w:rsidR="00872DAA" w:rsidRDefault="00872DAA" w:rsidP="008C1E7E"/>
        </w:tc>
        <w:tc>
          <w:tcPr>
            <w:tcW w:w="7841" w:type="dxa"/>
          </w:tcPr>
          <w:p w14:paraId="2CBB776B" w14:textId="77777777" w:rsidR="00872DAA" w:rsidRDefault="00872DAA" w:rsidP="008C1E7E">
            <w:pPr>
              <w:pStyle w:val="notegroup"/>
            </w:pPr>
            <w:r>
              <w:t>User Notes</w:t>
            </w:r>
          </w:p>
        </w:tc>
      </w:tr>
      <w:tr w:rsidR="00872DAA" w14:paraId="0FA01F8A" w14:textId="77777777" w:rsidTr="008C1E7E">
        <w:tc>
          <w:tcPr>
            <w:tcW w:w="907" w:type="dxa"/>
          </w:tcPr>
          <w:p w14:paraId="0D014382" w14:textId="77777777" w:rsidR="00872DAA" w:rsidRDefault="00872DAA" w:rsidP="008C1E7E"/>
        </w:tc>
        <w:tc>
          <w:tcPr>
            <w:tcW w:w="7841" w:type="dxa"/>
          </w:tcPr>
          <w:p w14:paraId="04878F13" w14:textId="77777777" w:rsidR="00872DAA" w:rsidRDefault="00872DAA" w:rsidP="008C1E7E">
            <w:pPr>
              <w:pStyle w:val="noteheader"/>
            </w:pPr>
            <w:r>
              <w:t xml:space="preserve">Process definition: </w:t>
            </w:r>
          </w:p>
          <w:p w14:paraId="5F886BE5" w14:textId="77777777" w:rsidR="00872DAA" w:rsidRPr="0085400E" w:rsidRDefault="00872DAA" w:rsidP="00132C12">
            <w:pPr>
              <w:spacing w:after="200" w:line="276" w:lineRule="auto"/>
              <w:rPr>
                <w:rFonts w:ascii="Calibri" w:hAnsi="Calibri"/>
                <w:sz w:val="22"/>
                <w:szCs w:val="22"/>
                <w:lang w:val="en-AU"/>
              </w:rPr>
            </w:pPr>
            <w:r>
              <w:rPr>
                <w:rFonts w:ascii="Calibri" w:hAnsi="Calibri"/>
                <w:sz w:val="22"/>
                <w:szCs w:val="22"/>
                <w:lang w:val="en-AU"/>
              </w:rPr>
              <w:t xml:space="preserve">This process </w:t>
            </w:r>
            <w:r w:rsidR="004F0275">
              <w:rPr>
                <w:rFonts w:ascii="Calibri" w:hAnsi="Calibri"/>
                <w:sz w:val="22"/>
                <w:szCs w:val="22"/>
                <w:lang w:val="en-AU"/>
              </w:rPr>
              <w:t xml:space="preserve">starts once a requisition record has been created and is flagged for approval. There are multiple steps that are needed by MSD to approve a requisition: </w:t>
            </w:r>
            <w:r w:rsidR="00132C12">
              <w:rPr>
                <w:rFonts w:ascii="Calibri" w:hAnsi="Calibri"/>
                <w:sz w:val="22"/>
                <w:szCs w:val="22"/>
                <w:lang w:val="en-AU"/>
              </w:rPr>
              <w:t>Specification (attachments</w:t>
            </w:r>
            <w:r w:rsidR="004F0275">
              <w:rPr>
                <w:rFonts w:ascii="Calibri" w:hAnsi="Calibri"/>
                <w:sz w:val="22"/>
                <w:szCs w:val="22"/>
                <w:lang w:val="en-AU"/>
              </w:rPr>
              <w:t xml:space="preserve">) need to be approved by quality department. Head of department where the requisition was created approves next. Available Budget is </w:t>
            </w:r>
            <w:r w:rsidR="00132C12">
              <w:rPr>
                <w:rFonts w:ascii="Calibri" w:hAnsi="Calibri"/>
                <w:sz w:val="22"/>
                <w:szCs w:val="22"/>
                <w:lang w:val="en-AU"/>
              </w:rPr>
              <w:t>approved</w:t>
            </w:r>
            <w:r w:rsidR="004F0275">
              <w:rPr>
                <w:rFonts w:ascii="Calibri" w:hAnsi="Calibri"/>
                <w:sz w:val="22"/>
                <w:szCs w:val="22"/>
                <w:lang w:val="en-AU"/>
              </w:rPr>
              <w:t xml:space="preserve"> by finance at this point before it is moved to purchasing process</w:t>
            </w:r>
            <w:r w:rsidR="00132C12">
              <w:rPr>
                <w:rFonts w:ascii="Calibri" w:hAnsi="Calibri"/>
                <w:sz w:val="22"/>
                <w:szCs w:val="22"/>
                <w:lang w:val="en-AU"/>
              </w:rPr>
              <w:t xml:space="preserve"> in the form of Purchase suggestions.</w:t>
            </w:r>
            <w:r w:rsidR="004F0275">
              <w:rPr>
                <w:rFonts w:ascii="Calibri" w:hAnsi="Calibri"/>
                <w:sz w:val="22"/>
                <w:szCs w:val="22"/>
                <w:lang w:val="en-AU"/>
              </w:rPr>
              <w:t xml:space="preserve">  </w:t>
            </w:r>
          </w:p>
        </w:tc>
      </w:tr>
    </w:tbl>
    <w:p w14:paraId="0CE6A177" w14:textId="77777777" w:rsidR="005A55EF" w:rsidRDefault="00CA59CC" w:rsidP="005A55EF">
      <w:r>
        <w:rPr>
          <w:noProof/>
          <w:lang w:val="en-GB" w:eastAsia="en-GB"/>
        </w:rPr>
        <w:drawing>
          <wp:inline distT="0" distB="0" distL="0" distR="0" wp14:anchorId="2E7C5B0F" wp14:editId="73BE104F">
            <wp:extent cx="5760720" cy="122682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226820"/>
                    </a:xfrm>
                    <a:prstGeom prst="rect">
                      <a:avLst/>
                    </a:prstGeom>
                    <a:noFill/>
                    <a:ln>
                      <a:noFill/>
                    </a:ln>
                  </pic:spPr>
                </pic:pic>
              </a:graphicData>
            </a:graphic>
          </wp:inline>
        </w:drawing>
      </w:r>
    </w:p>
    <w:p w14:paraId="06CD0BC7" w14:textId="77777777" w:rsidR="00CA59CC" w:rsidRDefault="00CA59CC" w:rsidP="00CA59CC">
      <w:pPr>
        <w:pStyle w:val="captiontext"/>
      </w:pPr>
      <w:r>
        <w:t>30. Process: PUR002 Requisitions Approval</w:t>
      </w:r>
    </w:p>
    <w:p w14:paraId="034997F4" w14:textId="77777777" w:rsidR="00CA59CC" w:rsidRDefault="00CA59CC" w:rsidP="00CA59CC">
      <w:pPr>
        <w:pStyle w:val="stagesrolestasksheader"/>
      </w:pPr>
      <w:r>
        <w:t>Process Content</w:t>
      </w:r>
    </w:p>
    <w:p w14:paraId="39572A22" w14:textId="77777777" w:rsidR="00872DAA" w:rsidRDefault="00872DAA" w:rsidP="00872DAA">
      <w:pPr>
        <w:pStyle w:val="stage"/>
      </w:pPr>
      <w:r>
        <w:t>Review Requisition Approval Request</w:t>
      </w:r>
      <w:r>
        <w:fldChar w:fldCharType="begin"/>
      </w:r>
      <w:r>
        <w:instrText xml:space="preserve"> XE "Stages:Process Sales Order" </w:instrText>
      </w:r>
      <w:r>
        <w:fldChar w:fldCharType="end"/>
      </w:r>
      <w:r>
        <w:fldChar w:fldCharType="begin"/>
      </w:r>
      <w:r>
        <w:instrText xml:space="preserve"> XE "Process Sales Order (stage)" </w:instrText>
      </w:r>
      <w:r>
        <w:fldChar w:fldCharType="end"/>
      </w:r>
      <w:r>
        <w:t>:</w:t>
      </w:r>
    </w:p>
    <w:p w14:paraId="5FF8208F" w14:textId="77777777" w:rsidR="005A55EF" w:rsidRDefault="005A55EF" w:rsidP="005A55EF"/>
    <w:p w14:paraId="4D06065C" w14:textId="77777777" w:rsidR="005A55EF" w:rsidRDefault="00872DAA" w:rsidP="005A55EF">
      <w:r>
        <w:rPr>
          <w:noProof/>
          <w:lang w:val="en-GB" w:eastAsia="en-GB"/>
        </w:rPr>
        <w:drawing>
          <wp:inline distT="0" distB="0" distL="0" distR="0" wp14:anchorId="5D8499F0" wp14:editId="4312741D">
            <wp:extent cx="5760720" cy="152400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24000"/>
                    </a:xfrm>
                    <a:prstGeom prst="rect">
                      <a:avLst/>
                    </a:prstGeom>
                    <a:noFill/>
                    <a:ln>
                      <a:noFill/>
                    </a:ln>
                  </pic:spPr>
                </pic:pic>
              </a:graphicData>
            </a:graphic>
          </wp:inline>
        </w:drawing>
      </w:r>
    </w:p>
    <w:p w14:paraId="7B2ECD49" w14:textId="77777777" w:rsidR="00872DAA" w:rsidRDefault="00872DAA" w:rsidP="00872DAA">
      <w:pPr>
        <w:pStyle w:val="captiontext"/>
      </w:pPr>
      <w:r>
        <w:t>30. Process: PUR002 Requisitions Approval, Stage Requisition Approval Request</w:t>
      </w:r>
    </w:p>
    <w:p w14:paraId="4D866FDE" w14:textId="77777777" w:rsidR="00872DAA" w:rsidRDefault="00872DAA" w:rsidP="005A55EF"/>
    <w:p w14:paraId="397E655A" w14:textId="77777777" w:rsidR="00872DAA" w:rsidRPr="007B406F" w:rsidRDefault="00872DAA" w:rsidP="00872DAA">
      <w:pPr>
        <w:rPr>
          <w:b/>
        </w:rPr>
      </w:pPr>
      <w:r w:rsidRPr="007B406F">
        <w:rPr>
          <w:b/>
        </w:rPr>
        <w:t>GAPs/ Configuration changes Identified:</w:t>
      </w:r>
    </w:p>
    <w:p w14:paraId="4102EF08" w14:textId="77777777" w:rsidR="00872DAA" w:rsidRDefault="00872DAA" w:rsidP="00872DAA"/>
    <w:tbl>
      <w:tblPr>
        <w:tblStyle w:val="TableGrid"/>
        <w:tblW w:w="0" w:type="auto"/>
        <w:tblLook w:val="04A0" w:firstRow="1" w:lastRow="0" w:firstColumn="1" w:lastColumn="0" w:noHBand="0" w:noVBand="1"/>
      </w:tblPr>
      <w:tblGrid>
        <w:gridCol w:w="2315"/>
        <w:gridCol w:w="2424"/>
        <w:gridCol w:w="1858"/>
        <w:gridCol w:w="2466"/>
      </w:tblGrid>
      <w:tr w:rsidR="00872DAA" w14:paraId="3431146E" w14:textId="77777777" w:rsidTr="008C1E7E">
        <w:tc>
          <w:tcPr>
            <w:tcW w:w="2315" w:type="dxa"/>
          </w:tcPr>
          <w:p w14:paraId="2898EEBC" w14:textId="77777777" w:rsidR="00872DAA" w:rsidRDefault="00872DAA" w:rsidP="008C1E7E">
            <w:r>
              <w:t>Definition</w:t>
            </w:r>
          </w:p>
        </w:tc>
        <w:tc>
          <w:tcPr>
            <w:tcW w:w="2424" w:type="dxa"/>
          </w:tcPr>
          <w:p w14:paraId="0E0B5A32" w14:textId="77777777" w:rsidR="00872DAA" w:rsidRDefault="00872DAA" w:rsidP="008C1E7E">
            <w:r>
              <w:t xml:space="preserve">Type </w:t>
            </w:r>
          </w:p>
        </w:tc>
        <w:tc>
          <w:tcPr>
            <w:tcW w:w="1858" w:type="dxa"/>
          </w:tcPr>
          <w:p w14:paraId="648FF6F8" w14:textId="77777777" w:rsidR="00872DAA" w:rsidRDefault="00872DAA" w:rsidP="008C1E7E"/>
        </w:tc>
        <w:tc>
          <w:tcPr>
            <w:tcW w:w="2466" w:type="dxa"/>
          </w:tcPr>
          <w:p w14:paraId="02027AE3" w14:textId="77777777" w:rsidR="00872DAA" w:rsidRDefault="00872DAA" w:rsidP="008C1E7E">
            <w:r>
              <w:t>Comments</w:t>
            </w:r>
          </w:p>
        </w:tc>
      </w:tr>
      <w:tr w:rsidR="00872DAA" w14:paraId="3150CA37" w14:textId="77777777" w:rsidTr="008C1E7E">
        <w:tc>
          <w:tcPr>
            <w:tcW w:w="2315" w:type="dxa"/>
          </w:tcPr>
          <w:p w14:paraId="59E9A21E" w14:textId="77777777" w:rsidR="00872DAA" w:rsidRPr="00917DE9" w:rsidRDefault="004F0275" w:rsidP="004F0275">
            <w:pPr>
              <w:rPr>
                <w:sz w:val="16"/>
                <w:szCs w:val="16"/>
              </w:rPr>
            </w:pPr>
            <w:r w:rsidRPr="00917DE9">
              <w:rPr>
                <w:sz w:val="16"/>
                <w:szCs w:val="16"/>
              </w:rPr>
              <w:t>Requisition approval matrix</w:t>
            </w:r>
          </w:p>
        </w:tc>
        <w:tc>
          <w:tcPr>
            <w:tcW w:w="2424" w:type="dxa"/>
          </w:tcPr>
          <w:p w14:paraId="72FD47CA" w14:textId="77777777" w:rsidR="00872DAA" w:rsidRPr="00917DE9" w:rsidRDefault="004F0275" w:rsidP="008C1E7E">
            <w:pPr>
              <w:rPr>
                <w:sz w:val="16"/>
                <w:szCs w:val="16"/>
              </w:rPr>
            </w:pPr>
            <w:r w:rsidRPr="00917DE9">
              <w:rPr>
                <w:sz w:val="16"/>
                <w:szCs w:val="16"/>
              </w:rPr>
              <w:t>Enhancement</w:t>
            </w:r>
          </w:p>
        </w:tc>
        <w:tc>
          <w:tcPr>
            <w:tcW w:w="1858" w:type="dxa"/>
          </w:tcPr>
          <w:p w14:paraId="79B809FD" w14:textId="77777777" w:rsidR="00872DAA" w:rsidRPr="00917DE9" w:rsidRDefault="00872DAA" w:rsidP="008C1E7E">
            <w:pPr>
              <w:rPr>
                <w:sz w:val="16"/>
                <w:szCs w:val="16"/>
              </w:rPr>
            </w:pPr>
          </w:p>
        </w:tc>
        <w:tc>
          <w:tcPr>
            <w:tcW w:w="2466" w:type="dxa"/>
          </w:tcPr>
          <w:p w14:paraId="2464279F" w14:textId="77777777" w:rsidR="00872DAA" w:rsidRPr="00917DE9" w:rsidRDefault="004F0275" w:rsidP="008C1E7E">
            <w:pPr>
              <w:rPr>
                <w:sz w:val="16"/>
                <w:szCs w:val="16"/>
              </w:rPr>
            </w:pPr>
            <w:r w:rsidRPr="00917DE9">
              <w:rPr>
                <w:sz w:val="16"/>
                <w:szCs w:val="16"/>
              </w:rPr>
              <w:t>A role specific approval matrix on requisitions with supported dashboards.</w:t>
            </w:r>
          </w:p>
        </w:tc>
      </w:tr>
      <w:tr w:rsidR="000B7221" w14:paraId="6A3F6589" w14:textId="77777777" w:rsidTr="008C1E7E">
        <w:trPr>
          <w:ins w:id="300" w:author="Pascal Pastory" w:date="2017-10-10T14:00:00Z"/>
        </w:trPr>
        <w:tc>
          <w:tcPr>
            <w:tcW w:w="2315" w:type="dxa"/>
          </w:tcPr>
          <w:p w14:paraId="036A7674" w14:textId="77777777" w:rsidR="000B7221" w:rsidRPr="00917DE9" w:rsidRDefault="000B7221" w:rsidP="004F0275">
            <w:pPr>
              <w:rPr>
                <w:ins w:id="301" w:author="Pascal Pastory" w:date="2017-10-10T14:00:00Z"/>
                <w:sz w:val="16"/>
                <w:szCs w:val="16"/>
              </w:rPr>
            </w:pPr>
            <w:ins w:id="302" w:author="Pascal Pastory" w:date="2017-10-10T14:00:00Z">
              <w:r>
                <w:rPr>
                  <w:sz w:val="16"/>
                  <w:szCs w:val="16"/>
                </w:rPr>
                <w:t>Notification of approval</w:t>
              </w:r>
            </w:ins>
          </w:p>
        </w:tc>
        <w:tc>
          <w:tcPr>
            <w:tcW w:w="2424" w:type="dxa"/>
          </w:tcPr>
          <w:p w14:paraId="264EE4C8" w14:textId="77777777" w:rsidR="000B7221" w:rsidRPr="00917DE9" w:rsidRDefault="000B7221" w:rsidP="008C1E7E">
            <w:pPr>
              <w:rPr>
                <w:ins w:id="303" w:author="Pascal Pastory" w:date="2017-10-10T14:00:00Z"/>
                <w:sz w:val="16"/>
                <w:szCs w:val="16"/>
              </w:rPr>
            </w:pPr>
            <w:ins w:id="304" w:author="Pascal Pastory" w:date="2017-10-10T14:00:00Z">
              <w:r>
                <w:rPr>
                  <w:sz w:val="16"/>
                  <w:szCs w:val="16"/>
                </w:rPr>
                <w:t>Enhancement</w:t>
              </w:r>
            </w:ins>
          </w:p>
        </w:tc>
        <w:tc>
          <w:tcPr>
            <w:tcW w:w="1858" w:type="dxa"/>
          </w:tcPr>
          <w:p w14:paraId="3BAB9FAD" w14:textId="77777777" w:rsidR="000B7221" w:rsidRPr="00917DE9" w:rsidRDefault="000B7221" w:rsidP="008C1E7E">
            <w:pPr>
              <w:rPr>
                <w:ins w:id="305" w:author="Pascal Pastory" w:date="2017-10-10T14:00:00Z"/>
                <w:sz w:val="16"/>
                <w:szCs w:val="16"/>
              </w:rPr>
            </w:pPr>
          </w:p>
        </w:tc>
        <w:tc>
          <w:tcPr>
            <w:tcW w:w="2466" w:type="dxa"/>
          </w:tcPr>
          <w:p w14:paraId="42199394" w14:textId="6D53F400" w:rsidR="000B7221" w:rsidRPr="00917DE9" w:rsidRDefault="000B7221" w:rsidP="008C1E7E">
            <w:pPr>
              <w:rPr>
                <w:ins w:id="306" w:author="Pascal Pastory" w:date="2017-10-10T14:00:00Z"/>
                <w:sz w:val="16"/>
                <w:szCs w:val="16"/>
              </w:rPr>
            </w:pPr>
            <w:ins w:id="307" w:author="Pascal Pastory" w:date="2017-10-10T14:01:00Z">
              <w:r>
                <w:rPr>
                  <w:sz w:val="16"/>
                  <w:szCs w:val="16"/>
                </w:rPr>
                <w:t>Upon approval/ rejection a notification should be sent to initiator</w:t>
              </w:r>
            </w:ins>
            <w:ins w:id="308" w:author="Pascal Pastory" w:date="2017-10-11T11:27:00Z">
              <w:r w:rsidR="00962944">
                <w:rPr>
                  <w:sz w:val="16"/>
                  <w:szCs w:val="16"/>
                </w:rPr>
                <w:t xml:space="preserve"> and Previous approver</w:t>
              </w:r>
            </w:ins>
            <w:ins w:id="309" w:author="Pascal Pastory" w:date="2017-10-11T11:28:00Z">
              <w:r w:rsidR="00FA343B">
                <w:rPr>
                  <w:sz w:val="16"/>
                  <w:szCs w:val="16"/>
                </w:rPr>
                <w:t>s</w:t>
              </w:r>
            </w:ins>
          </w:p>
        </w:tc>
      </w:tr>
      <w:tr w:rsidR="00ED7556" w14:paraId="62AA8DC4" w14:textId="77777777" w:rsidTr="00ED7556">
        <w:tc>
          <w:tcPr>
            <w:tcW w:w="2315" w:type="dxa"/>
          </w:tcPr>
          <w:p w14:paraId="05B68907" w14:textId="77777777" w:rsidR="00ED7556" w:rsidRPr="00106402" w:rsidRDefault="00ED7556" w:rsidP="00F0549B">
            <w:pPr>
              <w:rPr>
                <w:moveTo w:id="310" w:author="Pascal Pastory" w:date="2017-10-11T11:33:00Z"/>
                <w:sz w:val="16"/>
                <w:szCs w:val="16"/>
              </w:rPr>
            </w:pPr>
            <w:moveToRangeStart w:id="311" w:author="Pascal Pastory" w:date="2017-10-11T11:33:00Z" w:name="move495484934"/>
            <w:moveTo w:id="312" w:author="Pascal Pastory" w:date="2017-10-11T11:33:00Z">
              <w:r w:rsidRPr="00106402">
                <w:rPr>
                  <w:sz w:val="16"/>
                  <w:szCs w:val="16"/>
                </w:rPr>
                <w:t>Auto assign buyers to requisition lines</w:t>
              </w:r>
            </w:moveTo>
          </w:p>
        </w:tc>
        <w:tc>
          <w:tcPr>
            <w:tcW w:w="2424" w:type="dxa"/>
          </w:tcPr>
          <w:p w14:paraId="46B37F79" w14:textId="77777777" w:rsidR="00ED7556" w:rsidRPr="00106402" w:rsidRDefault="00ED7556" w:rsidP="00F0549B">
            <w:pPr>
              <w:rPr>
                <w:moveTo w:id="313" w:author="Pascal Pastory" w:date="2017-10-11T11:33:00Z"/>
                <w:sz w:val="16"/>
                <w:szCs w:val="16"/>
              </w:rPr>
            </w:pPr>
            <w:moveTo w:id="314" w:author="Pascal Pastory" w:date="2017-10-11T11:33:00Z">
              <w:r w:rsidRPr="00106402">
                <w:rPr>
                  <w:sz w:val="16"/>
                  <w:szCs w:val="16"/>
                </w:rPr>
                <w:t>Enhancement</w:t>
              </w:r>
            </w:moveTo>
          </w:p>
        </w:tc>
        <w:tc>
          <w:tcPr>
            <w:tcW w:w="1858" w:type="dxa"/>
          </w:tcPr>
          <w:p w14:paraId="6F2E2C0E" w14:textId="77777777" w:rsidR="00ED7556" w:rsidRPr="00106402" w:rsidRDefault="00ED7556" w:rsidP="00F0549B">
            <w:pPr>
              <w:rPr>
                <w:moveTo w:id="315" w:author="Pascal Pastory" w:date="2017-10-11T11:33:00Z"/>
                <w:sz w:val="16"/>
                <w:szCs w:val="16"/>
              </w:rPr>
            </w:pPr>
          </w:p>
        </w:tc>
        <w:tc>
          <w:tcPr>
            <w:tcW w:w="2466" w:type="dxa"/>
          </w:tcPr>
          <w:p w14:paraId="595D12E4" w14:textId="77777777" w:rsidR="00ED7556" w:rsidRPr="00106402" w:rsidRDefault="00ED7556" w:rsidP="00F0549B">
            <w:pPr>
              <w:rPr>
                <w:moveTo w:id="316" w:author="Pascal Pastory" w:date="2017-10-11T11:33:00Z"/>
                <w:sz w:val="16"/>
                <w:szCs w:val="16"/>
              </w:rPr>
            </w:pPr>
            <w:moveTo w:id="317" w:author="Pascal Pastory" w:date="2017-10-11T11:33:00Z">
              <w:r w:rsidRPr="00106402">
                <w:rPr>
                  <w:sz w:val="16"/>
                  <w:szCs w:val="16"/>
                </w:rPr>
                <w:t>Up to 500 lines are defined in requisitions, need a fast way to define buyers</w:t>
              </w:r>
            </w:moveTo>
          </w:p>
        </w:tc>
      </w:tr>
      <w:moveToRangeEnd w:id="311"/>
      <w:tr w:rsidR="00323EB0" w14:paraId="0824DFE7" w14:textId="77777777" w:rsidTr="00ED7556">
        <w:trPr>
          <w:ins w:id="318" w:author="Pascal Pastory" w:date="2017-10-11T11:40:00Z"/>
        </w:trPr>
        <w:tc>
          <w:tcPr>
            <w:tcW w:w="2315" w:type="dxa"/>
          </w:tcPr>
          <w:p w14:paraId="0609D212" w14:textId="205759DB" w:rsidR="00323EB0" w:rsidRPr="00106402" w:rsidRDefault="00323EB0" w:rsidP="00F0549B">
            <w:pPr>
              <w:rPr>
                <w:ins w:id="319" w:author="Pascal Pastory" w:date="2017-10-11T11:40:00Z"/>
                <w:sz w:val="16"/>
                <w:szCs w:val="16"/>
              </w:rPr>
            </w:pPr>
            <w:ins w:id="320" w:author="Pascal Pastory" w:date="2017-10-11T11:40:00Z">
              <w:r>
                <w:rPr>
                  <w:sz w:val="16"/>
                  <w:szCs w:val="16"/>
                </w:rPr>
                <w:t>Enable change log</w:t>
              </w:r>
            </w:ins>
          </w:p>
        </w:tc>
        <w:tc>
          <w:tcPr>
            <w:tcW w:w="2424" w:type="dxa"/>
          </w:tcPr>
          <w:p w14:paraId="41CCA5C0" w14:textId="615F1D59" w:rsidR="00323EB0" w:rsidRPr="00106402" w:rsidRDefault="00323EB0" w:rsidP="00F0549B">
            <w:pPr>
              <w:rPr>
                <w:ins w:id="321" w:author="Pascal Pastory" w:date="2017-10-11T11:40:00Z"/>
                <w:sz w:val="16"/>
                <w:szCs w:val="16"/>
              </w:rPr>
            </w:pPr>
            <w:ins w:id="322" w:author="Pascal Pastory" w:date="2017-10-11T11:40:00Z">
              <w:r>
                <w:rPr>
                  <w:sz w:val="16"/>
                  <w:szCs w:val="16"/>
                </w:rPr>
                <w:t>enhancement</w:t>
              </w:r>
            </w:ins>
          </w:p>
        </w:tc>
        <w:tc>
          <w:tcPr>
            <w:tcW w:w="1858" w:type="dxa"/>
          </w:tcPr>
          <w:p w14:paraId="62FF8CD7" w14:textId="77777777" w:rsidR="00323EB0" w:rsidRPr="00106402" w:rsidRDefault="00323EB0" w:rsidP="00F0549B">
            <w:pPr>
              <w:rPr>
                <w:ins w:id="323" w:author="Pascal Pastory" w:date="2017-10-11T11:40:00Z"/>
                <w:sz w:val="16"/>
                <w:szCs w:val="16"/>
              </w:rPr>
            </w:pPr>
          </w:p>
        </w:tc>
        <w:tc>
          <w:tcPr>
            <w:tcW w:w="2466" w:type="dxa"/>
          </w:tcPr>
          <w:p w14:paraId="00CB08FF" w14:textId="325A980D" w:rsidR="00323EB0" w:rsidRPr="00106402" w:rsidRDefault="00323EB0" w:rsidP="00F0549B">
            <w:pPr>
              <w:rPr>
                <w:ins w:id="324" w:author="Pascal Pastory" w:date="2017-10-11T11:40:00Z"/>
                <w:sz w:val="16"/>
                <w:szCs w:val="16"/>
              </w:rPr>
            </w:pPr>
            <w:ins w:id="325" w:author="Pascal Pastory" w:date="2017-10-11T11:40:00Z">
              <w:r>
                <w:rPr>
                  <w:sz w:val="16"/>
                  <w:szCs w:val="16"/>
                </w:rPr>
                <w:t xml:space="preserve">To track changes done </w:t>
              </w:r>
            </w:ins>
          </w:p>
        </w:tc>
      </w:tr>
    </w:tbl>
    <w:p w14:paraId="1D2731A2" w14:textId="77777777" w:rsidR="005A55EF" w:rsidRDefault="005A55EF" w:rsidP="005A55EF"/>
    <w:p w14:paraId="03A7C6CF" w14:textId="77777777" w:rsidR="005A55EF" w:rsidRDefault="005A55EF" w:rsidP="005A55EF"/>
    <w:p w14:paraId="56829417" w14:textId="77777777" w:rsidR="005A55EF" w:rsidRPr="005A55EF" w:rsidRDefault="005A55EF" w:rsidP="005A55EF"/>
    <w:p w14:paraId="6A782C97" w14:textId="77777777" w:rsidR="00AE448A" w:rsidRDefault="00AE448A">
      <w:pPr>
        <w:pStyle w:val="taskoutcomeoutput"/>
      </w:pPr>
    </w:p>
    <w:p w14:paraId="1F538ED3" w14:textId="77777777" w:rsidR="00CA59CC" w:rsidRDefault="00CA59CC" w:rsidP="00CA59CC">
      <w:pPr>
        <w:pStyle w:val="processHeading"/>
      </w:pPr>
      <w:bookmarkStart w:id="326" w:name="IDASEGOK"/>
      <w:bookmarkStart w:id="327" w:name="_Toc494359007"/>
      <w:bookmarkEnd w:id="326"/>
      <w:r>
        <w:lastRenderedPageBreak/>
        <w:t>PUR003 Purchase Order Suggestions</w:t>
      </w:r>
      <w:bookmarkEnd w:id="327"/>
      <w:r>
        <w:t xml:space="preserve"> </w:t>
      </w:r>
      <w:r>
        <w:fldChar w:fldCharType="begin"/>
      </w:r>
      <w:r>
        <w:instrText xml:space="preserve"> XE "Processes:MC003 Sales to Ship" </w:instrText>
      </w:r>
      <w:r>
        <w:fldChar w:fldCharType="end"/>
      </w:r>
      <w:r>
        <w:fldChar w:fldCharType="begin"/>
      </w:r>
      <w:r>
        <w:instrText xml:space="preserve"> XE "MC003 Sales to Ship (process)" </w:instrText>
      </w:r>
      <w:r>
        <w:fldChar w:fldCharType="end"/>
      </w:r>
    </w:p>
    <w:tbl>
      <w:tblPr>
        <w:tblW w:w="0" w:type="auto"/>
        <w:tblLook w:val="0000" w:firstRow="0" w:lastRow="0" w:firstColumn="0" w:lastColumn="0" w:noHBand="0" w:noVBand="0"/>
      </w:tblPr>
      <w:tblGrid>
        <w:gridCol w:w="907"/>
        <w:gridCol w:w="7841"/>
      </w:tblGrid>
      <w:tr w:rsidR="00CA59CC" w14:paraId="7A3C7E5D" w14:textId="77777777" w:rsidTr="008C1E7E">
        <w:tc>
          <w:tcPr>
            <w:tcW w:w="907" w:type="dxa"/>
          </w:tcPr>
          <w:p w14:paraId="639AF2B1" w14:textId="77777777" w:rsidR="00CA59CC" w:rsidRDefault="00CA59CC" w:rsidP="008C1E7E"/>
        </w:tc>
        <w:tc>
          <w:tcPr>
            <w:tcW w:w="7841" w:type="dxa"/>
          </w:tcPr>
          <w:p w14:paraId="4A5D596D" w14:textId="77777777" w:rsidR="00CA59CC" w:rsidRDefault="00CA59CC" w:rsidP="008C1E7E">
            <w:pPr>
              <w:pStyle w:val="notegroup"/>
            </w:pPr>
            <w:r>
              <w:t>User Notes</w:t>
            </w:r>
          </w:p>
        </w:tc>
      </w:tr>
      <w:tr w:rsidR="00CA59CC" w14:paraId="606AA302" w14:textId="77777777" w:rsidTr="008C1E7E">
        <w:tc>
          <w:tcPr>
            <w:tcW w:w="907" w:type="dxa"/>
          </w:tcPr>
          <w:p w14:paraId="7DC8B8D5" w14:textId="77777777" w:rsidR="00CA59CC" w:rsidRDefault="00CA59CC" w:rsidP="008C1E7E"/>
        </w:tc>
        <w:tc>
          <w:tcPr>
            <w:tcW w:w="7841" w:type="dxa"/>
          </w:tcPr>
          <w:p w14:paraId="1867B7BF" w14:textId="77777777" w:rsidR="00CA59CC" w:rsidRDefault="00CA59CC" w:rsidP="008C1E7E">
            <w:pPr>
              <w:pStyle w:val="noteheader"/>
            </w:pPr>
            <w:r>
              <w:t xml:space="preserve">Process definition: </w:t>
            </w:r>
          </w:p>
          <w:p w14:paraId="5E00D14F" w14:textId="77777777" w:rsidR="00CA59CC" w:rsidRPr="0085400E" w:rsidRDefault="000A7C92" w:rsidP="000A7C92">
            <w:pPr>
              <w:spacing w:after="200" w:line="276" w:lineRule="auto"/>
              <w:rPr>
                <w:rFonts w:ascii="Calibri" w:hAnsi="Calibri"/>
                <w:sz w:val="22"/>
                <w:szCs w:val="22"/>
                <w:lang w:val="en-AU"/>
              </w:rPr>
            </w:pPr>
            <w:r>
              <w:rPr>
                <w:rFonts w:ascii="Calibri" w:hAnsi="Calibri"/>
                <w:sz w:val="22"/>
                <w:szCs w:val="22"/>
                <w:lang w:val="en-AU"/>
              </w:rPr>
              <w:t xml:space="preserve">This process is triggered either by running MRP process which generates purchasing requirements based on available stock or are being triggered by approved requisitions. </w:t>
            </w:r>
          </w:p>
        </w:tc>
      </w:tr>
    </w:tbl>
    <w:p w14:paraId="75FC5F5C" w14:textId="77777777" w:rsidR="00AE448A" w:rsidRDefault="00CA59CC">
      <w:pPr>
        <w:pStyle w:val="processgraphic"/>
      </w:pPr>
      <w:r>
        <w:rPr>
          <w:noProof/>
          <w:lang w:val="en-GB" w:eastAsia="en-GB"/>
        </w:rPr>
        <w:drawing>
          <wp:inline distT="0" distB="0" distL="0" distR="0" wp14:anchorId="35FD53E7" wp14:editId="528896D0">
            <wp:extent cx="5753100" cy="1653540"/>
            <wp:effectExtent l="0" t="0" r="0" b="381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653540"/>
                    </a:xfrm>
                    <a:prstGeom prst="rect">
                      <a:avLst/>
                    </a:prstGeom>
                    <a:noFill/>
                    <a:ln>
                      <a:noFill/>
                    </a:ln>
                  </pic:spPr>
                </pic:pic>
              </a:graphicData>
            </a:graphic>
          </wp:inline>
        </w:drawing>
      </w:r>
    </w:p>
    <w:p w14:paraId="6DE3523E" w14:textId="77777777" w:rsidR="00CA59CC" w:rsidRDefault="00CA59CC" w:rsidP="00CA59CC">
      <w:pPr>
        <w:pStyle w:val="captiontext"/>
      </w:pPr>
      <w:r>
        <w:t>30. Process: PUR003 Purchase Order Suggestions</w:t>
      </w:r>
    </w:p>
    <w:p w14:paraId="44D6FE3F" w14:textId="77777777" w:rsidR="00CA59CC" w:rsidRPr="00CA59CC" w:rsidRDefault="00CA59CC" w:rsidP="00CA59CC">
      <w:pPr>
        <w:pStyle w:val="captiontext"/>
      </w:pPr>
    </w:p>
    <w:p w14:paraId="06E49C1E" w14:textId="77777777" w:rsidR="00AE448A" w:rsidRDefault="0085400E">
      <w:pPr>
        <w:pStyle w:val="stagesrolestasksheader"/>
      </w:pPr>
      <w:r>
        <w:t>Process Content</w:t>
      </w:r>
    </w:p>
    <w:p w14:paraId="0B45ED97" w14:textId="77777777" w:rsidR="00AE448A" w:rsidRDefault="00AE448A">
      <w:pPr>
        <w:pStyle w:val="stage"/>
      </w:pPr>
      <w:r>
        <w:fldChar w:fldCharType="begin"/>
      </w:r>
      <w:r w:rsidR="0085400E">
        <w:instrText xml:space="preserve"> XE "Stages:Create RMA" </w:instrText>
      </w:r>
      <w:r>
        <w:fldChar w:fldCharType="end"/>
      </w:r>
      <w:r>
        <w:fldChar w:fldCharType="begin"/>
      </w:r>
      <w:r w:rsidR="0085400E">
        <w:instrText xml:space="preserve"> XE "Create RMA (stage)" </w:instrText>
      </w:r>
      <w:r>
        <w:fldChar w:fldCharType="end"/>
      </w:r>
      <w:r w:rsidR="00CA59CC">
        <w:t>Purchase Suggestions Process</w:t>
      </w:r>
    </w:p>
    <w:p w14:paraId="14B8604C" w14:textId="77777777" w:rsidR="00AE448A" w:rsidRDefault="00CA59CC">
      <w:pPr>
        <w:pStyle w:val="stagegraphic"/>
      </w:pPr>
      <w:bookmarkStart w:id="328" w:name="IDAIJGOK"/>
      <w:bookmarkEnd w:id="328"/>
      <w:r>
        <w:rPr>
          <w:noProof/>
          <w:lang w:val="en-GB" w:eastAsia="en-GB"/>
        </w:rPr>
        <w:drawing>
          <wp:inline distT="0" distB="0" distL="0" distR="0" wp14:anchorId="5D0E97DB" wp14:editId="13E494C9">
            <wp:extent cx="5753100" cy="1882140"/>
            <wp:effectExtent l="0" t="0" r="0" b="381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1882140"/>
                    </a:xfrm>
                    <a:prstGeom prst="rect">
                      <a:avLst/>
                    </a:prstGeom>
                    <a:noFill/>
                    <a:ln>
                      <a:noFill/>
                    </a:ln>
                  </pic:spPr>
                </pic:pic>
              </a:graphicData>
            </a:graphic>
          </wp:inline>
        </w:drawing>
      </w:r>
    </w:p>
    <w:p w14:paraId="0052FE0F" w14:textId="77777777" w:rsidR="00AE448A" w:rsidRDefault="0085400E">
      <w:pPr>
        <w:pStyle w:val="captiontext"/>
      </w:pPr>
      <w:bookmarkStart w:id="329" w:name="_Toc410316589"/>
      <w:r>
        <w:t xml:space="preserve">43. Process: </w:t>
      </w:r>
      <w:r w:rsidR="00CA59CC">
        <w:t>PUR003</w:t>
      </w:r>
      <w:r>
        <w:t xml:space="preserve"> </w:t>
      </w:r>
      <w:r w:rsidR="00CA59CC">
        <w:t>Purchase Order Suggestions</w:t>
      </w:r>
      <w:r>
        <w:t xml:space="preserve">, </w:t>
      </w:r>
      <w:r w:rsidR="00CA59CC">
        <w:t>Stage: Purchase Suggestions process</w:t>
      </w:r>
      <w:bookmarkEnd w:id="329"/>
    </w:p>
    <w:p w14:paraId="0AE92CA4" w14:textId="77777777" w:rsidR="00AE448A" w:rsidDel="00C95673" w:rsidRDefault="00AE448A">
      <w:pPr>
        <w:pStyle w:val="stagegraphic"/>
        <w:rPr>
          <w:del w:id="330" w:author="Pascal Pastory" w:date="2017-10-11T11:45:00Z"/>
        </w:rPr>
      </w:pPr>
      <w:bookmarkStart w:id="331" w:name="IDAJQGOK"/>
      <w:bookmarkEnd w:id="331"/>
    </w:p>
    <w:p w14:paraId="2E6242FB" w14:textId="77777777" w:rsidR="00AE448A" w:rsidDel="00C95673" w:rsidRDefault="00AE448A">
      <w:pPr>
        <w:pStyle w:val="stagegraphic"/>
        <w:jc w:val="left"/>
        <w:rPr>
          <w:del w:id="332" w:author="Pascal Pastory" w:date="2017-10-11T11:45:00Z"/>
        </w:rPr>
        <w:pPrChange w:id="333" w:author="Pascal Pastory" w:date="2017-10-11T11:45:00Z">
          <w:pPr>
            <w:pStyle w:val="stagegraphic"/>
          </w:pPr>
        </w:pPrChange>
      </w:pPr>
      <w:bookmarkStart w:id="334" w:name="IDAPCSPD"/>
      <w:bookmarkStart w:id="335" w:name="IDA3GSPD"/>
      <w:bookmarkStart w:id="336" w:name="IDAODUPD"/>
      <w:bookmarkEnd w:id="334"/>
      <w:bookmarkEnd w:id="335"/>
      <w:bookmarkEnd w:id="336"/>
    </w:p>
    <w:p w14:paraId="0AB07044" w14:textId="77777777" w:rsidR="005A55EF" w:rsidRDefault="005A55EF">
      <w:pPr>
        <w:spacing w:before="0"/>
      </w:pPr>
    </w:p>
    <w:p w14:paraId="2DCFAA2C" w14:textId="77777777" w:rsidR="00CA59CC" w:rsidRPr="007B406F" w:rsidRDefault="00CA59CC" w:rsidP="00CA59CC">
      <w:pPr>
        <w:rPr>
          <w:b/>
        </w:rPr>
      </w:pPr>
      <w:r w:rsidRPr="007B406F">
        <w:rPr>
          <w:b/>
        </w:rPr>
        <w:t>GAPs/ Configuration changes Identified:</w:t>
      </w:r>
    </w:p>
    <w:p w14:paraId="12C0246E" w14:textId="77777777" w:rsidR="00CA59CC" w:rsidRDefault="00CA59CC" w:rsidP="00CA59CC"/>
    <w:tbl>
      <w:tblPr>
        <w:tblStyle w:val="TableGrid"/>
        <w:tblW w:w="0" w:type="auto"/>
        <w:tblLook w:val="04A0" w:firstRow="1" w:lastRow="0" w:firstColumn="1" w:lastColumn="0" w:noHBand="0" w:noVBand="1"/>
      </w:tblPr>
      <w:tblGrid>
        <w:gridCol w:w="2315"/>
        <w:gridCol w:w="2424"/>
        <w:gridCol w:w="1858"/>
        <w:gridCol w:w="2466"/>
      </w:tblGrid>
      <w:tr w:rsidR="00CA59CC" w14:paraId="44D16304" w14:textId="77777777" w:rsidTr="008C1E7E">
        <w:tc>
          <w:tcPr>
            <w:tcW w:w="2315" w:type="dxa"/>
          </w:tcPr>
          <w:p w14:paraId="704241E6" w14:textId="77777777" w:rsidR="00CA59CC" w:rsidRDefault="00CA59CC" w:rsidP="008C1E7E">
            <w:r>
              <w:t>Definition</w:t>
            </w:r>
          </w:p>
        </w:tc>
        <w:tc>
          <w:tcPr>
            <w:tcW w:w="2424" w:type="dxa"/>
          </w:tcPr>
          <w:p w14:paraId="38E70403" w14:textId="77777777" w:rsidR="00CA59CC" w:rsidRDefault="00CA59CC" w:rsidP="008C1E7E">
            <w:r>
              <w:t xml:space="preserve">Type </w:t>
            </w:r>
          </w:p>
        </w:tc>
        <w:tc>
          <w:tcPr>
            <w:tcW w:w="1858" w:type="dxa"/>
          </w:tcPr>
          <w:p w14:paraId="1191B518" w14:textId="77777777" w:rsidR="00CA59CC" w:rsidRDefault="00CA59CC" w:rsidP="008C1E7E"/>
        </w:tc>
        <w:tc>
          <w:tcPr>
            <w:tcW w:w="2466" w:type="dxa"/>
          </w:tcPr>
          <w:p w14:paraId="1DDD1092" w14:textId="77777777" w:rsidR="00CA59CC" w:rsidRDefault="00CA59CC" w:rsidP="008C1E7E">
            <w:r>
              <w:t>Comments</w:t>
            </w:r>
          </w:p>
        </w:tc>
      </w:tr>
      <w:tr w:rsidR="00CA59CC" w14:paraId="06C1B915" w14:textId="77777777" w:rsidTr="008C1E7E">
        <w:tc>
          <w:tcPr>
            <w:tcW w:w="2315" w:type="dxa"/>
          </w:tcPr>
          <w:p w14:paraId="2FD07036" w14:textId="6074F251" w:rsidR="00CA59CC" w:rsidRDefault="00CA59CC" w:rsidP="008C1E7E">
            <w:r>
              <w:t>N/A</w:t>
            </w:r>
          </w:p>
        </w:tc>
        <w:tc>
          <w:tcPr>
            <w:tcW w:w="2424" w:type="dxa"/>
          </w:tcPr>
          <w:p w14:paraId="6A6DA6B3" w14:textId="77777777" w:rsidR="00CA59CC" w:rsidRDefault="00CA59CC" w:rsidP="008C1E7E">
            <w:r>
              <w:t>N/A</w:t>
            </w:r>
          </w:p>
        </w:tc>
        <w:tc>
          <w:tcPr>
            <w:tcW w:w="1858" w:type="dxa"/>
          </w:tcPr>
          <w:p w14:paraId="0BA10E20" w14:textId="77777777" w:rsidR="00CA59CC" w:rsidRDefault="00CA59CC" w:rsidP="008C1E7E"/>
        </w:tc>
        <w:tc>
          <w:tcPr>
            <w:tcW w:w="2466" w:type="dxa"/>
          </w:tcPr>
          <w:p w14:paraId="3CA7A716" w14:textId="77777777" w:rsidR="00CA59CC" w:rsidRDefault="00CA59CC" w:rsidP="008C1E7E">
            <w:r>
              <w:t>N/A</w:t>
            </w:r>
          </w:p>
        </w:tc>
      </w:tr>
      <w:tr w:rsidR="00C95673" w14:paraId="00FE4611" w14:textId="77777777" w:rsidTr="008C1E7E">
        <w:trPr>
          <w:ins w:id="337" w:author="Pascal Pastory" w:date="2017-10-11T11:46:00Z"/>
        </w:trPr>
        <w:tc>
          <w:tcPr>
            <w:tcW w:w="2315" w:type="dxa"/>
          </w:tcPr>
          <w:p w14:paraId="3F6C61FF" w14:textId="229CA9AF" w:rsidR="00C95673" w:rsidRDefault="00C95673" w:rsidP="008C1E7E">
            <w:pPr>
              <w:rPr>
                <w:ins w:id="338" w:author="Pascal Pastory" w:date="2017-10-11T11:46:00Z"/>
              </w:rPr>
            </w:pPr>
            <w:ins w:id="339" w:author="Pascal Pastory" w:date="2017-10-11T11:48:00Z">
              <w:r>
                <w:t>Po suggestion</w:t>
              </w:r>
            </w:ins>
            <w:ins w:id="340" w:author="Pascal Pastory" w:date="2017-10-11T11:49:00Z">
              <w:r>
                <w:t xml:space="preserve"> from MRP</w:t>
              </w:r>
            </w:ins>
            <w:ins w:id="341" w:author="Pascal Pastory" w:date="2017-10-11T11:48:00Z">
              <w:r>
                <w:t xml:space="preserve"> should be converted to requisition instead of PO</w:t>
              </w:r>
            </w:ins>
          </w:p>
        </w:tc>
        <w:tc>
          <w:tcPr>
            <w:tcW w:w="2424" w:type="dxa"/>
          </w:tcPr>
          <w:p w14:paraId="3BF84A2E" w14:textId="20AEFAEB" w:rsidR="00C95673" w:rsidRDefault="00C95673" w:rsidP="008C1E7E">
            <w:pPr>
              <w:rPr>
                <w:ins w:id="342" w:author="Pascal Pastory" w:date="2017-10-11T11:46:00Z"/>
              </w:rPr>
            </w:pPr>
            <w:ins w:id="343" w:author="Pascal Pastory" w:date="2017-10-11T11:52:00Z">
              <w:r>
                <w:t>Enhance existing customization</w:t>
              </w:r>
            </w:ins>
          </w:p>
        </w:tc>
        <w:tc>
          <w:tcPr>
            <w:tcW w:w="1858" w:type="dxa"/>
          </w:tcPr>
          <w:p w14:paraId="3F4298AF" w14:textId="77777777" w:rsidR="00C95673" w:rsidRDefault="00C95673" w:rsidP="008C1E7E">
            <w:pPr>
              <w:rPr>
                <w:ins w:id="344" w:author="Pascal Pastory" w:date="2017-10-11T11:46:00Z"/>
              </w:rPr>
            </w:pPr>
          </w:p>
        </w:tc>
        <w:tc>
          <w:tcPr>
            <w:tcW w:w="2466" w:type="dxa"/>
          </w:tcPr>
          <w:p w14:paraId="78E84078" w14:textId="518E6C8D" w:rsidR="00C95673" w:rsidRDefault="00C95673" w:rsidP="008C1E7E">
            <w:pPr>
              <w:rPr>
                <w:ins w:id="345" w:author="Pascal Pastory" w:date="2017-10-11T11:46:00Z"/>
              </w:rPr>
            </w:pPr>
            <w:ins w:id="346" w:author="Pascal Pastory" w:date="2017-10-11T11:52:00Z">
              <w:r>
                <w:t>Po suggestion from MRP should be converted to requisition and follows requisition approval process</w:t>
              </w:r>
            </w:ins>
          </w:p>
        </w:tc>
      </w:tr>
    </w:tbl>
    <w:p w14:paraId="50E6160C" w14:textId="77777777" w:rsidR="005A55EF" w:rsidRPr="005A55EF" w:rsidRDefault="005A55EF" w:rsidP="005A55EF"/>
    <w:p w14:paraId="25E8A5C6" w14:textId="77777777" w:rsidR="00CA59CC" w:rsidRDefault="00CA59CC" w:rsidP="00CA59CC">
      <w:pPr>
        <w:pStyle w:val="processHeading"/>
      </w:pPr>
      <w:bookmarkStart w:id="347" w:name="_Toc494359008"/>
      <w:r>
        <w:lastRenderedPageBreak/>
        <w:t>PUR00</w:t>
      </w:r>
      <w:r w:rsidR="00576096">
        <w:t>4</w:t>
      </w:r>
      <w:r>
        <w:t xml:space="preserve"> Purchase Orders</w:t>
      </w:r>
      <w:bookmarkEnd w:id="347"/>
      <w:r>
        <w:t xml:space="preserve"> </w:t>
      </w:r>
      <w:r>
        <w:fldChar w:fldCharType="begin"/>
      </w:r>
      <w:r>
        <w:instrText xml:space="preserve"> XE "Processes:MC003 Sales to Ship" </w:instrText>
      </w:r>
      <w:r>
        <w:fldChar w:fldCharType="end"/>
      </w:r>
      <w:r>
        <w:fldChar w:fldCharType="begin"/>
      </w:r>
      <w:r>
        <w:instrText xml:space="preserve"> XE "MC003 Sales to Ship (process)" </w:instrText>
      </w:r>
      <w:r>
        <w:fldChar w:fldCharType="end"/>
      </w:r>
    </w:p>
    <w:tbl>
      <w:tblPr>
        <w:tblW w:w="9563" w:type="dxa"/>
        <w:tblLayout w:type="fixed"/>
        <w:tblLook w:val="0000" w:firstRow="0" w:lastRow="0" w:firstColumn="0" w:lastColumn="0" w:noHBand="0" w:noVBand="0"/>
      </w:tblPr>
      <w:tblGrid>
        <w:gridCol w:w="236"/>
        <w:gridCol w:w="9327"/>
      </w:tblGrid>
      <w:tr w:rsidR="00CA59CC" w14:paraId="534BDCDA" w14:textId="77777777" w:rsidTr="00576096">
        <w:trPr>
          <w:trHeight w:val="308"/>
        </w:trPr>
        <w:tc>
          <w:tcPr>
            <w:tcW w:w="236" w:type="dxa"/>
          </w:tcPr>
          <w:p w14:paraId="692C677B" w14:textId="77777777" w:rsidR="00CA59CC" w:rsidRDefault="00CA59CC" w:rsidP="008C1E7E"/>
        </w:tc>
        <w:tc>
          <w:tcPr>
            <w:tcW w:w="9327" w:type="dxa"/>
          </w:tcPr>
          <w:p w14:paraId="678ACF9E" w14:textId="77777777" w:rsidR="00CA59CC" w:rsidRDefault="00CA59CC" w:rsidP="008C1E7E">
            <w:pPr>
              <w:pStyle w:val="notegroup"/>
            </w:pPr>
            <w:r>
              <w:t>User Notes</w:t>
            </w:r>
          </w:p>
        </w:tc>
      </w:tr>
      <w:tr w:rsidR="00CA59CC" w14:paraId="2D7A91FA" w14:textId="77777777" w:rsidTr="00576096">
        <w:trPr>
          <w:trHeight w:val="4562"/>
        </w:trPr>
        <w:tc>
          <w:tcPr>
            <w:tcW w:w="236" w:type="dxa"/>
          </w:tcPr>
          <w:p w14:paraId="20648C16" w14:textId="77777777" w:rsidR="00CA59CC" w:rsidRDefault="00CA59CC" w:rsidP="008C1E7E"/>
        </w:tc>
        <w:tc>
          <w:tcPr>
            <w:tcW w:w="9327" w:type="dxa"/>
          </w:tcPr>
          <w:p w14:paraId="4C5EE941" w14:textId="77777777" w:rsidR="00CA59CC" w:rsidRDefault="00CA59CC" w:rsidP="008C1E7E">
            <w:pPr>
              <w:pStyle w:val="noteheader"/>
            </w:pPr>
            <w:r>
              <w:t xml:space="preserve">Process definition: </w:t>
            </w:r>
          </w:p>
          <w:p w14:paraId="70274478" w14:textId="77777777" w:rsidR="00CA59CC" w:rsidRPr="0085400E" w:rsidRDefault="00CA59CC" w:rsidP="00AD6837">
            <w:pPr>
              <w:spacing w:after="200" w:line="276" w:lineRule="auto"/>
              <w:rPr>
                <w:rFonts w:ascii="Calibri" w:hAnsi="Calibri"/>
                <w:sz w:val="22"/>
                <w:szCs w:val="22"/>
                <w:lang w:val="en-AU"/>
              </w:rPr>
            </w:pPr>
            <w:r>
              <w:rPr>
                <w:rFonts w:ascii="Calibri" w:hAnsi="Calibri"/>
                <w:sz w:val="22"/>
                <w:szCs w:val="22"/>
                <w:lang w:val="en-AU"/>
              </w:rPr>
              <w:t xml:space="preserve">This process </w:t>
            </w:r>
            <w:r w:rsidR="00BA6660">
              <w:rPr>
                <w:rFonts w:ascii="Calibri" w:hAnsi="Calibri"/>
                <w:sz w:val="22"/>
                <w:szCs w:val="22"/>
                <w:lang w:val="en-AU"/>
              </w:rPr>
              <w:t>can be started by a requisition, or can be done manually by defining a Purchase order directly</w:t>
            </w:r>
            <w:r w:rsidR="00AD6837">
              <w:rPr>
                <w:rFonts w:ascii="Calibri" w:hAnsi="Calibri"/>
                <w:sz w:val="22"/>
                <w:szCs w:val="22"/>
                <w:lang w:val="en-AU"/>
              </w:rPr>
              <w:t xml:space="preserve"> or as a form of Purchase suggestion.</w:t>
            </w:r>
            <w:r w:rsidR="00BA6660">
              <w:rPr>
                <w:rFonts w:ascii="Calibri" w:hAnsi="Calibri"/>
                <w:sz w:val="22"/>
                <w:szCs w:val="22"/>
                <w:lang w:val="en-AU"/>
              </w:rPr>
              <w:t xml:space="preserve"> MSD use 5 types of groups of products that can be procured: Normal Products, verticals ( </w:t>
            </w:r>
            <w:r w:rsidR="006A74A9">
              <w:rPr>
                <w:rFonts w:ascii="Calibri" w:hAnsi="Calibri"/>
                <w:sz w:val="22"/>
                <w:szCs w:val="22"/>
                <w:lang w:val="en-AU"/>
              </w:rPr>
              <w:t xml:space="preserve">third party items), Support services, Special procurement (Buy to order items), and MSD community items. A tendering process is also to be used (TANEPS) with a interface to Epicor 10 which results in generation of a Purchase order, which triggers additional transactions. </w:t>
            </w:r>
            <w:commentRangeStart w:id="348"/>
            <w:r w:rsidR="006A74A9">
              <w:rPr>
                <w:rFonts w:ascii="Calibri" w:hAnsi="Calibri"/>
                <w:sz w:val="22"/>
                <w:szCs w:val="22"/>
                <w:lang w:val="en-AU"/>
              </w:rPr>
              <w:t xml:space="preserve">Purchase contracts </w:t>
            </w:r>
            <w:commentRangeEnd w:id="348"/>
            <w:r w:rsidR="006A4312">
              <w:rPr>
                <w:rStyle w:val="CommentReference"/>
              </w:rPr>
              <w:commentReference w:id="348"/>
            </w:r>
            <w:r w:rsidR="006A74A9">
              <w:rPr>
                <w:rFonts w:ascii="Calibri" w:hAnsi="Calibri"/>
                <w:sz w:val="22"/>
                <w:szCs w:val="22"/>
                <w:lang w:val="en-AU"/>
              </w:rPr>
              <w:t>are expected to be used in Epicor 10, where Purchase orders will be linked to contract records.</w:t>
            </w:r>
            <w:r w:rsidR="00AD6837">
              <w:rPr>
                <w:rFonts w:ascii="Calibri" w:hAnsi="Calibri"/>
                <w:sz w:val="22"/>
                <w:szCs w:val="22"/>
                <w:lang w:val="en-AU"/>
              </w:rPr>
              <w:t xml:space="preserve"> Items being purchased will be expected to hold donor and program information in the database for easy tracking and identification.</w:t>
            </w:r>
            <w:r>
              <w:object w:dxaOrig="9765" w:dyaOrig="3105" w14:anchorId="432CAFE5">
                <v:shape id="_x0000_i1027" type="#_x0000_t75" style="width:453pt;height:2in" o:ole="">
                  <v:imagedata r:id="rId33" o:title=""/>
                </v:shape>
                <o:OLEObject Type="Embed" ProgID="PBrush" ShapeID="_x0000_i1027" DrawAspect="Content" ObjectID="_1569922079" r:id="rId34"/>
              </w:object>
            </w:r>
          </w:p>
        </w:tc>
      </w:tr>
      <w:tr w:rsidR="00CA59CC" w14:paraId="4A2D8753" w14:textId="77777777" w:rsidTr="00576096">
        <w:trPr>
          <w:trHeight w:val="4562"/>
        </w:trPr>
        <w:tc>
          <w:tcPr>
            <w:tcW w:w="236" w:type="dxa"/>
          </w:tcPr>
          <w:p w14:paraId="523EEA54" w14:textId="77777777" w:rsidR="00CA59CC" w:rsidRDefault="00E346FD" w:rsidP="008C1E7E">
            <w:r>
              <w:br w:type="page"/>
            </w:r>
          </w:p>
          <w:p w14:paraId="52B06F6E" w14:textId="77777777" w:rsidR="00CA59CC" w:rsidRDefault="00CA59CC" w:rsidP="008C1E7E"/>
        </w:tc>
        <w:tc>
          <w:tcPr>
            <w:tcW w:w="9327" w:type="dxa"/>
          </w:tcPr>
          <w:p w14:paraId="55AFC3C6" w14:textId="77777777" w:rsidR="00CA59CC" w:rsidRDefault="00CA59CC" w:rsidP="00CA59CC">
            <w:pPr>
              <w:pStyle w:val="captiontext"/>
            </w:pPr>
            <w:r>
              <w:t>30. Process: PUR00</w:t>
            </w:r>
            <w:r w:rsidR="00576096">
              <w:t>4</w:t>
            </w:r>
            <w:r>
              <w:t xml:space="preserve"> Purchase Order</w:t>
            </w:r>
            <w:r w:rsidR="00576096">
              <w:t>s</w:t>
            </w:r>
          </w:p>
          <w:p w14:paraId="52F66396" w14:textId="77777777" w:rsidR="00576096" w:rsidRDefault="00576096" w:rsidP="00576096">
            <w:pPr>
              <w:pStyle w:val="stagesrolestasksheader"/>
            </w:pPr>
            <w:r>
              <w:t>Process Content</w:t>
            </w:r>
          </w:p>
          <w:p w14:paraId="51575778" w14:textId="77777777" w:rsidR="00576096" w:rsidRDefault="00576096" w:rsidP="00576096">
            <w:pPr>
              <w:pStyle w:val="stage"/>
            </w:pPr>
            <w:r>
              <w:t xml:space="preserve">Tender Process </w:t>
            </w:r>
            <w:r>
              <w:fldChar w:fldCharType="begin"/>
            </w:r>
            <w:r>
              <w:instrText xml:space="preserve"> XE "Stages:Create RMA" </w:instrText>
            </w:r>
            <w:r>
              <w:fldChar w:fldCharType="end"/>
            </w:r>
            <w:r>
              <w:fldChar w:fldCharType="begin"/>
            </w:r>
            <w:r>
              <w:instrText xml:space="preserve"> XE "Create RMA (stage)" </w:instrText>
            </w:r>
            <w:r>
              <w:fldChar w:fldCharType="end"/>
            </w:r>
          </w:p>
          <w:p w14:paraId="1EC3789A" w14:textId="77777777" w:rsidR="00576096" w:rsidRPr="00576096" w:rsidRDefault="00576096" w:rsidP="00576096"/>
          <w:p w14:paraId="4BF675E6" w14:textId="77777777" w:rsidR="00576096" w:rsidRDefault="00576096" w:rsidP="00576096">
            <w:pPr>
              <w:pStyle w:val="captiontext"/>
            </w:pPr>
            <w:r>
              <w:object w:dxaOrig="8325" w:dyaOrig="1800" w14:anchorId="2464CBF8">
                <v:shape id="_x0000_i1028" type="#_x0000_t75" style="width:416.25pt;height:90pt" o:ole="">
                  <v:imagedata r:id="rId35" o:title=""/>
                </v:shape>
                <o:OLEObject Type="Embed" ProgID="PBrush" ShapeID="_x0000_i1028" DrawAspect="Content" ObjectID="_1569922080" r:id="rId36"/>
              </w:object>
            </w:r>
          </w:p>
          <w:p w14:paraId="4915DD1C" w14:textId="77777777" w:rsidR="00576096" w:rsidRDefault="00576096" w:rsidP="00576096">
            <w:pPr>
              <w:pStyle w:val="captiontext"/>
            </w:pPr>
            <w:r>
              <w:t>30. Process: PUR004 Purchase Orders, Stage: Tender Process</w:t>
            </w:r>
          </w:p>
          <w:p w14:paraId="66D04BDE" w14:textId="77777777" w:rsidR="00576096" w:rsidRPr="00576096" w:rsidRDefault="00576096" w:rsidP="00576096"/>
          <w:p w14:paraId="5FFB758A" w14:textId="77777777" w:rsidR="00576096" w:rsidRDefault="00576096" w:rsidP="00576096">
            <w:pPr>
              <w:pStyle w:val="stage"/>
            </w:pPr>
            <w:r>
              <w:t xml:space="preserve">Purchasing Process </w:t>
            </w:r>
            <w:r>
              <w:fldChar w:fldCharType="begin"/>
            </w:r>
            <w:r>
              <w:instrText xml:space="preserve"> XE "Stages:Create RMA" </w:instrText>
            </w:r>
            <w:r>
              <w:fldChar w:fldCharType="end"/>
            </w:r>
            <w:r>
              <w:fldChar w:fldCharType="begin"/>
            </w:r>
            <w:r>
              <w:instrText xml:space="preserve"> XE "Create RMA (stage)" </w:instrText>
            </w:r>
            <w:r>
              <w:fldChar w:fldCharType="end"/>
            </w:r>
          </w:p>
          <w:commentRangeStart w:id="349"/>
          <w:p w14:paraId="4CD90C91" w14:textId="77777777" w:rsidR="00576096" w:rsidRDefault="00576096" w:rsidP="00576096">
            <w:pPr>
              <w:ind w:left="-258"/>
            </w:pPr>
            <w:r>
              <w:object w:dxaOrig="4320" w:dyaOrig="768" w14:anchorId="49F1B286">
                <v:shape id="_x0000_i1029" type="#_x0000_t75" style="width:455.25pt;height:81pt" o:ole="">
                  <v:imagedata r:id="rId37" o:title=""/>
                </v:shape>
                <o:OLEObject Type="Embed" ProgID="PBrush" ShapeID="_x0000_i1029" DrawAspect="Content" ObjectID="_1569922081" r:id="rId38"/>
              </w:object>
            </w:r>
            <w:commentRangeEnd w:id="349"/>
            <w:r w:rsidR="00C04CEC">
              <w:rPr>
                <w:rStyle w:val="CommentReference"/>
              </w:rPr>
              <w:commentReference w:id="349"/>
            </w:r>
          </w:p>
          <w:p w14:paraId="3DC403EC" w14:textId="77777777" w:rsidR="00576096" w:rsidRDefault="00576096" w:rsidP="00576096">
            <w:pPr>
              <w:ind w:left="-258"/>
            </w:pPr>
            <w:r>
              <w:t>A</w:t>
            </w:r>
          </w:p>
          <w:p w14:paraId="23D74822" w14:textId="77777777" w:rsidR="00576096" w:rsidRDefault="00576096" w:rsidP="00576096">
            <w:pPr>
              <w:pStyle w:val="captiontext"/>
            </w:pPr>
            <w:r>
              <w:t>30. Process: PUR004 Purchase Orders, Stage: Purchasing Process</w:t>
            </w:r>
          </w:p>
          <w:p w14:paraId="14F6FA33" w14:textId="77777777" w:rsidR="00576096" w:rsidRPr="007B406F" w:rsidRDefault="00576096" w:rsidP="00576096">
            <w:pPr>
              <w:rPr>
                <w:b/>
              </w:rPr>
            </w:pPr>
            <w:r w:rsidRPr="007B406F">
              <w:rPr>
                <w:b/>
              </w:rPr>
              <w:lastRenderedPageBreak/>
              <w:t>GAPs/ Configuration changes Identified:</w:t>
            </w:r>
          </w:p>
          <w:p w14:paraId="61E932B1" w14:textId="77777777" w:rsidR="00576096" w:rsidRDefault="00576096" w:rsidP="00576096"/>
          <w:tbl>
            <w:tblPr>
              <w:tblStyle w:val="TableGrid"/>
              <w:tblW w:w="0" w:type="auto"/>
              <w:tblLayout w:type="fixed"/>
              <w:tblLook w:val="04A0" w:firstRow="1" w:lastRow="0" w:firstColumn="1" w:lastColumn="0" w:noHBand="0" w:noVBand="1"/>
            </w:tblPr>
            <w:tblGrid>
              <w:gridCol w:w="2315"/>
              <w:gridCol w:w="2424"/>
              <w:gridCol w:w="1858"/>
              <w:gridCol w:w="2466"/>
            </w:tblGrid>
            <w:tr w:rsidR="00576096" w14:paraId="5914E514" w14:textId="77777777" w:rsidTr="008C1E7E">
              <w:tc>
                <w:tcPr>
                  <w:tcW w:w="2315" w:type="dxa"/>
                </w:tcPr>
                <w:p w14:paraId="4A4AAB08" w14:textId="77777777" w:rsidR="00576096" w:rsidRDefault="00576096" w:rsidP="00576096">
                  <w:r>
                    <w:t>Definition</w:t>
                  </w:r>
                </w:p>
              </w:tc>
              <w:tc>
                <w:tcPr>
                  <w:tcW w:w="2424" w:type="dxa"/>
                </w:tcPr>
                <w:p w14:paraId="2D903FFA" w14:textId="77777777" w:rsidR="00576096" w:rsidRDefault="00576096" w:rsidP="00576096">
                  <w:r>
                    <w:t xml:space="preserve">Type </w:t>
                  </w:r>
                </w:p>
              </w:tc>
              <w:tc>
                <w:tcPr>
                  <w:tcW w:w="1858" w:type="dxa"/>
                </w:tcPr>
                <w:p w14:paraId="11F32D25" w14:textId="77777777" w:rsidR="00576096" w:rsidRDefault="00576096" w:rsidP="00576096"/>
              </w:tc>
              <w:tc>
                <w:tcPr>
                  <w:tcW w:w="2466" w:type="dxa"/>
                </w:tcPr>
                <w:p w14:paraId="39179752" w14:textId="77777777" w:rsidR="00576096" w:rsidRDefault="00576096" w:rsidP="00576096">
                  <w:r>
                    <w:t>Comments</w:t>
                  </w:r>
                </w:p>
              </w:tc>
            </w:tr>
            <w:tr w:rsidR="00576096" w14:paraId="4300E3F5" w14:textId="77777777" w:rsidTr="008C1E7E">
              <w:tc>
                <w:tcPr>
                  <w:tcW w:w="2315" w:type="dxa"/>
                </w:tcPr>
                <w:p w14:paraId="11A50443" w14:textId="77777777" w:rsidR="00576096" w:rsidRDefault="00E346FD" w:rsidP="00576096">
                  <w:r>
                    <w:rPr>
                      <w:sz w:val="16"/>
                      <w:szCs w:val="16"/>
                    </w:rPr>
                    <w:t>Permit requirement for particular items being purchased</w:t>
                  </w:r>
                </w:p>
              </w:tc>
              <w:tc>
                <w:tcPr>
                  <w:tcW w:w="2424" w:type="dxa"/>
                </w:tcPr>
                <w:p w14:paraId="02A14992" w14:textId="77777777" w:rsidR="00576096" w:rsidRPr="00E346FD" w:rsidRDefault="00E346FD" w:rsidP="00576096">
                  <w:pPr>
                    <w:rPr>
                      <w:sz w:val="16"/>
                      <w:szCs w:val="16"/>
                    </w:rPr>
                  </w:pPr>
                  <w:r w:rsidRPr="00E346FD">
                    <w:rPr>
                      <w:sz w:val="16"/>
                      <w:szCs w:val="16"/>
                    </w:rPr>
                    <w:t>Enhancement</w:t>
                  </w:r>
                </w:p>
              </w:tc>
              <w:tc>
                <w:tcPr>
                  <w:tcW w:w="1858" w:type="dxa"/>
                </w:tcPr>
                <w:p w14:paraId="0090279B" w14:textId="77777777" w:rsidR="00576096" w:rsidRDefault="00576096" w:rsidP="00576096"/>
              </w:tc>
              <w:tc>
                <w:tcPr>
                  <w:tcW w:w="2466" w:type="dxa"/>
                </w:tcPr>
                <w:p w14:paraId="354C1651" w14:textId="77777777" w:rsidR="00576096" w:rsidRPr="00E346FD" w:rsidRDefault="00E346FD" w:rsidP="00576096">
                  <w:pPr>
                    <w:rPr>
                      <w:sz w:val="16"/>
                      <w:szCs w:val="16"/>
                    </w:rPr>
                  </w:pPr>
                  <w:commentRangeStart w:id="350"/>
                  <w:r w:rsidRPr="00E346FD">
                    <w:rPr>
                      <w:sz w:val="16"/>
                      <w:szCs w:val="16"/>
                    </w:rPr>
                    <w:t>Items that have special conditions require permits before they can be sold or purchased.</w:t>
                  </w:r>
                  <w:commentRangeEnd w:id="350"/>
                  <w:r w:rsidR="00E773F4">
                    <w:rPr>
                      <w:rStyle w:val="CommentReference"/>
                    </w:rPr>
                    <w:commentReference w:id="350"/>
                  </w:r>
                </w:p>
              </w:tc>
            </w:tr>
            <w:tr w:rsidR="00917DE9" w14:paraId="14EE431F" w14:textId="77777777" w:rsidTr="008C1E7E">
              <w:tc>
                <w:tcPr>
                  <w:tcW w:w="2315" w:type="dxa"/>
                </w:tcPr>
                <w:p w14:paraId="14360017" w14:textId="77777777" w:rsidR="00917DE9" w:rsidRDefault="00917DE9" w:rsidP="00576096">
                  <w:pPr>
                    <w:rPr>
                      <w:sz w:val="16"/>
                      <w:szCs w:val="16"/>
                    </w:rPr>
                  </w:pPr>
                  <w:r>
                    <w:rPr>
                      <w:sz w:val="16"/>
                      <w:szCs w:val="16"/>
                    </w:rPr>
                    <w:t>Budget identification on Purchase order lines</w:t>
                  </w:r>
                </w:p>
              </w:tc>
              <w:tc>
                <w:tcPr>
                  <w:tcW w:w="2424" w:type="dxa"/>
                </w:tcPr>
                <w:p w14:paraId="76AE387C" w14:textId="77777777" w:rsidR="00917DE9" w:rsidRPr="00E346FD" w:rsidRDefault="00917DE9" w:rsidP="00576096">
                  <w:pPr>
                    <w:rPr>
                      <w:sz w:val="16"/>
                      <w:szCs w:val="16"/>
                    </w:rPr>
                  </w:pPr>
                  <w:r>
                    <w:rPr>
                      <w:sz w:val="16"/>
                      <w:szCs w:val="16"/>
                    </w:rPr>
                    <w:t>Enhancement</w:t>
                  </w:r>
                </w:p>
              </w:tc>
              <w:tc>
                <w:tcPr>
                  <w:tcW w:w="1858" w:type="dxa"/>
                </w:tcPr>
                <w:p w14:paraId="14B9EDDA" w14:textId="77777777" w:rsidR="00917DE9" w:rsidRDefault="00917DE9" w:rsidP="00576096"/>
              </w:tc>
              <w:tc>
                <w:tcPr>
                  <w:tcW w:w="2466" w:type="dxa"/>
                </w:tcPr>
                <w:p w14:paraId="3BE680F6" w14:textId="563DD52B" w:rsidR="00917DE9" w:rsidRPr="00E346FD" w:rsidRDefault="00917DE9" w:rsidP="00576096">
                  <w:pPr>
                    <w:rPr>
                      <w:sz w:val="16"/>
                      <w:szCs w:val="16"/>
                    </w:rPr>
                  </w:pPr>
                  <w:r>
                    <w:rPr>
                      <w:sz w:val="16"/>
                      <w:szCs w:val="16"/>
                    </w:rPr>
                    <w:t>Purchase orders are to obtain budgets on line level ( copied from requisitions if applicable)</w:t>
                  </w:r>
                  <w:ins w:id="351" w:author="Pascal Pastory" w:date="2017-10-11T14:09:00Z">
                    <w:r w:rsidR="00E773F4">
                      <w:rPr>
                        <w:sz w:val="16"/>
                        <w:szCs w:val="16"/>
                      </w:rPr>
                      <w:t>. This should be mandatory</w:t>
                    </w:r>
                  </w:ins>
                </w:p>
              </w:tc>
            </w:tr>
            <w:tr w:rsidR="00BA6B3D" w14:paraId="20F98B33" w14:textId="77777777" w:rsidTr="008C1E7E">
              <w:tc>
                <w:tcPr>
                  <w:tcW w:w="2315" w:type="dxa"/>
                </w:tcPr>
                <w:p w14:paraId="1391C95E" w14:textId="77777777" w:rsidR="00BA6B3D" w:rsidRDefault="00BA6B3D" w:rsidP="00576096">
                  <w:pPr>
                    <w:rPr>
                      <w:sz w:val="16"/>
                      <w:szCs w:val="16"/>
                    </w:rPr>
                  </w:pPr>
                  <w:r>
                    <w:rPr>
                      <w:sz w:val="16"/>
                      <w:szCs w:val="16"/>
                    </w:rPr>
                    <w:t>Donor fields on Purchase order header/line</w:t>
                  </w:r>
                </w:p>
              </w:tc>
              <w:tc>
                <w:tcPr>
                  <w:tcW w:w="2424" w:type="dxa"/>
                </w:tcPr>
                <w:p w14:paraId="5AE6CB1A" w14:textId="77777777" w:rsidR="00BA6B3D" w:rsidRDefault="00BA6B3D" w:rsidP="00576096">
                  <w:pPr>
                    <w:rPr>
                      <w:sz w:val="16"/>
                      <w:szCs w:val="16"/>
                    </w:rPr>
                  </w:pPr>
                  <w:r>
                    <w:rPr>
                      <w:sz w:val="16"/>
                      <w:szCs w:val="16"/>
                    </w:rPr>
                    <w:t>Custom Fields</w:t>
                  </w:r>
                </w:p>
              </w:tc>
              <w:tc>
                <w:tcPr>
                  <w:tcW w:w="1858" w:type="dxa"/>
                </w:tcPr>
                <w:p w14:paraId="630A87E0" w14:textId="77777777" w:rsidR="00BA6B3D" w:rsidRDefault="00BA6B3D" w:rsidP="00576096"/>
              </w:tc>
              <w:tc>
                <w:tcPr>
                  <w:tcW w:w="2466" w:type="dxa"/>
                </w:tcPr>
                <w:p w14:paraId="260B77A4" w14:textId="100F43B3" w:rsidR="00BA6B3D" w:rsidRDefault="00BA6B3D" w:rsidP="00576096">
                  <w:pPr>
                    <w:rPr>
                      <w:sz w:val="16"/>
                      <w:szCs w:val="16"/>
                    </w:rPr>
                  </w:pPr>
                  <w:r>
                    <w:rPr>
                      <w:sz w:val="16"/>
                      <w:szCs w:val="16"/>
                    </w:rPr>
                    <w:t>Provide donor and program tracking on PO level.</w:t>
                  </w:r>
                  <w:ins w:id="352" w:author="Pascal Pastory" w:date="2017-10-11T14:13:00Z">
                    <w:r w:rsidR="0053041D">
                      <w:rPr>
                        <w:sz w:val="16"/>
                        <w:szCs w:val="16"/>
                      </w:rPr>
                      <w:t xml:space="preserve"> </w:t>
                    </w:r>
                  </w:ins>
                  <w:ins w:id="353" w:author="Pascal Pastory" w:date="2017-10-11T14:15:00Z">
                    <w:r w:rsidR="00E926EF">
                      <w:rPr>
                        <w:sz w:val="16"/>
                        <w:szCs w:val="16"/>
                      </w:rPr>
                      <w:t xml:space="preserve">This </w:t>
                    </w:r>
                  </w:ins>
                  <w:ins w:id="354" w:author="Pascal Pastory" w:date="2017-10-11T14:13:00Z">
                    <w:r w:rsidR="00E926EF">
                      <w:rPr>
                        <w:sz w:val="16"/>
                        <w:szCs w:val="16"/>
                      </w:rPr>
                      <w:t>s</w:t>
                    </w:r>
                    <w:r w:rsidR="0053041D">
                      <w:rPr>
                        <w:sz w:val="16"/>
                        <w:szCs w:val="16"/>
                      </w:rPr>
                      <w:t>hould be mandatory.</w:t>
                    </w:r>
                  </w:ins>
                </w:p>
              </w:tc>
            </w:tr>
          </w:tbl>
          <w:p w14:paraId="205DD4FB" w14:textId="77777777" w:rsidR="00E346FD" w:rsidRDefault="00E346FD" w:rsidP="008C0829">
            <w:pPr>
              <w:pStyle w:val="processHeading"/>
            </w:pPr>
          </w:p>
          <w:p w14:paraId="4AC07687" w14:textId="77777777" w:rsidR="008C0829" w:rsidRDefault="008C0829" w:rsidP="008C0829">
            <w:pPr>
              <w:pStyle w:val="processHeading"/>
            </w:pPr>
            <w:bookmarkStart w:id="355" w:name="_Toc494359009"/>
            <w:r>
              <w:t>PUR00</w:t>
            </w:r>
            <w:r w:rsidR="004724C1">
              <w:t>5</w:t>
            </w:r>
            <w:r>
              <w:t xml:space="preserve"> Purchase Order Approval</w:t>
            </w:r>
            <w:bookmarkEnd w:id="355"/>
            <w:r>
              <w:t xml:space="preserve"> </w:t>
            </w:r>
            <w:r>
              <w:fldChar w:fldCharType="begin"/>
            </w:r>
            <w:r>
              <w:instrText xml:space="preserve"> XE "Processes:MC003 Sales to Ship" </w:instrText>
            </w:r>
            <w:r>
              <w:fldChar w:fldCharType="end"/>
            </w:r>
            <w:r>
              <w:fldChar w:fldCharType="begin"/>
            </w:r>
            <w:r>
              <w:instrText xml:space="preserve"> XE "MC003 Sales to Ship (process)" </w:instrText>
            </w:r>
            <w:r>
              <w:fldChar w:fldCharType="end"/>
            </w:r>
          </w:p>
          <w:tbl>
            <w:tblPr>
              <w:tblW w:w="0" w:type="auto"/>
              <w:tblLayout w:type="fixed"/>
              <w:tblLook w:val="0000" w:firstRow="0" w:lastRow="0" w:firstColumn="0" w:lastColumn="0" w:noHBand="0" w:noVBand="0"/>
            </w:tblPr>
            <w:tblGrid>
              <w:gridCol w:w="907"/>
              <w:gridCol w:w="7841"/>
            </w:tblGrid>
            <w:tr w:rsidR="008C0829" w14:paraId="141B868E" w14:textId="77777777" w:rsidTr="008C1E7E">
              <w:tc>
                <w:tcPr>
                  <w:tcW w:w="907" w:type="dxa"/>
                </w:tcPr>
                <w:p w14:paraId="548FEE9C" w14:textId="77777777" w:rsidR="008C0829" w:rsidRDefault="008C0829" w:rsidP="008C0829"/>
              </w:tc>
              <w:tc>
                <w:tcPr>
                  <w:tcW w:w="7841" w:type="dxa"/>
                </w:tcPr>
                <w:p w14:paraId="30C1C125" w14:textId="77777777" w:rsidR="008C0829" w:rsidRDefault="008C0829" w:rsidP="008C0829">
                  <w:pPr>
                    <w:pStyle w:val="notegroup"/>
                  </w:pPr>
                  <w:r>
                    <w:t>User Notes</w:t>
                  </w:r>
                </w:p>
              </w:tc>
            </w:tr>
            <w:tr w:rsidR="008C0829" w14:paraId="430A5741" w14:textId="77777777" w:rsidTr="008C1E7E">
              <w:tc>
                <w:tcPr>
                  <w:tcW w:w="907" w:type="dxa"/>
                </w:tcPr>
                <w:p w14:paraId="7F05AE74" w14:textId="77777777" w:rsidR="008C0829" w:rsidRDefault="008C0829" w:rsidP="008C0829"/>
              </w:tc>
              <w:tc>
                <w:tcPr>
                  <w:tcW w:w="7841" w:type="dxa"/>
                </w:tcPr>
                <w:p w14:paraId="1802932D" w14:textId="77777777" w:rsidR="008C0829" w:rsidRDefault="008C0829" w:rsidP="008C0829">
                  <w:pPr>
                    <w:pStyle w:val="noteheader"/>
                  </w:pPr>
                  <w:r>
                    <w:t xml:space="preserve">Process definition: </w:t>
                  </w:r>
                </w:p>
                <w:p w14:paraId="35D4E2B7" w14:textId="01282933" w:rsidR="008C0829" w:rsidRPr="0085400E" w:rsidRDefault="008C0829" w:rsidP="00AD6837">
                  <w:pPr>
                    <w:spacing w:after="200" w:line="276" w:lineRule="auto"/>
                    <w:rPr>
                      <w:rFonts w:ascii="Calibri" w:hAnsi="Calibri"/>
                      <w:sz w:val="22"/>
                      <w:szCs w:val="22"/>
                      <w:lang w:val="en-AU"/>
                    </w:rPr>
                  </w:pPr>
                  <w:r>
                    <w:rPr>
                      <w:rFonts w:ascii="Calibri" w:hAnsi="Calibri"/>
                      <w:sz w:val="22"/>
                      <w:szCs w:val="22"/>
                      <w:lang w:val="en-AU"/>
                    </w:rPr>
                    <w:t xml:space="preserve">This process </w:t>
                  </w:r>
                  <w:r w:rsidR="000A7C92">
                    <w:rPr>
                      <w:rFonts w:ascii="Calibri" w:hAnsi="Calibri"/>
                      <w:sz w:val="22"/>
                      <w:szCs w:val="22"/>
                      <w:lang w:val="en-AU"/>
                    </w:rPr>
                    <w:t>links up to Purchase orders, which are created in the system and allows MSD to properly review all aspects of the record before approving it, creating a control mechanism in place to allow purchases to happen in a controlled way</w:t>
                  </w:r>
                  <w:r w:rsidR="00AD6837">
                    <w:rPr>
                      <w:rFonts w:ascii="Calibri" w:hAnsi="Calibri"/>
                      <w:sz w:val="22"/>
                      <w:szCs w:val="22"/>
                      <w:lang w:val="en-AU"/>
                    </w:rPr>
                    <w:t>, where changes made on the order will require re</w:t>
                  </w:r>
                  <w:ins w:id="356" w:author="Pascal Pastory" w:date="2017-10-11T14:15:00Z">
                    <w:r w:rsidR="00493A08">
                      <w:rPr>
                        <w:rFonts w:ascii="Calibri" w:hAnsi="Calibri"/>
                        <w:sz w:val="22"/>
                        <w:szCs w:val="22"/>
                        <w:lang w:val="en-AU"/>
                      </w:rPr>
                      <w:t>ap</w:t>
                    </w:r>
                  </w:ins>
                  <w:r w:rsidR="00AD6837">
                    <w:rPr>
                      <w:rFonts w:ascii="Calibri" w:hAnsi="Calibri"/>
                      <w:sz w:val="22"/>
                      <w:szCs w:val="22"/>
                      <w:lang w:val="en-AU"/>
                    </w:rPr>
                    <w:t>proval</w:t>
                  </w:r>
                  <w:r w:rsidR="000A7C92">
                    <w:rPr>
                      <w:rFonts w:ascii="Calibri" w:hAnsi="Calibri"/>
                      <w:sz w:val="22"/>
                      <w:szCs w:val="22"/>
                      <w:lang w:val="en-AU"/>
                    </w:rPr>
                    <w:t>.</w:t>
                  </w:r>
                </w:p>
              </w:tc>
            </w:tr>
          </w:tbl>
          <w:p w14:paraId="7EC22B1B" w14:textId="77777777" w:rsidR="00576096" w:rsidRDefault="008C0829" w:rsidP="00576096">
            <w:r>
              <w:object w:dxaOrig="11850" w:dyaOrig="4830" w14:anchorId="585A98D1">
                <v:shape id="_x0000_i1030" type="#_x0000_t75" style="width:455.25pt;height:185.25pt" o:ole="">
                  <v:imagedata r:id="rId39" o:title=""/>
                </v:shape>
                <o:OLEObject Type="Embed" ProgID="PBrush" ShapeID="_x0000_i1030" DrawAspect="Content" ObjectID="_1569922082" r:id="rId40"/>
              </w:object>
            </w:r>
          </w:p>
          <w:p w14:paraId="79FCAA7C" w14:textId="77777777" w:rsidR="008C0829" w:rsidRDefault="008C0829" w:rsidP="008C0829">
            <w:pPr>
              <w:pStyle w:val="captiontext"/>
            </w:pPr>
            <w:r>
              <w:t>30. Process: PUR005 Purchase Order Approval</w:t>
            </w:r>
          </w:p>
          <w:p w14:paraId="6D2544AA" w14:textId="77777777" w:rsidR="008C0829" w:rsidRDefault="008C0829" w:rsidP="008C0829">
            <w:pPr>
              <w:pStyle w:val="stagesrolestasksheader"/>
            </w:pPr>
            <w:r>
              <w:t>Process Content</w:t>
            </w:r>
          </w:p>
          <w:p w14:paraId="49C82412" w14:textId="77777777" w:rsidR="008C0829" w:rsidRDefault="008C0829" w:rsidP="008C0829">
            <w:pPr>
              <w:pStyle w:val="stage"/>
            </w:pPr>
            <w:r>
              <w:t>Review Purchase Order Approval Request</w:t>
            </w:r>
          </w:p>
          <w:p w14:paraId="1E1C9930" w14:textId="77777777" w:rsidR="00576096" w:rsidRPr="00576096" w:rsidRDefault="00576096" w:rsidP="00576096">
            <w:pPr>
              <w:ind w:left="-258"/>
            </w:pPr>
          </w:p>
        </w:tc>
      </w:tr>
      <w:tr w:rsidR="00576096" w14:paraId="2BB1940C" w14:textId="77777777" w:rsidTr="00576096">
        <w:trPr>
          <w:trHeight w:val="4562"/>
        </w:trPr>
        <w:tc>
          <w:tcPr>
            <w:tcW w:w="236" w:type="dxa"/>
          </w:tcPr>
          <w:p w14:paraId="4FAD6088" w14:textId="77777777" w:rsidR="00576096" w:rsidRDefault="00576096" w:rsidP="008C1E7E"/>
        </w:tc>
        <w:tc>
          <w:tcPr>
            <w:tcW w:w="9327" w:type="dxa"/>
          </w:tcPr>
          <w:p w14:paraId="495D1207" w14:textId="77777777" w:rsidR="00576096" w:rsidRDefault="008C0829" w:rsidP="00CA59CC">
            <w:pPr>
              <w:pStyle w:val="captiontext"/>
            </w:pPr>
            <w:r>
              <w:object w:dxaOrig="9735" w:dyaOrig="1740" w14:anchorId="26A57779">
                <v:shape id="_x0000_i1031" type="#_x0000_t75" style="width:456pt;height:81.75pt" o:ole="">
                  <v:imagedata r:id="rId41" o:title=""/>
                </v:shape>
                <o:OLEObject Type="Embed" ProgID="PBrush" ShapeID="_x0000_i1031" DrawAspect="Content" ObjectID="_1569922083" r:id="rId42"/>
              </w:object>
            </w:r>
          </w:p>
          <w:p w14:paraId="12898178" w14:textId="77777777" w:rsidR="00811DAE" w:rsidRDefault="00811DAE" w:rsidP="00811DAE">
            <w:pPr>
              <w:pStyle w:val="captiontext"/>
            </w:pPr>
            <w:r>
              <w:t>30. Process: PUR005 Purchase Order Approval, Stage: Review Purchase Order Approval Request</w:t>
            </w:r>
          </w:p>
          <w:p w14:paraId="403893CA" w14:textId="77777777" w:rsidR="00811DAE" w:rsidRDefault="00811DAE" w:rsidP="00811DAE">
            <w:pPr>
              <w:pStyle w:val="stage"/>
            </w:pPr>
            <w:r>
              <w:t>Approve Purchase Order</w:t>
            </w:r>
          </w:p>
          <w:p w14:paraId="558A72E4" w14:textId="77777777" w:rsidR="00811DAE" w:rsidRDefault="00811DAE" w:rsidP="00811DAE">
            <w:pPr>
              <w:jc w:val="center"/>
            </w:pPr>
            <w:r>
              <w:object w:dxaOrig="4905" w:dyaOrig="1515" w14:anchorId="34E525DD">
                <v:shape id="_x0000_i1032" type="#_x0000_t75" style="width:245.25pt;height:75.75pt" o:ole="">
                  <v:imagedata r:id="rId43" o:title=""/>
                </v:shape>
                <o:OLEObject Type="Embed" ProgID="PBrush" ShapeID="_x0000_i1032" DrawAspect="Content" ObjectID="_1569922084" r:id="rId44"/>
              </w:object>
            </w:r>
          </w:p>
          <w:p w14:paraId="3B666BBF" w14:textId="77777777" w:rsidR="00811DAE" w:rsidRDefault="00811DAE" w:rsidP="00811DAE">
            <w:pPr>
              <w:pStyle w:val="captiontext"/>
            </w:pPr>
            <w:r>
              <w:t>30. Process: PUR005 Purchase Order Approval, Stage: Approve Purchase Order</w:t>
            </w:r>
          </w:p>
          <w:p w14:paraId="63404CD6" w14:textId="77777777" w:rsidR="00811DAE" w:rsidRDefault="00811DAE" w:rsidP="00811DAE">
            <w:pPr>
              <w:pStyle w:val="stage"/>
            </w:pPr>
            <w:r>
              <w:t>Provide comments and reject Approval</w:t>
            </w:r>
          </w:p>
          <w:p w14:paraId="34D08E67" w14:textId="77777777" w:rsidR="00811DAE" w:rsidRDefault="00811DAE" w:rsidP="00811DAE">
            <w:pPr>
              <w:jc w:val="center"/>
            </w:pPr>
            <w:r>
              <w:object w:dxaOrig="5415" w:dyaOrig="1875" w14:anchorId="55EA5F02">
                <v:shape id="_x0000_i1033" type="#_x0000_t75" style="width:270.75pt;height:93pt" o:ole="">
                  <v:imagedata r:id="rId45" o:title=""/>
                </v:shape>
                <o:OLEObject Type="Embed" ProgID="PBrush" ShapeID="_x0000_i1033" DrawAspect="Content" ObjectID="_1569922085" r:id="rId46"/>
              </w:object>
            </w:r>
          </w:p>
          <w:p w14:paraId="3FF3C508" w14:textId="77777777" w:rsidR="00811DAE" w:rsidRDefault="00811DAE" w:rsidP="00811DAE">
            <w:pPr>
              <w:pStyle w:val="captiontext"/>
            </w:pPr>
            <w:r>
              <w:t>30. Process: PUR005 Purchase Order Approval, Stage: Approve Purchase Order</w:t>
            </w:r>
          </w:p>
          <w:p w14:paraId="05DAA5EB" w14:textId="77777777" w:rsidR="00811DAE" w:rsidRPr="00811DAE" w:rsidRDefault="00811DAE" w:rsidP="00811DAE"/>
          <w:p w14:paraId="301BCBF7" w14:textId="77777777" w:rsidR="00D32950" w:rsidRPr="007B406F" w:rsidRDefault="00D32950" w:rsidP="00D32950">
            <w:pPr>
              <w:rPr>
                <w:b/>
              </w:rPr>
            </w:pPr>
            <w:r w:rsidRPr="007B406F">
              <w:rPr>
                <w:b/>
              </w:rPr>
              <w:t>GAPs/ Configuration changes Identified:</w:t>
            </w:r>
          </w:p>
          <w:p w14:paraId="356C80EC" w14:textId="77777777" w:rsidR="00D32950" w:rsidRDefault="00D32950" w:rsidP="00D32950"/>
          <w:tbl>
            <w:tblPr>
              <w:tblStyle w:val="TableGrid"/>
              <w:tblW w:w="0" w:type="auto"/>
              <w:tblLayout w:type="fixed"/>
              <w:tblLook w:val="04A0" w:firstRow="1" w:lastRow="0" w:firstColumn="1" w:lastColumn="0" w:noHBand="0" w:noVBand="1"/>
            </w:tblPr>
            <w:tblGrid>
              <w:gridCol w:w="2315"/>
              <w:gridCol w:w="2424"/>
              <w:gridCol w:w="1858"/>
              <w:gridCol w:w="2466"/>
            </w:tblGrid>
            <w:tr w:rsidR="00D32950" w14:paraId="37B9AFB1" w14:textId="77777777" w:rsidTr="008C1E7E">
              <w:tc>
                <w:tcPr>
                  <w:tcW w:w="2315" w:type="dxa"/>
                </w:tcPr>
                <w:p w14:paraId="1E9AAE6F" w14:textId="77777777" w:rsidR="00D32950" w:rsidRDefault="00D32950" w:rsidP="00D32950">
                  <w:r>
                    <w:t>Definition</w:t>
                  </w:r>
                </w:p>
              </w:tc>
              <w:tc>
                <w:tcPr>
                  <w:tcW w:w="2424" w:type="dxa"/>
                </w:tcPr>
                <w:p w14:paraId="2F22A3DA" w14:textId="77777777" w:rsidR="00D32950" w:rsidRDefault="00D32950" w:rsidP="00D32950">
                  <w:r>
                    <w:t xml:space="preserve">Type </w:t>
                  </w:r>
                </w:p>
              </w:tc>
              <w:tc>
                <w:tcPr>
                  <w:tcW w:w="1858" w:type="dxa"/>
                </w:tcPr>
                <w:p w14:paraId="5EF4BFA1" w14:textId="77777777" w:rsidR="00D32950" w:rsidRDefault="00D32950" w:rsidP="00D32950"/>
              </w:tc>
              <w:tc>
                <w:tcPr>
                  <w:tcW w:w="2466" w:type="dxa"/>
                </w:tcPr>
                <w:p w14:paraId="6E6870BB" w14:textId="77777777" w:rsidR="00D32950" w:rsidRDefault="00D32950" w:rsidP="00D32950">
                  <w:r>
                    <w:t>Comments</w:t>
                  </w:r>
                </w:p>
              </w:tc>
            </w:tr>
            <w:tr w:rsidR="00D32950" w14:paraId="391BA4D3" w14:textId="77777777" w:rsidTr="008C1E7E">
              <w:tc>
                <w:tcPr>
                  <w:tcW w:w="2315" w:type="dxa"/>
                </w:tcPr>
                <w:p w14:paraId="6995F995" w14:textId="77777777" w:rsidR="00D32950" w:rsidRPr="00917DE9" w:rsidRDefault="00917DE9" w:rsidP="00D32950">
                  <w:pPr>
                    <w:rPr>
                      <w:sz w:val="16"/>
                      <w:szCs w:val="16"/>
                    </w:rPr>
                  </w:pPr>
                  <w:r w:rsidRPr="00917DE9">
                    <w:rPr>
                      <w:sz w:val="16"/>
                      <w:szCs w:val="16"/>
                    </w:rPr>
                    <w:t>A role based approval matrix for Purchase orders</w:t>
                  </w:r>
                </w:p>
              </w:tc>
              <w:tc>
                <w:tcPr>
                  <w:tcW w:w="2424" w:type="dxa"/>
                </w:tcPr>
                <w:p w14:paraId="3994B2A1" w14:textId="77777777" w:rsidR="00D32950" w:rsidRPr="00917DE9" w:rsidRDefault="00917DE9" w:rsidP="00917DE9">
                  <w:pPr>
                    <w:rPr>
                      <w:sz w:val="16"/>
                      <w:szCs w:val="16"/>
                    </w:rPr>
                  </w:pPr>
                  <w:r w:rsidRPr="00917DE9">
                    <w:rPr>
                      <w:sz w:val="16"/>
                      <w:szCs w:val="16"/>
                    </w:rPr>
                    <w:t>Enhancement</w:t>
                  </w:r>
                </w:p>
              </w:tc>
              <w:tc>
                <w:tcPr>
                  <w:tcW w:w="1858" w:type="dxa"/>
                </w:tcPr>
                <w:p w14:paraId="18959ABD" w14:textId="77777777" w:rsidR="00D32950" w:rsidRDefault="00D32950" w:rsidP="00D32950"/>
              </w:tc>
              <w:tc>
                <w:tcPr>
                  <w:tcW w:w="2466" w:type="dxa"/>
                </w:tcPr>
                <w:p w14:paraId="3E5E0CBE" w14:textId="77777777" w:rsidR="00D32950" w:rsidRDefault="00917DE9" w:rsidP="00917DE9">
                  <w:r w:rsidRPr="00917DE9">
                    <w:rPr>
                      <w:sz w:val="16"/>
                      <w:szCs w:val="16"/>
                    </w:rPr>
                    <w:t xml:space="preserve">A role specific approval matrix on </w:t>
                  </w:r>
                  <w:r>
                    <w:rPr>
                      <w:sz w:val="16"/>
                      <w:szCs w:val="16"/>
                    </w:rPr>
                    <w:t>Purchase orders</w:t>
                  </w:r>
                  <w:r w:rsidRPr="00917DE9">
                    <w:rPr>
                      <w:sz w:val="16"/>
                      <w:szCs w:val="16"/>
                    </w:rPr>
                    <w:t xml:space="preserve"> with supported dashboards.</w:t>
                  </w:r>
                </w:p>
              </w:tc>
            </w:tr>
          </w:tbl>
          <w:p w14:paraId="748EF749" w14:textId="77777777" w:rsidR="00D32950" w:rsidRPr="00811DAE" w:rsidRDefault="00D32950" w:rsidP="00D32950"/>
        </w:tc>
      </w:tr>
      <w:tr w:rsidR="00576096" w14:paraId="105C8808" w14:textId="77777777" w:rsidTr="00576096">
        <w:trPr>
          <w:trHeight w:val="4562"/>
        </w:trPr>
        <w:tc>
          <w:tcPr>
            <w:tcW w:w="236" w:type="dxa"/>
          </w:tcPr>
          <w:p w14:paraId="568952D2" w14:textId="77777777" w:rsidR="00576096" w:rsidRDefault="00576096" w:rsidP="008C1E7E"/>
        </w:tc>
        <w:tc>
          <w:tcPr>
            <w:tcW w:w="9327" w:type="dxa"/>
          </w:tcPr>
          <w:p w14:paraId="6D3B208C" w14:textId="77777777" w:rsidR="00576096" w:rsidRDefault="00576096" w:rsidP="00E5402D">
            <w:pPr>
              <w:pStyle w:val="captiontext"/>
              <w:jc w:val="left"/>
            </w:pPr>
          </w:p>
        </w:tc>
      </w:tr>
      <w:tr w:rsidR="00CA59CC" w14:paraId="6BDD3B2C" w14:textId="77777777" w:rsidTr="00576096">
        <w:trPr>
          <w:trHeight w:val="4562"/>
        </w:trPr>
        <w:tc>
          <w:tcPr>
            <w:tcW w:w="236" w:type="dxa"/>
          </w:tcPr>
          <w:p w14:paraId="48DB6768" w14:textId="77777777" w:rsidR="00CA59CC" w:rsidRDefault="00CA59CC" w:rsidP="00CA59CC">
            <w:pPr>
              <w:jc w:val="center"/>
            </w:pPr>
          </w:p>
        </w:tc>
        <w:tc>
          <w:tcPr>
            <w:tcW w:w="9327" w:type="dxa"/>
          </w:tcPr>
          <w:p w14:paraId="241AEC15" w14:textId="77777777" w:rsidR="00D32950" w:rsidRDefault="00D32950" w:rsidP="00D32950">
            <w:pPr>
              <w:pStyle w:val="processHeading"/>
            </w:pPr>
            <w:bookmarkStart w:id="357" w:name="_Toc494359010"/>
            <w:r>
              <w:t>PUR006 Container Definition</w:t>
            </w:r>
            <w:bookmarkEnd w:id="357"/>
            <w:r>
              <w:t xml:space="preserve"> </w:t>
            </w:r>
            <w:r>
              <w:fldChar w:fldCharType="begin"/>
            </w:r>
            <w:r>
              <w:instrText xml:space="preserve"> XE "Processes:MC003 Sales to Ship" </w:instrText>
            </w:r>
            <w:r>
              <w:fldChar w:fldCharType="end"/>
            </w:r>
            <w:r>
              <w:fldChar w:fldCharType="begin"/>
            </w:r>
            <w:r>
              <w:instrText xml:space="preserve"> XE "MC003 Sales to Ship (process)" </w:instrText>
            </w:r>
            <w:r>
              <w:fldChar w:fldCharType="end"/>
            </w:r>
          </w:p>
          <w:tbl>
            <w:tblPr>
              <w:tblW w:w="0" w:type="auto"/>
              <w:tblLayout w:type="fixed"/>
              <w:tblLook w:val="0000" w:firstRow="0" w:lastRow="0" w:firstColumn="0" w:lastColumn="0" w:noHBand="0" w:noVBand="0"/>
            </w:tblPr>
            <w:tblGrid>
              <w:gridCol w:w="907"/>
              <w:gridCol w:w="7841"/>
            </w:tblGrid>
            <w:tr w:rsidR="00D32950" w14:paraId="2B01B7F4" w14:textId="77777777" w:rsidTr="008C1E7E">
              <w:tc>
                <w:tcPr>
                  <w:tcW w:w="907" w:type="dxa"/>
                </w:tcPr>
                <w:p w14:paraId="37DF994D" w14:textId="77777777" w:rsidR="00D32950" w:rsidRDefault="00D32950" w:rsidP="00D32950"/>
              </w:tc>
              <w:tc>
                <w:tcPr>
                  <w:tcW w:w="7841" w:type="dxa"/>
                </w:tcPr>
                <w:p w14:paraId="1808F73E" w14:textId="77777777" w:rsidR="00D32950" w:rsidRDefault="00D32950" w:rsidP="00D32950">
                  <w:pPr>
                    <w:pStyle w:val="notegroup"/>
                  </w:pPr>
                  <w:r>
                    <w:t>User Notes</w:t>
                  </w:r>
                </w:p>
              </w:tc>
            </w:tr>
            <w:tr w:rsidR="00D32950" w14:paraId="31627067" w14:textId="77777777" w:rsidTr="008C1E7E">
              <w:tc>
                <w:tcPr>
                  <w:tcW w:w="907" w:type="dxa"/>
                </w:tcPr>
                <w:p w14:paraId="7BFAC87B" w14:textId="77777777" w:rsidR="00D32950" w:rsidRDefault="00D32950" w:rsidP="00D32950"/>
              </w:tc>
              <w:tc>
                <w:tcPr>
                  <w:tcW w:w="7841" w:type="dxa"/>
                </w:tcPr>
                <w:p w14:paraId="5EEA0367" w14:textId="77777777" w:rsidR="00D32950" w:rsidRDefault="00D32950" w:rsidP="00D32950">
                  <w:pPr>
                    <w:pStyle w:val="noteheader"/>
                  </w:pPr>
                  <w:r>
                    <w:t xml:space="preserve">Process definition: </w:t>
                  </w:r>
                </w:p>
                <w:p w14:paraId="529175D6" w14:textId="77777777" w:rsidR="00D32950" w:rsidRPr="0085400E" w:rsidRDefault="000A7C92" w:rsidP="000A7C92">
                  <w:pPr>
                    <w:spacing w:after="200" w:line="276" w:lineRule="auto"/>
                    <w:rPr>
                      <w:rFonts w:ascii="Calibri" w:hAnsi="Calibri"/>
                      <w:sz w:val="22"/>
                      <w:szCs w:val="22"/>
                      <w:lang w:val="en-AU"/>
                    </w:rPr>
                  </w:pPr>
                  <w:r>
                    <w:rPr>
                      <w:rFonts w:ascii="Calibri" w:hAnsi="Calibri"/>
                      <w:sz w:val="22"/>
                      <w:szCs w:val="22"/>
                      <w:lang w:val="en-AU"/>
                    </w:rPr>
                    <w:t>Container records are used in the system to identify details related to containers at the time of dispatch, as well as additional documentation if received in advance. The containers can be tracked in the system until receipt is done with all related details.</w:t>
                  </w:r>
                </w:p>
              </w:tc>
            </w:tr>
          </w:tbl>
          <w:p w14:paraId="287EFB35" w14:textId="77777777" w:rsidR="00CA59CC" w:rsidRDefault="00D32950" w:rsidP="00D32950">
            <w:pPr>
              <w:pStyle w:val="noteheader"/>
              <w:jc w:val="center"/>
            </w:pPr>
            <w:r>
              <w:object w:dxaOrig="6585" w:dyaOrig="2685" w14:anchorId="1B4BB3C2">
                <v:shape id="_x0000_i1034" type="#_x0000_t75" style="width:329.25pt;height:134.25pt" o:ole="">
                  <v:imagedata r:id="rId47" o:title=""/>
                </v:shape>
                <o:OLEObject Type="Embed" ProgID="PBrush" ShapeID="_x0000_i1034" DrawAspect="Content" ObjectID="_1569922086" r:id="rId48"/>
              </w:object>
            </w:r>
          </w:p>
          <w:p w14:paraId="2A77E74A" w14:textId="77777777" w:rsidR="00D32950" w:rsidRDefault="00D32950" w:rsidP="00D32950">
            <w:pPr>
              <w:pStyle w:val="captiontext"/>
            </w:pPr>
            <w:r>
              <w:t>30. Process: PUR006 Container Definition</w:t>
            </w:r>
          </w:p>
          <w:p w14:paraId="54F0BCDA" w14:textId="77777777" w:rsidR="00D32950" w:rsidRDefault="00D32950" w:rsidP="00D32950">
            <w:pPr>
              <w:pStyle w:val="stagesrolestasksheader"/>
            </w:pPr>
            <w:r>
              <w:t>Process Content</w:t>
            </w:r>
          </w:p>
          <w:p w14:paraId="3289CF2A" w14:textId="77777777" w:rsidR="00D32950" w:rsidRDefault="00D32950" w:rsidP="00D32950">
            <w:pPr>
              <w:pStyle w:val="stage"/>
            </w:pPr>
            <w:r>
              <w:t>Container Creation/Dispatch</w:t>
            </w:r>
          </w:p>
        </w:tc>
      </w:tr>
      <w:tr w:rsidR="00CA59CC" w14:paraId="77C868AF" w14:textId="77777777" w:rsidTr="00576096">
        <w:trPr>
          <w:trHeight w:val="4562"/>
        </w:trPr>
        <w:tc>
          <w:tcPr>
            <w:tcW w:w="236" w:type="dxa"/>
          </w:tcPr>
          <w:p w14:paraId="2133FAAD" w14:textId="77777777" w:rsidR="00CA59CC" w:rsidRDefault="00CA59CC" w:rsidP="008C1E7E"/>
        </w:tc>
        <w:tc>
          <w:tcPr>
            <w:tcW w:w="9327" w:type="dxa"/>
          </w:tcPr>
          <w:p w14:paraId="622483B4" w14:textId="77777777" w:rsidR="00D32950" w:rsidRDefault="00D32950" w:rsidP="008C1E7E">
            <w:pPr>
              <w:pStyle w:val="noteheader"/>
            </w:pPr>
            <w:r>
              <w:object w:dxaOrig="14100" w:dyaOrig="3630" w14:anchorId="423BDFC2">
                <v:shape id="_x0000_i1035" type="#_x0000_t75" style="width:455.25pt;height:117pt" o:ole="">
                  <v:imagedata r:id="rId49" o:title=""/>
                </v:shape>
                <o:OLEObject Type="Embed" ProgID="PBrush" ShapeID="_x0000_i1035" DrawAspect="Content" ObjectID="_1569922087" r:id="rId50"/>
              </w:object>
            </w:r>
          </w:p>
          <w:p w14:paraId="2DDD8DD2" w14:textId="77777777" w:rsidR="00D32950" w:rsidRDefault="00D32950" w:rsidP="00D32950">
            <w:pPr>
              <w:pStyle w:val="captiontext"/>
            </w:pPr>
            <w:r>
              <w:t>30. Process: PUR006 Container Definition, Stage: Container Creation/Dispatch</w:t>
            </w:r>
          </w:p>
          <w:p w14:paraId="27968DAD" w14:textId="77777777" w:rsidR="00D32950" w:rsidRPr="00D32950" w:rsidRDefault="00D32950" w:rsidP="00D32950"/>
          <w:p w14:paraId="55C5FE43" w14:textId="77777777" w:rsidR="00D32950" w:rsidRPr="007B406F" w:rsidRDefault="00D32950" w:rsidP="00D32950">
            <w:pPr>
              <w:rPr>
                <w:b/>
              </w:rPr>
            </w:pPr>
            <w:r w:rsidRPr="007B406F">
              <w:rPr>
                <w:b/>
              </w:rPr>
              <w:t>GAPs/ Configuration changes Identified:</w:t>
            </w:r>
          </w:p>
          <w:p w14:paraId="27B83711" w14:textId="77777777" w:rsidR="00D32950" w:rsidRDefault="00D32950" w:rsidP="00D32950"/>
          <w:tbl>
            <w:tblPr>
              <w:tblStyle w:val="TableGrid"/>
              <w:tblW w:w="0" w:type="auto"/>
              <w:tblLayout w:type="fixed"/>
              <w:tblLook w:val="04A0" w:firstRow="1" w:lastRow="0" w:firstColumn="1" w:lastColumn="0" w:noHBand="0" w:noVBand="1"/>
            </w:tblPr>
            <w:tblGrid>
              <w:gridCol w:w="2315"/>
              <w:gridCol w:w="2424"/>
              <w:gridCol w:w="1858"/>
              <w:gridCol w:w="2466"/>
            </w:tblGrid>
            <w:tr w:rsidR="00D32950" w14:paraId="5FCDBD7F" w14:textId="77777777" w:rsidTr="008C1E7E">
              <w:tc>
                <w:tcPr>
                  <w:tcW w:w="2315" w:type="dxa"/>
                </w:tcPr>
                <w:p w14:paraId="61256223" w14:textId="77777777" w:rsidR="00D32950" w:rsidRDefault="00D32950" w:rsidP="00D32950">
                  <w:r>
                    <w:t>Definition</w:t>
                  </w:r>
                </w:p>
              </w:tc>
              <w:tc>
                <w:tcPr>
                  <w:tcW w:w="2424" w:type="dxa"/>
                </w:tcPr>
                <w:p w14:paraId="7232C62F" w14:textId="77777777" w:rsidR="00D32950" w:rsidRDefault="00D32950" w:rsidP="00D32950">
                  <w:r>
                    <w:t xml:space="preserve">Type </w:t>
                  </w:r>
                </w:p>
              </w:tc>
              <w:tc>
                <w:tcPr>
                  <w:tcW w:w="1858" w:type="dxa"/>
                </w:tcPr>
                <w:p w14:paraId="20E9E160" w14:textId="77777777" w:rsidR="00D32950" w:rsidRDefault="00D32950" w:rsidP="00D32950"/>
              </w:tc>
              <w:tc>
                <w:tcPr>
                  <w:tcW w:w="2466" w:type="dxa"/>
                </w:tcPr>
                <w:p w14:paraId="4777F3B8" w14:textId="77777777" w:rsidR="00D32950" w:rsidRDefault="00D32950" w:rsidP="00D32950">
                  <w:r>
                    <w:t>Comments</w:t>
                  </w:r>
                </w:p>
              </w:tc>
            </w:tr>
            <w:tr w:rsidR="00D32950" w14:paraId="3B060EC3" w14:textId="77777777" w:rsidTr="008C1E7E">
              <w:tc>
                <w:tcPr>
                  <w:tcW w:w="2315" w:type="dxa"/>
                </w:tcPr>
                <w:p w14:paraId="72EBA14D" w14:textId="77777777" w:rsidR="00D32950" w:rsidRDefault="00D32950" w:rsidP="00D32950">
                  <w:r>
                    <w:t>N/A</w:t>
                  </w:r>
                </w:p>
              </w:tc>
              <w:tc>
                <w:tcPr>
                  <w:tcW w:w="2424" w:type="dxa"/>
                </w:tcPr>
                <w:p w14:paraId="549803F4" w14:textId="77777777" w:rsidR="00D32950" w:rsidRDefault="00D32950" w:rsidP="00D32950">
                  <w:r>
                    <w:t>N/A</w:t>
                  </w:r>
                </w:p>
              </w:tc>
              <w:tc>
                <w:tcPr>
                  <w:tcW w:w="1858" w:type="dxa"/>
                </w:tcPr>
                <w:p w14:paraId="66DC8094" w14:textId="77777777" w:rsidR="00D32950" w:rsidRDefault="00D32950" w:rsidP="00D32950"/>
              </w:tc>
              <w:tc>
                <w:tcPr>
                  <w:tcW w:w="2466" w:type="dxa"/>
                </w:tcPr>
                <w:p w14:paraId="343D9EE9" w14:textId="77777777" w:rsidR="00D32950" w:rsidRDefault="00D32950" w:rsidP="00D32950">
                  <w:r>
                    <w:t>N/A</w:t>
                  </w:r>
                </w:p>
              </w:tc>
            </w:tr>
            <w:tr w:rsidR="006A2602" w14:paraId="1EA0A732" w14:textId="77777777" w:rsidTr="00F0549B">
              <w:trPr>
                <w:ins w:id="358" w:author="Pascal Pastory" w:date="2017-10-11T14:31:00Z"/>
              </w:trPr>
              <w:tc>
                <w:tcPr>
                  <w:tcW w:w="6597" w:type="dxa"/>
                  <w:gridSpan w:val="3"/>
                </w:tcPr>
                <w:p w14:paraId="1D10FF1E" w14:textId="2A1F165A" w:rsidR="006A2602" w:rsidRDefault="006A2602" w:rsidP="00D32950">
                  <w:pPr>
                    <w:rPr>
                      <w:ins w:id="359" w:author="Pascal Pastory" w:date="2017-10-11T14:31:00Z"/>
                    </w:rPr>
                  </w:pPr>
                  <w:ins w:id="360" w:author="Pascal Pastory" w:date="2017-10-11T14:31:00Z">
                    <w:r>
                      <w:t xml:space="preserve">This functionality is customized in E9. Needs further investigation from your end as the processes </w:t>
                    </w:r>
                  </w:ins>
                </w:p>
              </w:tc>
              <w:tc>
                <w:tcPr>
                  <w:tcW w:w="2466" w:type="dxa"/>
                </w:tcPr>
                <w:p w14:paraId="3017DDB1" w14:textId="47B97CF4" w:rsidR="006A2602" w:rsidRDefault="006A2602" w:rsidP="00D32950">
                  <w:pPr>
                    <w:rPr>
                      <w:ins w:id="361" w:author="Pascal Pastory" w:date="2017-10-11T14:31:00Z"/>
                    </w:rPr>
                  </w:pPr>
                  <w:ins w:id="362" w:author="Pascal Pastory" w:date="2017-10-11T14:33:00Z">
                    <w:r>
                      <w:t xml:space="preserve">The terminologies </w:t>
                    </w:r>
                  </w:ins>
                  <w:ins w:id="363" w:author="Pascal Pastory" w:date="2017-10-11T14:34:00Z">
                    <w:r>
                      <w:t xml:space="preserve">used </w:t>
                    </w:r>
                  </w:ins>
                  <w:ins w:id="364" w:author="Pascal Pastory" w:date="2017-10-11T14:33:00Z">
                    <w:r>
                      <w:t>need to be revised</w:t>
                    </w:r>
                  </w:ins>
                  <w:ins w:id="365" w:author="Pascal Pastory" w:date="2017-10-11T14:35:00Z">
                    <w:r>
                      <w:t xml:space="preserve"> to meaningful</w:t>
                    </w:r>
                  </w:ins>
                </w:p>
              </w:tc>
            </w:tr>
          </w:tbl>
          <w:p w14:paraId="72711891" w14:textId="77777777" w:rsidR="00CA59CC" w:rsidRPr="00D32950" w:rsidRDefault="00CA59CC" w:rsidP="00D32950">
            <w:pPr>
              <w:tabs>
                <w:tab w:val="left" w:pos="1980"/>
              </w:tabs>
            </w:pPr>
          </w:p>
        </w:tc>
      </w:tr>
    </w:tbl>
    <w:p w14:paraId="5E650512" w14:textId="77777777" w:rsidR="004724C1" w:rsidRDefault="004724C1"/>
    <w:p w14:paraId="64807B59" w14:textId="77777777" w:rsidR="004724C1" w:rsidRDefault="004724C1">
      <w:pPr>
        <w:spacing w:before="0"/>
      </w:pPr>
      <w:r>
        <w:br w:type="page"/>
      </w:r>
    </w:p>
    <w:p w14:paraId="3008F02E" w14:textId="77777777" w:rsidR="004724C1" w:rsidRDefault="004724C1" w:rsidP="004724C1">
      <w:pPr>
        <w:pStyle w:val="processHeading"/>
      </w:pPr>
      <w:bookmarkStart w:id="366" w:name="_Toc494359011"/>
      <w:r>
        <w:lastRenderedPageBreak/>
        <w:t>PUR007 Request for Supplier Quotes</w:t>
      </w:r>
      <w:bookmarkEnd w:id="366"/>
      <w:r>
        <w:t xml:space="preserve"> </w:t>
      </w:r>
      <w:r>
        <w:fldChar w:fldCharType="begin"/>
      </w:r>
      <w:r>
        <w:instrText xml:space="preserve"> XE "Processes:MC003 Sales to Ship" </w:instrText>
      </w:r>
      <w:r>
        <w:fldChar w:fldCharType="end"/>
      </w:r>
      <w:r>
        <w:fldChar w:fldCharType="begin"/>
      </w:r>
      <w:r>
        <w:instrText xml:space="preserve"> XE "MC003 Sales to Ship (process)" </w:instrText>
      </w:r>
      <w:r>
        <w:fldChar w:fldCharType="end"/>
      </w:r>
    </w:p>
    <w:tbl>
      <w:tblPr>
        <w:tblW w:w="0" w:type="auto"/>
        <w:tblLook w:val="0000" w:firstRow="0" w:lastRow="0" w:firstColumn="0" w:lastColumn="0" w:noHBand="0" w:noVBand="0"/>
      </w:tblPr>
      <w:tblGrid>
        <w:gridCol w:w="222"/>
        <w:gridCol w:w="8851"/>
      </w:tblGrid>
      <w:tr w:rsidR="004724C1" w14:paraId="22A3157D" w14:textId="77777777" w:rsidTr="00A41B48">
        <w:tc>
          <w:tcPr>
            <w:tcW w:w="907" w:type="dxa"/>
          </w:tcPr>
          <w:p w14:paraId="61F2EF4C" w14:textId="77777777" w:rsidR="004724C1" w:rsidRDefault="004724C1" w:rsidP="00A41B48"/>
        </w:tc>
        <w:tc>
          <w:tcPr>
            <w:tcW w:w="7841" w:type="dxa"/>
          </w:tcPr>
          <w:p w14:paraId="3FD3279A" w14:textId="77777777" w:rsidR="004724C1" w:rsidRDefault="004724C1" w:rsidP="00A41B48">
            <w:pPr>
              <w:pStyle w:val="notegroup"/>
            </w:pPr>
            <w:r>
              <w:t>User Notes</w:t>
            </w:r>
          </w:p>
        </w:tc>
      </w:tr>
      <w:tr w:rsidR="004724C1" w14:paraId="24980335" w14:textId="77777777" w:rsidTr="00A41B48">
        <w:tc>
          <w:tcPr>
            <w:tcW w:w="907" w:type="dxa"/>
          </w:tcPr>
          <w:p w14:paraId="657C2E61" w14:textId="77777777" w:rsidR="004724C1" w:rsidRDefault="004724C1" w:rsidP="00A41B48"/>
        </w:tc>
        <w:tc>
          <w:tcPr>
            <w:tcW w:w="7841" w:type="dxa"/>
          </w:tcPr>
          <w:p w14:paraId="680C3480" w14:textId="77777777" w:rsidR="004724C1" w:rsidRDefault="004724C1" w:rsidP="00A41B48">
            <w:pPr>
              <w:pStyle w:val="noteheader"/>
            </w:pPr>
            <w:r>
              <w:t xml:space="preserve">Process definition: </w:t>
            </w:r>
          </w:p>
          <w:p w14:paraId="3746F69B" w14:textId="77777777" w:rsidR="004724C1" w:rsidRDefault="004724C1" w:rsidP="00A41B48">
            <w:pPr>
              <w:spacing w:after="200" w:line="276" w:lineRule="auto"/>
              <w:rPr>
                <w:rFonts w:ascii="Calibri" w:hAnsi="Calibri"/>
                <w:sz w:val="22"/>
                <w:szCs w:val="22"/>
                <w:lang w:val="en-AU"/>
              </w:rPr>
            </w:pPr>
            <w:r>
              <w:rPr>
                <w:rFonts w:ascii="Calibri" w:hAnsi="Calibri"/>
                <w:sz w:val="22"/>
                <w:szCs w:val="22"/>
                <w:lang w:val="en-AU"/>
              </w:rPr>
              <w:t>This process may be started</w:t>
            </w:r>
            <w:r w:rsidR="00AD6837">
              <w:rPr>
                <w:rFonts w:ascii="Calibri" w:hAnsi="Calibri"/>
                <w:sz w:val="22"/>
                <w:szCs w:val="22"/>
                <w:lang w:val="en-AU"/>
              </w:rPr>
              <w:t xml:space="preserve"> in case </w:t>
            </w:r>
            <w:r w:rsidR="00C456DC">
              <w:rPr>
                <w:rFonts w:ascii="Calibri" w:hAnsi="Calibri"/>
                <w:sz w:val="22"/>
                <w:szCs w:val="22"/>
                <w:lang w:val="en-AU"/>
              </w:rPr>
              <w:t>MSD cannot supply a particular product</w:t>
            </w:r>
            <w:r w:rsidR="00AD6837">
              <w:rPr>
                <w:rFonts w:ascii="Calibri" w:hAnsi="Calibri"/>
                <w:sz w:val="22"/>
                <w:szCs w:val="22"/>
                <w:lang w:val="en-AU"/>
              </w:rPr>
              <w:t xml:space="preserve"> and requires procurement from multiple suppliers. A RFQ record is created from which a </w:t>
            </w:r>
            <w:r w:rsidR="00C456DC">
              <w:rPr>
                <w:rFonts w:ascii="Calibri" w:hAnsi="Calibri"/>
                <w:sz w:val="22"/>
                <w:szCs w:val="22"/>
                <w:lang w:val="en-AU"/>
              </w:rPr>
              <w:t xml:space="preserve">quote </w:t>
            </w:r>
            <w:r w:rsidR="00AD6837">
              <w:rPr>
                <w:rFonts w:ascii="Calibri" w:hAnsi="Calibri"/>
                <w:sz w:val="22"/>
                <w:szCs w:val="22"/>
                <w:lang w:val="en-AU"/>
              </w:rPr>
              <w:t xml:space="preserve">towards </w:t>
            </w:r>
            <w:r w:rsidR="00C456DC">
              <w:rPr>
                <w:rFonts w:ascii="Calibri" w:hAnsi="Calibri"/>
                <w:sz w:val="22"/>
                <w:szCs w:val="22"/>
                <w:lang w:val="en-AU"/>
              </w:rPr>
              <w:t xml:space="preserve">multiple suppliers </w:t>
            </w:r>
            <w:r w:rsidR="00AD6837">
              <w:rPr>
                <w:rFonts w:ascii="Calibri" w:hAnsi="Calibri"/>
                <w:sz w:val="22"/>
                <w:szCs w:val="22"/>
                <w:lang w:val="en-AU"/>
              </w:rPr>
              <w:t xml:space="preserve">is done </w:t>
            </w:r>
            <w:r w:rsidR="00F9052C">
              <w:rPr>
                <w:rFonts w:ascii="Calibri" w:hAnsi="Calibri"/>
                <w:sz w:val="22"/>
                <w:szCs w:val="22"/>
                <w:lang w:val="en-AU"/>
              </w:rPr>
              <w:t>to obtain a price offer for specific quantity. This then allows to link up to the Purchase order processing in order to obtain required product</w:t>
            </w:r>
            <w:r>
              <w:rPr>
                <w:rFonts w:ascii="Calibri" w:hAnsi="Calibri"/>
                <w:sz w:val="22"/>
                <w:szCs w:val="22"/>
                <w:lang w:val="en-AU"/>
              </w:rPr>
              <w:t>.</w:t>
            </w:r>
            <w:r w:rsidR="00F9052C">
              <w:rPr>
                <w:rFonts w:ascii="Calibri" w:hAnsi="Calibri"/>
                <w:sz w:val="22"/>
                <w:szCs w:val="22"/>
                <w:lang w:val="en-AU"/>
              </w:rPr>
              <w:t xml:space="preserve"> Once a user creates a Request for a Quote (RFQ) record, this can be linked across multiple suppliers to obtain their feedback regarding a quote. Upon receiving quotes back MSD can make an informed decision which supplier will be used for purchase. </w:t>
            </w:r>
          </w:p>
          <w:p w14:paraId="386F658F" w14:textId="77777777" w:rsidR="004724C1" w:rsidRPr="0085400E" w:rsidRDefault="004724C1" w:rsidP="00A41B48">
            <w:pPr>
              <w:spacing w:after="200" w:line="276" w:lineRule="auto"/>
              <w:rPr>
                <w:rFonts w:ascii="Calibri" w:hAnsi="Calibri"/>
                <w:sz w:val="22"/>
                <w:szCs w:val="22"/>
                <w:lang w:val="en-AU"/>
              </w:rPr>
            </w:pPr>
            <w:r>
              <w:object w:dxaOrig="9570" w:dyaOrig="2955" w14:anchorId="0E03FDDB">
                <v:shape id="_x0000_i1036" type="#_x0000_t75" style="width:453.75pt;height:140.25pt" o:ole="">
                  <v:imagedata r:id="rId51" o:title=""/>
                </v:shape>
                <o:OLEObject Type="Embed" ProgID="PBrush" ShapeID="_x0000_i1036" DrawAspect="Content" ObjectID="_1569922088" r:id="rId52"/>
              </w:object>
            </w:r>
          </w:p>
        </w:tc>
      </w:tr>
      <w:tr w:rsidR="004724C1" w14:paraId="06F1678C" w14:textId="77777777" w:rsidTr="00A41B48">
        <w:tc>
          <w:tcPr>
            <w:tcW w:w="907" w:type="dxa"/>
          </w:tcPr>
          <w:p w14:paraId="76BFBD13" w14:textId="77777777" w:rsidR="004724C1" w:rsidRDefault="004724C1" w:rsidP="004724C1">
            <w:pPr>
              <w:jc w:val="center"/>
            </w:pPr>
          </w:p>
        </w:tc>
        <w:tc>
          <w:tcPr>
            <w:tcW w:w="7841" w:type="dxa"/>
          </w:tcPr>
          <w:p w14:paraId="34C58447" w14:textId="77777777" w:rsidR="004724C1" w:rsidRDefault="004724C1" w:rsidP="004724C1">
            <w:pPr>
              <w:pStyle w:val="captiontext"/>
            </w:pPr>
            <w:r>
              <w:t>30. Process: PUR007 Request for Supplier Quotes</w:t>
            </w:r>
          </w:p>
          <w:p w14:paraId="187073BC" w14:textId="77777777" w:rsidR="004724C1" w:rsidRDefault="004724C1" w:rsidP="004724C1">
            <w:pPr>
              <w:pStyle w:val="stagesrolestasksheader"/>
            </w:pPr>
            <w:r>
              <w:t>Process Content</w:t>
            </w:r>
          </w:p>
          <w:p w14:paraId="2D14A1E7" w14:textId="77777777" w:rsidR="004724C1" w:rsidRDefault="009F3F48" w:rsidP="004724C1">
            <w:pPr>
              <w:pStyle w:val="stage"/>
            </w:pPr>
            <w:r>
              <w:t>Create RFQ record</w:t>
            </w:r>
          </w:p>
          <w:p w14:paraId="0B93F403" w14:textId="77777777" w:rsidR="004724C1" w:rsidRPr="004724C1" w:rsidRDefault="004724C1" w:rsidP="004724C1"/>
          <w:p w14:paraId="4604C971" w14:textId="77777777" w:rsidR="004724C1" w:rsidRDefault="009F3F48" w:rsidP="00A41B48">
            <w:pPr>
              <w:pStyle w:val="noteheader"/>
            </w:pPr>
            <w:r>
              <w:object w:dxaOrig="11610" w:dyaOrig="1695" w14:anchorId="4A2E6F02">
                <v:shape id="_x0000_i1037" type="#_x0000_t75" style="width:429pt;height:62.25pt" o:ole="">
                  <v:imagedata r:id="rId53" o:title=""/>
                </v:shape>
                <o:OLEObject Type="Embed" ProgID="PBrush" ShapeID="_x0000_i1037" DrawAspect="Content" ObjectID="_1569922089" r:id="rId54"/>
              </w:object>
            </w:r>
          </w:p>
          <w:p w14:paraId="40B0D04A" w14:textId="77777777" w:rsidR="004724C1" w:rsidRDefault="004724C1" w:rsidP="00A41B48">
            <w:pPr>
              <w:pStyle w:val="noteheader"/>
            </w:pPr>
          </w:p>
          <w:p w14:paraId="5A33715C" w14:textId="77777777" w:rsidR="009F3F48" w:rsidRDefault="009F3F48" w:rsidP="009F3F48">
            <w:pPr>
              <w:pStyle w:val="stage"/>
            </w:pPr>
            <w:r>
              <w:t>Supplier response</w:t>
            </w:r>
          </w:p>
          <w:p w14:paraId="0290C565" w14:textId="77777777" w:rsidR="009F3F48" w:rsidRDefault="009F3F48" w:rsidP="00A41B48">
            <w:pPr>
              <w:pStyle w:val="noteheader"/>
            </w:pPr>
            <w:r>
              <w:object w:dxaOrig="11625" w:dyaOrig="2130" w14:anchorId="72657F42">
                <v:shape id="_x0000_i1038" type="#_x0000_t75" style="width:453pt;height:83.25pt" o:ole="">
                  <v:imagedata r:id="rId55" o:title=""/>
                </v:shape>
                <o:OLEObject Type="Embed" ProgID="PBrush" ShapeID="_x0000_i1038" DrawAspect="Content" ObjectID="_1569922090" r:id="rId56"/>
              </w:object>
            </w:r>
          </w:p>
        </w:tc>
      </w:tr>
      <w:tr w:rsidR="009F3F48" w14:paraId="7AC503D0" w14:textId="77777777" w:rsidTr="00A41B48">
        <w:tc>
          <w:tcPr>
            <w:tcW w:w="907" w:type="dxa"/>
          </w:tcPr>
          <w:p w14:paraId="761E0DA5" w14:textId="77777777" w:rsidR="009F3F48" w:rsidRDefault="009F3F48" w:rsidP="004724C1">
            <w:pPr>
              <w:jc w:val="center"/>
            </w:pPr>
          </w:p>
          <w:p w14:paraId="79FE7514" w14:textId="77777777" w:rsidR="009F3F48" w:rsidRDefault="009F3F48" w:rsidP="004724C1">
            <w:pPr>
              <w:jc w:val="center"/>
            </w:pPr>
          </w:p>
        </w:tc>
        <w:tc>
          <w:tcPr>
            <w:tcW w:w="7841" w:type="dxa"/>
          </w:tcPr>
          <w:p w14:paraId="31DE84D1" w14:textId="77777777" w:rsidR="009F3F48" w:rsidRPr="007B406F" w:rsidRDefault="009F3F48" w:rsidP="009F3F48">
            <w:pPr>
              <w:rPr>
                <w:b/>
              </w:rPr>
            </w:pPr>
            <w:r w:rsidRPr="007B406F">
              <w:rPr>
                <w:b/>
              </w:rPr>
              <w:t>GAPs/ Configuration changes Identified:</w:t>
            </w:r>
          </w:p>
          <w:p w14:paraId="409A05D7" w14:textId="77777777" w:rsidR="009F3F48" w:rsidRDefault="009F3F48" w:rsidP="009F3F48"/>
          <w:tbl>
            <w:tblPr>
              <w:tblStyle w:val="TableGrid"/>
              <w:tblW w:w="0" w:type="auto"/>
              <w:tblLook w:val="04A0" w:firstRow="1" w:lastRow="0" w:firstColumn="1" w:lastColumn="0" w:noHBand="0" w:noVBand="1"/>
            </w:tblPr>
            <w:tblGrid>
              <w:gridCol w:w="2227"/>
              <w:gridCol w:w="2291"/>
              <w:gridCol w:w="1732"/>
              <w:gridCol w:w="2375"/>
            </w:tblGrid>
            <w:tr w:rsidR="009F3F48" w14:paraId="4AA749DF" w14:textId="77777777" w:rsidTr="00A41B48">
              <w:tc>
                <w:tcPr>
                  <w:tcW w:w="2315" w:type="dxa"/>
                </w:tcPr>
                <w:p w14:paraId="6FDEE09E" w14:textId="77777777" w:rsidR="009F3F48" w:rsidRDefault="009F3F48" w:rsidP="009F3F48">
                  <w:r>
                    <w:t>Definition</w:t>
                  </w:r>
                </w:p>
              </w:tc>
              <w:tc>
                <w:tcPr>
                  <w:tcW w:w="2424" w:type="dxa"/>
                </w:tcPr>
                <w:p w14:paraId="545C1398" w14:textId="77777777" w:rsidR="009F3F48" w:rsidRDefault="009F3F48" w:rsidP="009F3F48">
                  <w:r>
                    <w:t xml:space="preserve">Type </w:t>
                  </w:r>
                </w:p>
              </w:tc>
              <w:tc>
                <w:tcPr>
                  <w:tcW w:w="1858" w:type="dxa"/>
                </w:tcPr>
                <w:p w14:paraId="6B689458" w14:textId="77777777" w:rsidR="009F3F48" w:rsidRDefault="009F3F48" w:rsidP="009F3F48"/>
              </w:tc>
              <w:tc>
                <w:tcPr>
                  <w:tcW w:w="2466" w:type="dxa"/>
                </w:tcPr>
                <w:p w14:paraId="260FE3EA" w14:textId="77777777" w:rsidR="009F3F48" w:rsidRDefault="009F3F48" w:rsidP="009F3F48">
                  <w:r>
                    <w:t>Comments</w:t>
                  </w:r>
                </w:p>
              </w:tc>
            </w:tr>
            <w:tr w:rsidR="009F3F48" w14:paraId="00D744D8" w14:textId="77777777" w:rsidTr="00A41B48">
              <w:tc>
                <w:tcPr>
                  <w:tcW w:w="2315" w:type="dxa"/>
                </w:tcPr>
                <w:p w14:paraId="0EC9BCE4" w14:textId="77777777" w:rsidR="009F3F48" w:rsidRDefault="009F3F48" w:rsidP="009F3F48">
                  <w:r>
                    <w:t>N/A</w:t>
                  </w:r>
                </w:p>
              </w:tc>
              <w:tc>
                <w:tcPr>
                  <w:tcW w:w="2424" w:type="dxa"/>
                </w:tcPr>
                <w:p w14:paraId="6C60383D" w14:textId="77777777" w:rsidR="009F3F48" w:rsidRDefault="009F3F48" w:rsidP="009F3F48">
                  <w:r>
                    <w:t>N/A</w:t>
                  </w:r>
                </w:p>
              </w:tc>
              <w:tc>
                <w:tcPr>
                  <w:tcW w:w="1858" w:type="dxa"/>
                </w:tcPr>
                <w:p w14:paraId="425A6BF4" w14:textId="77777777" w:rsidR="009F3F48" w:rsidRDefault="009F3F48" w:rsidP="009F3F48"/>
              </w:tc>
              <w:tc>
                <w:tcPr>
                  <w:tcW w:w="2466" w:type="dxa"/>
                </w:tcPr>
                <w:p w14:paraId="21EC49C8" w14:textId="77777777" w:rsidR="009F3F48" w:rsidRDefault="009F3F48" w:rsidP="009F3F48">
                  <w:r>
                    <w:t>N/A</w:t>
                  </w:r>
                </w:p>
              </w:tc>
            </w:tr>
          </w:tbl>
          <w:p w14:paraId="5D78B502" w14:textId="77777777" w:rsidR="009F3F48" w:rsidRDefault="009F3F48" w:rsidP="009F3F48">
            <w:pPr>
              <w:pStyle w:val="captiontext"/>
              <w:jc w:val="left"/>
            </w:pPr>
          </w:p>
        </w:tc>
      </w:tr>
      <w:tr w:rsidR="009F3F48" w14:paraId="7CE96F38" w14:textId="77777777" w:rsidTr="00A41B48">
        <w:tc>
          <w:tcPr>
            <w:tcW w:w="907" w:type="dxa"/>
          </w:tcPr>
          <w:p w14:paraId="7330320E" w14:textId="77777777" w:rsidR="009F3F48" w:rsidRDefault="009F3F48" w:rsidP="004724C1">
            <w:pPr>
              <w:jc w:val="center"/>
            </w:pPr>
          </w:p>
        </w:tc>
        <w:tc>
          <w:tcPr>
            <w:tcW w:w="7841" w:type="dxa"/>
          </w:tcPr>
          <w:p w14:paraId="1AFD27B8" w14:textId="77777777" w:rsidR="009F3F48" w:rsidRDefault="009F3F48" w:rsidP="004724C1">
            <w:pPr>
              <w:pStyle w:val="captiontext"/>
            </w:pPr>
          </w:p>
        </w:tc>
      </w:tr>
      <w:tr w:rsidR="009F3F48" w14:paraId="09877C45" w14:textId="77777777" w:rsidTr="00A41B48">
        <w:tc>
          <w:tcPr>
            <w:tcW w:w="907" w:type="dxa"/>
          </w:tcPr>
          <w:p w14:paraId="225CAC16" w14:textId="77777777" w:rsidR="009F3F48" w:rsidRDefault="009F3F48" w:rsidP="009F3F48"/>
        </w:tc>
        <w:tc>
          <w:tcPr>
            <w:tcW w:w="7841" w:type="dxa"/>
          </w:tcPr>
          <w:p w14:paraId="58427B77" w14:textId="77777777" w:rsidR="009F3F48" w:rsidRDefault="009F3F48" w:rsidP="004724C1">
            <w:pPr>
              <w:pStyle w:val="captiontext"/>
            </w:pPr>
          </w:p>
        </w:tc>
      </w:tr>
    </w:tbl>
    <w:p w14:paraId="2DB71618" w14:textId="77777777" w:rsidR="00E25104" w:rsidRDefault="00E25104"/>
    <w:tbl>
      <w:tblPr>
        <w:tblW w:w="9563" w:type="dxa"/>
        <w:tblLayout w:type="fixed"/>
        <w:tblLook w:val="0000" w:firstRow="0" w:lastRow="0" w:firstColumn="0" w:lastColumn="0" w:noHBand="0" w:noVBand="0"/>
      </w:tblPr>
      <w:tblGrid>
        <w:gridCol w:w="236"/>
        <w:gridCol w:w="9327"/>
      </w:tblGrid>
      <w:tr w:rsidR="00D32950" w14:paraId="1BF41A22" w14:textId="77777777" w:rsidTr="00576096">
        <w:trPr>
          <w:trHeight w:val="4562"/>
        </w:trPr>
        <w:tc>
          <w:tcPr>
            <w:tcW w:w="236" w:type="dxa"/>
          </w:tcPr>
          <w:p w14:paraId="63D764F1" w14:textId="77777777" w:rsidR="00D32950" w:rsidRDefault="00D32950" w:rsidP="008C1E7E"/>
        </w:tc>
        <w:tc>
          <w:tcPr>
            <w:tcW w:w="9327" w:type="dxa"/>
          </w:tcPr>
          <w:p w14:paraId="594863AA" w14:textId="77777777" w:rsidR="00D32950" w:rsidRDefault="00D32950" w:rsidP="00D32950">
            <w:pPr>
              <w:pStyle w:val="processgroupHeading"/>
            </w:pPr>
            <w:bookmarkStart w:id="367" w:name="_Toc494359012"/>
            <w:r>
              <w:t>Receiving Goods and Products</w:t>
            </w:r>
            <w:bookmarkEnd w:id="367"/>
          </w:p>
          <w:p w14:paraId="49246319" w14:textId="77777777" w:rsidR="00D32950" w:rsidRDefault="00D32950" w:rsidP="00D32950">
            <w:pPr>
              <w:pStyle w:val="groupintro"/>
            </w:pPr>
            <w:r>
              <w:t>The following item(s) are in this Group:</w:t>
            </w:r>
          </w:p>
          <w:p w14:paraId="13FA96F8" w14:textId="77777777" w:rsidR="00D32950" w:rsidRDefault="00D32950" w:rsidP="00D32950">
            <w:pPr>
              <w:pStyle w:val="groupprocesses"/>
            </w:pPr>
            <w:r>
              <w:t>REC001 Receipts</w:t>
            </w:r>
          </w:p>
          <w:p w14:paraId="0F7E5641" w14:textId="77777777" w:rsidR="00D32950" w:rsidRDefault="00D32950" w:rsidP="00D32950">
            <w:pPr>
              <w:pStyle w:val="groupprocesses"/>
              <w:numPr>
                <w:ilvl w:val="0"/>
                <w:numId w:val="0"/>
              </w:numPr>
              <w:ind w:left="720"/>
            </w:pPr>
          </w:p>
          <w:tbl>
            <w:tblPr>
              <w:tblW w:w="0" w:type="auto"/>
              <w:tblLayout w:type="fixed"/>
              <w:tblLook w:val="0000" w:firstRow="0" w:lastRow="0" w:firstColumn="0" w:lastColumn="0" w:noHBand="0" w:noVBand="0"/>
            </w:tblPr>
            <w:tblGrid>
              <w:gridCol w:w="674"/>
              <w:gridCol w:w="8074"/>
            </w:tblGrid>
            <w:tr w:rsidR="00D32950" w14:paraId="425AD735" w14:textId="77777777" w:rsidTr="008C1E7E">
              <w:tc>
                <w:tcPr>
                  <w:tcW w:w="674" w:type="dxa"/>
                </w:tcPr>
                <w:p w14:paraId="7CBFAAE4" w14:textId="77777777" w:rsidR="00D32950" w:rsidRDefault="00D32950" w:rsidP="00D32950"/>
              </w:tc>
              <w:tc>
                <w:tcPr>
                  <w:tcW w:w="8074" w:type="dxa"/>
                </w:tcPr>
                <w:p w14:paraId="600BDE45" w14:textId="77777777" w:rsidR="00D32950" w:rsidRDefault="00D32950" w:rsidP="00D32950">
                  <w:pPr>
                    <w:pStyle w:val="notegroup"/>
                  </w:pPr>
                  <w:r>
                    <w:t>User Notes</w:t>
                  </w:r>
                </w:p>
              </w:tc>
            </w:tr>
            <w:tr w:rsidR="00D32950" w14:paraId="1C90556A" w14:textId="77777777" w:rsidTr="008C1E7E">
              <w:tc>
                <w:tcPr>
                  <w:tcW w:w="674" w:type="dxa"/>
                </w:tcPr>
                <w:p w14:paraId="31FED370" w14:textId="77777777" w:rsidR="00D32950" w:rsidRDefault="00D32950" w:rsidP="00D32950"/>
              </w:tc>
              <w:tc>
                <w:tcPr>
                  <w:tcW w:w="8074" w:type="dxa"/>
                </w:tcPr>
                <w:p w14:paraId="18023898" w14:textId="77777777" w:rsidR="00D32950" w:rsidRDefault="00D32950" w:rsidP="00D32950">
                  <w:pPr>
                    <w:pStyle w:val="noteheader"/>
                  </w:pPr>
                  <w:r>
                    <w:t xml:space="preserve">Process Group definition: </w:t>
                  </w:r>
                </w:p>
                <w:p w14:paraId="2841EEF2" w14:textId="77777777" w:rsidR="00D32950" w:rsidRDefault="000A7C92" w:rsidP="00D32950">
                  <w:pPr>
                    <w:ind w:left="720" w:hanging="360"/>
                    <w:rPr>
                      <w:rFonts w:ascii="Calibri" w:hAnsi="Calibri"/>
                      <w:sz w:val="22"/>
                      <w:szCs w:val="22"/>
                    </w:rPr>
                  </w:pPr>
                  <w:r>
                    <w:rPr>
                      <w:rFonts w:ascii="Calibri" w:hAnsi="Calibri"/>
                      <w:sz w:val="22"/>
                      <w:szCs w:val="22"/>
                    </w:rPr>
                    <w:t xml:space="preserve">Receipts process </w:t>
                  </w:r>
                  <w:r w:rsidR="00AD6837">
                    <w:rPr>
                      <w:rFonts w:ascii="Calibri" w:hAnsi="Calibri"/>
                      <w:sz w:val="22"/>
                      <w:szCs w:val="22"/>
                    </w:rPr>
                    <w:t xml:space="preserve">covers at MSD all forms of products, including services and </w:t>
                  </w:r>
                  <w:r w:rsidR="00031048">
                    <w:rPr>
                      <w:rFonts w:ascii="Calibri" w:hAnsi="Calibri"/>
                      <w:sz w:val="22"/>
                      <w:szCs w:val="22"/>
                    </w:rPr>
                    <w:t xml:space="preserve">is to be used in all forms of receipts. All receipts need to be supported by </w:t>
                  </w:r>
                  <w:del w:id="368" w:author="Pascal Pastory" w:date="2017-10-10T14:24:00Z">
                    <w:r w:rsidR="00031048" w:rsidDel="009D60FB">
                      <w:rPr>
                        <w:rFonts w:ascii="Calibri" w:hAnsi="Calibri"/>
                        <w:sz w:val="22"/>
                        <w:szCs w:val="22"/>
                      </w:rPr>
                      <w:delText>a</w:delText>
                    </w:r>
                  </w:del>
                  <w:r w:rsidR="00031048">
                    <w:rPr>
                      <w:rFonts w:ascii="Calibri" w:hAnsi="Calibri"/>
                      <w:sz w:val="22"/>
                      <w:szCs w:val="22"/>
                    </w:rPr>
                    <w:t xml:space="preserve"> existing purchase order to ensure full traceability</w:t>
                  </w:r>
                </w:p>
                <w:p w14:paraId="04787796" w14:textId="77777777" w:rsidR="00E25104" w:rsidRPr="0085400E" w:rsidRDefault="00E25104" w:rsidP="00D32950">
                  <w:pPr>
                    <w:ind w:left="720" w:hanging="360"/>
                    <w:rPr>
                      <w:rFonts w:ascii="Calibri" w:hAnsi="Calibri"/>
                      <w:sz w:val="22"/>
                      <w:szCs w:val="22"/>
                    </w:rPr>
                  </w:pPr>
                </w:p>
              </w:tc>
            </w:tr>
          </w:tbl>
          <w:p w14:paraId="68298584" w14:textId="77777777" w:rsidR="00D32950" w:rsidRDefault="00D32950" w:rsidP="008C1E7E">
            <w:pPr>
              <w:pStyle w:val="noteheader"/>
            </w:pPr>
          </w:p>
        </w:tc>
      </w:tr>
    </w:tbl>
    <w:p w14:paraId="7E9B4385" w14:textId="77777777" w:rsidR="00AE448A" w:rsidRDefault="00AE448A">
      <w:pPr>
        <w:pStyle w:val="processgraphic"/>
      </w:pPr>
      <w:bookmarkStart w:id="369" w:name="IDAQKUPD"/>
      <w:bookmarkEnd w:id="369"/>
    </w:p>
    <w:p w14:paraId="257A35DC" w14:textId="77777777" w:rsidR="00AE448A" w:rsidRDefault="00AE448A">
      <w:pPr>
        <w:pStyle w:val="stagegraphic"/>
      </w:pPr>
      <w:bookmarkStart w:id="370" w:name="IDAFJVPD"/>
      <w:bookmarkEnd w:id="370"/>
    </w:p>
    <w:p w14:paraId="5C710C2A" w14:textId="77777777" w:rsidR="00AE448A" w:rsidRDefault="00AE448A">
      <w:pPr>
        <w:pStyle w:val="stagegraphic"/>
      </w:pPr>
      <w:bookmarkStart w:id="371" w:name="IDAJSAQD"/>
      <w:bookmarkEnd w:id="371"/>
    </w:p>
    <w:p w14:paraId="77EC9FE4" w14:textId="77777777" w:rsidR="00AE448A" w:rsidRDefault="00AE448A">
      <w:pPr>
        <w:pStyle w:val="stagegraphic"/>
      </w:pPr>
      <w:bookmarkStart w:id="372" w:name="IDAMRBQD"/>
      <w:bookmarkEnd w:id="372"/>
    </w:p>
    <w:p w14:paraId="4BBED89A" w14:textId="77777777" w:rsidR="00E25104" w:rsidRDefault="00E25104" w:rsidP="00E25104">
      <w:pPr>
        <w:pStyle w:val="processHeading"/>
      </w:pPr>
      <w:bookmarkStart w:id="373" w:name="IDAMHCQD"/>
      <w:bookmarkStart w:id="374" w:name="_Toc494359013"/>
      <w:bookmarkEnd w:id="373"/>
      <w:r>
        <w:lastRenderedPageBreak/>
        <w:t>REC001 Receipts</w:t>
      </w:r>
      <w:bookmarkEnd w:id="374"/>
      <w:r>
        <w:t xml:space="preserve"> </w:t>
      </w:r>
      <w:r>
        <w:fldChar w:fldCharType="begin"/>
      </w:r>
      <w:r>
        <w:instrText xml:space="preserve"> XE "Processes:MC003 Sales to Ship" </w:instrText>
      </w:r>
      <w:r>
        <w:fldChar w:fldCharType="end"/>
      </w:r>
      <w:r>
        <w:fldChar w:fldCharType="begin"/>
      </w:r>
      <w:r>
        <w:instrText xml:space="preserve"> XE "MC003 Sales to Ship (process)" </w:instrText>
      </w:r>
      <w:r>
        <w:fldChar w:fldCharType="end"/>
      </w:r>
    </w:p>
    <w:tbl>
      <w:tblPr>
        <w:tblW w:w="0" w:type="auto"/>
        <w:tblLayout w:type="fixed"/>
        <w:tblLook w:val="0000" w:firstRow="0" w:lastRow="0" w:firstColumn="0" w:lastColumn="0" w:noHBand="0" w:noVBand="0"/>
      </w:tblPr>
      <w:tblGrid>
        <w:gridCol w:w="907"/>
        <w:gridCol w:w="7841"/>
      </w:tblGrid>
      <w:tr w:rsidR="00E25104" w14:paraId="4A7AF1A8" w14:textId="77777777" w:rsidTr="008C1E7E">
        <w:tc>
          <w:tcPr>
            <w:tcW w:w="907" w:type="dxa"/>
          </w:tcPr>
          <w:p w14:paraId="73885FA3" w14:textId="77777777" w:rsidR="00E25104" w:rsidRDefault="00E25104" w:rsidP="008C1E7E"/>
        </w:tc>
        <w:tc>
          <w:tcPr>
            <w:tcW w:w="7841" w:type="dxa"/>
          </w:tcPr>
          <w:p w14:paraId="51C9EC4C" w14:textId="77777777" w:rsidR="00E25104" w:rsidRDefault="00E25104" w:rsidP="008C1E7E">
            <w:pPr>
              <w:pStyle w:val="notegroup"/>
            </w:pPr>
            <w:r>
              <w:t>User Notes</w:t>
            </w:r>
          </w:p>
        </w:tc>
      </w:tr>
      <w:tr w:rsidR="00E25104" w14:paraId="679FBC35" w14:textId="77777777" w:rsidTr="008C1E7E">
        <w:tc>
          <w:tcPr>
            <w:tcW w:w="907" w:type="dxa"/>
          </w:tcPr>
          <w:p w14:paraId="69958FE6" w14:textId="77777777" w:rsidR="00E25104" w:rsidRDefault="00E25104" w:rsidP="008C1E7E"/>
        </w:tc>
        <w:tc>
          <w:tcPr>
            <w:tcW w:w="7841" w:type="dxa"/>
          </w:tcPr>
          <w:p w14:paraId="29BE4A8A" w14:textId="77777777" w:rsidR="00E25104" w:rsidRDefault="00E25104" w:rsidP="008C1E7E">
            <w:pPr>
              <w:pStyle w:val="noteheader"/>
            </w:pPr>
            <w:r>
              <w:t xml:space="preserve">Process definition: </w:t>
            </w:r>
          </w:p>
          <w:p w14:paraId="043E5DC3" w14:textId="65830CE6" w:rsidR="00E25104" w:rsidRPr="0085400E" w:rsidRDefault="00E25104" w:rsidP="007E47B9">
            <w:pPr>
              <w:spacing w:after="200" w:line="276" w:lineRule="auto"/>
              <w:rPr>
                <w:rFonts w:ascii="Calibri" w:hAnsi="Calibri"/>
                <w:sz w:val="22"/>
                <w:szCs w:val="22"/>
                <w:lang w:val="en-AU"/>
              </w:rPr>
            </w:pPr>
            <w:r>
              <w:rPr>
                <w:rFonts w:ascii="Calibri" w:hAnsi="Calibri"/>
                <w:sz w:val="22"/>
                <w:szCs w:val="22"/>
                <w:lang w:val="en-AU"/>
              </w:rPr>
              <w:t xml:space="preserve">This </w:t>
            </w:r>
            <w:ins w:id="375" w:author="Pascal Pastory" w:date="2017-10-11T14:56:00Z">
              <w:r w:rsidR="00F71D4A">
                <w:rPr>
                  <w:rFonts w:ascii="Calibri" w:hAnsi="Calibri"/>
                  <w:sz w:val="22"/>
                  <w:szCs w:val="22"/>
                  <w:lang w:val="en-AU"/>
                </w:rPr>
                <w:t>process is</w:t>
              </w:r>
            </w:ins>
            <w:r w:rsidR="00031048">
              <w:rPr>
                <w:rFonts w:ascii="Calibri" w:hAnsi="Calibri"/>
                <w:sz w:val="22"/>
                <w:szCs w:val="22"/>
                <w:lang w:val="en-AU"/>
              </w:rPr>
              <w:t xml:space="preserve"> started with the approval of a purchase order which is then used as a primary record against which a container can be placed, or a receipt made. Additional Charges or landed costs are expected to be utilized on Container receipts, and the need to integrate the </w:t>
            </w:r>
            <w:commentRangeStart w:id="376"/>
            <w:r w:rsidR="00031048">
              <w:rPr>
                <w:rFonts w:ascii="Calibri" w:hAnsi="Calibri"/>
                <w:sz w:val="22"/>
                <w:szCs w:val="22"/>
                <w:lang w:val="en-AU"/>
              </w:rPr>
              <w:t>Pallet and Carton</w:t>
            </w:r>
            <w:ins w:id="377" w:author="Pascal Pastory" w:date="2017-10-11T14:58:00Z">
              <w:r w:rsidR="005B25A2">
                <w:rPr>
                  <w:rFonts w:ascii="Calibri" w:hAnsi="Calibri"/>
                  <w:sz w:val="22"/>
                  <w:szCs w:val="22"/>
                  <w:lang w:val="en-AU"/>
                </w:rPr>
                <w:t>/</w:t>
              </w:r>
            </w:ins>
            <w:ins w:id="378" w:author="Pascal Pastory" w:date="2017-10-11T15:39:00Z">
              <w:r w:rsidR="007E47B9">
                <w:rPr>
                  <w:rFonts w:ascii="Calibri" w:hAnsi="Calibri"/>
                  <w:sz w:val="22"/>
                  <w:szCs w:val="22"/>
                  <w:lang w:val="en-AU"/>
                </w:rPr>
                <w:t>Stock</w:t>
              </w:r>
            </w:ins>
            <w:ins w:id="379" w:author="Pascal Pastory" w:date="2017-10-11T14:58:00Z">
              <w:r w:rsidR="00F71D4A">
                <w:rPr>
                  <w:rFonts w:ascii="Calibri" w:hAnsi="Calibri"/>
                  <w:sz w:val="22"/>
                  <w:szCs w:val="22"/>
                  <w:lang w:val="en-AU"/>
                </w:rPr>
                <w:t>ID</w:t>
              </w:r>
            </w:ins>
            <w:r w:rsidR="00031048">
              <w:rPr>
                <w:rFonts w:ascii="Calibri" w:hAnsi="Calibri"/>
                <w:sz w:val="22"/>
                <w:szCs w:val="22"/>
                <w:lang w:val="en-AU"/>
              </w:rPr>
              <w:t xml:space="preserve"> </w:t>
            </w:r>
            <w:commentRangeEnd w:id="376"/>
            <w:r w:rsidR="00E93C5E">
              <w:rPr>
                <w:rStyle w:val="CommentReference"/>
              </w:rPr>
              <w:commentReference w:id="376"/>
            </w:r>
            <w:r w:rsidR="00031048">
              <w:rPr>
                <w:rFonts w:ascii="Calibri" w:hAnsi="Calibri"/>
                <w:sz w:val="22"/>
                <w:szCs w:val="22"/>
                <w:lang w:val="en-AU"/>
              </w:rPr>
              <w:t xml:space="preserve">integration at the time of receipt is required by </w:t>
            </w:r>
            <w:commentRangeStart w:id="380"/>
            <w:r w:rsidR="00031048">
              <w:rPr>
                <w:rFonts w:ascii="Calibri" w:hAnsi="Calibri"/>
                <w:sz w:val="22"/>
                <w:szCs w:val="22"/>
                <w:lang w:val="en-AU"/>
              </w:rPr>
              <w:t>MSD</w:t>
            </w:r>
            <w:commentRangeEnd w:id="380"/>
            <w:r w:rsidR="00576AA1">
              <w:rPr>
                <w:rStyle w:val="CommentReference"/>
              </w:rPr>
              <w:commentReference w:id="380"/>
            </w:r>
            <w:r w:rsidR="00031048">
              <w:rPr>
                <w:rFonts w:ascii="Calibri" w:hAnsi="Calibri"/>
                <w:sz w:val="22"/>
                <w:szCs w:val="22"/>
                <w:lang w:val="en-AU"/>
              </w:rPr>
              <w:t xml:space="preserve">. </w:t>
            </w:r>
          </w:p>
        </w:tc>
      </w:tr>
    </w:tbl>
    <w:p w14:paraId="76042A32" w14:textId="77777777" w:rsidR="00AE448A" w:rsidRDefault="00E25104">
      <w:pPr>
        <w:pStyle w:val="processgraphic"/>
      </w:pPr>
      <w:r>
        <w:rPr>
          <w:noProof/>
          <w:lang w:val="en-GB" w:eastAsia="en-GB"/>
        </w:rPr>
        <w:drawing>
          <wp:inline distT="0" distB="0" distL="0" distR="0" wp14:anchorId="3ACFF785" wp14:editId="57577C90">
            <wp:extent cx="5760720" cy="1463040"/>
            <wp:effectExtent l="0" t="0" r="0" b="381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1463040"/>
                    </a:xfrm>
                    <a:prstGeom prst="rect">
                      <a:avLst/>
                    </a:prstGeom>
                    <a:noFill/>
                    <a:ln>
                      <a:noFill/>
                    </a:ln>
                  </pic:spPr>
                </pic:pic>
              </a:graphicData>
            </a:graphic>
          </wp:inline>
        </w:drawing>
      </w:r>
    </w:p>
    <w:p w14:paraId="18D3C46A" w14:textId="77777777" w:rsidR="00AE448A" w:rsidRDefault="0085400E">
      <w:pPr>
        <w:pStyle w:val="captiontext"/>
      </w:pPr>
      <w:bookmarkStart w:id="381" w:name="_Toc410316605"/>
      <w:r>
        <w:t xml:space="preserve">59. Process: </w:t>
      </w:r>
      <w:r w:rsidR="00E25104">
        <w:t>REC</w:t>
      </w:r>
      <w:r>
        <w:t>00</w:t>
      </w:r>
      <w:r w:rsidR="00E25104">
        <w:t>1</w:t>
      </w:r>
      <w:r>
        <w:t xml:space="preserve"> </w:t>
      </w:r>
      <w:r w:rsidR="00E25104">
        <w:t>Receipts</w:t>
      </w:r>
      <w:bookmarkEnd w:id="381"/>
    </w:p>
    <w:p w14:paraId="0F22E0EA" w14:textId="77777777" w:rsidR="00AE448A" w:rsidRDefault="0085400E">
      <w:pPr>
        <w:pStyle w:val="stagesrolestasksheader"/>
      </w:pPr>
      <w:r>
        <w:t>Process Content</w:t>
      </w:r>
    </w:p>
    <w:p w14:paraId="481B32A5" w14:textId="77777777" w:rsidR="00AE448A" w:rsidRDefault="00AE448A">
      <w:pPr>
        <w:pStyle w:val="stage"/>
      </w:pPr>
      <w:r>
        <w:fldChar w:fldCharType="begin"/>
      </w:r>
      <w:r w:rsidR="0085400E">
        <w:instrText xml:space="preserve"> XE "Stages:Changes to Projects" </w:instrText>
      </w:r>
      <w:r>
        <w:fldChar w:fldCharType="end"/>
      </w:r>
      <w:r>
        <w:fldChar w:fldCharType="begin"/>
      </w:r>
      <w:r w:rsidR="0085400E">
        <w:instrText xml:space="preserve"> XE "Changes to Projects (stage)" </w:instrText>
      </w:r>
      <w:r>
        <w:fldChar w:fldCharType="end"/>
      </w:r>
      <w:r w:rsidR="00E25104">
        <w:t>Receipt Creation</w:t>
      </w:r>
    </w:p>
    <w:p w14:paraId="5672C246" w14:textId="77777777" w:rsidR="00AE448A" w:rsidRDefault="00E25104">
      <w:pPr>
        <w:pStyle w:val="stagegraphic"/>
      </w:pPr>
      <w:bookmarkStart w:id="382" w:name="IDALJCQD"/>
      <w:bookmarkEnd w:id="382"/>
      <w:r>
        <w:rPr>
          <w:noProof/>
          <w:lang w:val="en-GB" w:eastAsia="en-GB"/>
        </w:rPr>
        <w:drawing>
          <wp:inline distT="0" distB="0" distL="0" distR="0" wp14:anchorId="52527295" wp14:editId="4002A8E7">
            <wp:extent cx="5760720" cy="3520440"/>
            <wp:effectExtent l="0" t="0" r="0" b="381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520440"/>
                    </a:xfrm>
                    <a:prstGeom prst="rect">
                      <a:avLst/>
                    </a:prstGeom>
                    <a:noFill/>
                    <a:ln>
                      <a:noFill/>
                    </a:ln>
                  </pic:spPr>
                </pic:pic>
              </a:graphicData>
            </a:graphic>
          </wp:inline>
        </w:drawing>
      </w:r>
    </w:p>
    <w:p w14:paraId="0B93EB92" w14:textId="77777777" w:rsidR="00AE448A" w:rsidRDefault="0085400E">
      <w:pPr>
        <w:pStyle w:val="captiontext"/>
      </w:pPr>
      <w:bookmarkStart w:id="383" w:name="_Toc410316606"/>
      <w:r>
        <w:t xml:space="preserve">60. Process: </w:t>
      </w:r>
      <w:r w:rsidR="00E25104">
        <w:t>REC</w:t>
      </w:r>
      <w:r>
        <w:t>00</w:t>
      </w:r>
      <w:r w:rsidR="00E25104">
        <w:t>1</w:t>
      </w:r>
      <w:r>
        <w:t xml:space="preserve"> </w:t>
      </w:r>
      <w:r w:rsidR="00E25104">
        <w:t>Receipts</w:t>
      </w:r>
      <w:r>
        <w:t xml:space="preserve">, Stage: </w:t>
      </w:r>
      <w:r w:rsidR="00E25104">
        <w:t>Receipt Creation</w:t>
      </w:r>
      <w:bookmarkEnd w:id="383"/>
    </w:p>
    <w:p w14:paraId="44C10858" w14:textId="77777777" w:rsidR="00E25104" w:rsidRPr="007B406F" w:rsidRDefault="00E25104" w:rsidP="00E25104">
      <w:pPr>
        <w:rPr>
          <w:b/>
        </w:rPr>
      </w:pPr>
      <w:r w:rsidRPr="007B406F">
        <w:rPr>
          <w:b/>
        </w:rPr>
        <w:t>GAPs/ Configuration changes Identified:</w:t>
      </w:r>
    </w:p>
    <w:p w14:paraId="3C69FCAC" w14:textId="77777777" w:rsidR="00E25104" w:rsidRDefault="00E25104" w:rsidP="00E25104"/>
    <w:tbl>
      <w:tblPr>
        <w:tblStyle w:val="TableGrid"/>
        <w:tblW w:w="0" w:type="auto"/>
        <w:tblLayout w:type="fixed"/>
        <w:tblLook w:val="04A0" w:firstRow="1" w:lastRow="0" w:firstColumn="1" w:lastColumn="0" w:noHBand="0" w:noVBand="1"/>
      </w:tblPr>
      <w:tblGrid>
        <w:gridCol w:w="2315"/>
        <w:gridCol w:w="2630"/>
        <w:gridCol w:w="1652"/>
        <w:gridCol w:w="2466"/>
      </w:tblGrid>
      <w:tr w:rsidR="00E25104" w14:paraId="04A2BB14" w14:textId="77777777" w:rsidTr="00923855">
        <w:tc>
          <w:tcPr>
            <w:tcW w:w="2315" w:type="dxa"/>
          </w:tcPr>
          <w:p w14:paraId="490F311E" w14:textId="77777777" w:rsidR="00E25104" w:rsidRDefault="00E25104" w:rsidP="008C1E7E">
            <w:r>
              <w:t>Definition</w:t>
            </w:r>
          </w:p>
        </w:tc>
        <w:tc>
          <w:tcPr>
            <w:tcW w:w="2630" w:type="dxa"/>
          </w:tcPr>
          <w:p w14:paraId="66DC358C" w14:textId="77777777" w:rsidR="00E25104" w:rsidRDefault="00E25104" w:rsidP="008C1E7E">
            <w:r>
              <w:t xml:space="preserve">Type </w:t>
            </w:r>
          </w:p>
        </w:tc>
        <w:tc>
          <w:tcPr>
            <w:tcW w:w="1652" w:type="dxa"/>
          </w:tcPr>
          <w:p w14:paraId="28FF1A0C" w14:textId="77777777" w:rsidR="00E25104" w:rsidRDefault="00E25104" w:rsidP="008C1E7E"/>
        </w:tc>
        <w:tc>
          <w:tcPr>
            <w:tcW w:w="2466" w:type="dxa"/>
          </w:tcPr>
          <w:p w14:paraId="5D96FE32" w14:textId="77777777" w:rsidR="00E25104" w:rsidRDefault="00E25104" w:rsidP="008C1E7E">
            <w:r>
              <w:t>Comments</w:t>
            </w:r>
          </w:p>
        </w:tc>
      </w:tr>
      <w:tr w:rsidR="00E25104" w14:paraId="62E2C985" w14:textId="77777777" w:rsidTr="00923855">
        <w:tc>
          <w:tcPr>
            <w:tcW w:w="2315" w:type="dxa"/>
          </w:tcPr>
          <w:p w14:paraId="71EFABDB" w14:textId="77777777" w:rsidR="00E25104" w:rsidRPr="00A93622" w:rsidRDefault="00A93622" w:rsidP="008C1E7E">
            <w:pPr>
              <w:rPr>
                <w:sz w:val="16"/>
                <w:szCs w:val="16"/>
              </w:rPr>
            </w:pPr>
            <w:r w:rsidRPr="00A93622">
              <w:rPr>
                <w:sz w:val="16"/>
                <w:szCs w:val="16"/>
              </w:rPr>
              <w:lastRenderedPageBreak/>
              <w:t>Restrict receipts/container receipts if no PO</w:t>
            </w:r>
          </w:p>
        </w:tc>
        <w:tc>
          <w:tcPr>
            <w:tcW w:w="2630" w:type="dxa"/>
          </w:tcPr>
          <w:p w14:paraId="12A0D63D" w14:textId="77777777" w:rsidR="00E25104" w:rsidRPr="00A93622" w:rsidRDefault="00A93622" w:rsidP="008C1E7E">
            <w:pPr>
              <w:rPr>
                <w:sz w:val="16"/>
                <w:szCs w:val="16"/>
              </w:rPr>
            </w:pPr>
            <w:r w:rsidRPr="00A93622">
              <w:rPr>
                <w:sz w:val="16"/>
                <w:szCs w:val="16"/>
              </w:rPr>
              <w:t>BPM</w:t>
            </w:r>
          </w:p>
        </w:tc>
        <w:tc>
          <w:tcPr>
            <w:tcW w:w="1652" w:type="dxa"/>
          </w:tcPr>
          <w:p w14:paraId="3F47A85E" w14:textId="77777777" w:rsidR="00E25104" w:rsidRDefault="00E25104" w:rsidP="008C1E7E"/>
        </w:tc>
        <w:tc>
          <w:tcPr>
            <w:tcW w:w="2466" w:type="dxa"/>
          </w:tcPr>
          <w:p w14:paraId="3B12FF8E" w14:textId="77777777" w:rsidR="00E25104" w:rsidRPr="00A93622" w:rsidRDefault="00A93622" w:rsidP="008C1E7E">
            <w:pPr>
              <w:rPr>
                <w:sz w:val="16"/>
                <w:szCs w:val="16"/>
              </w:rPr>
            </w:pPr>
            <w:r w:rsidRPr="00A93622">
              <w:rPr>
                <w:sz w:val="16"/>
                <w:szCs w:val="16"/>
              </w:rPr>
              <w:t>Disable the ability to receive a receipt without a PO</w:t>
            </w:r>
          </w:p>
        </w:tc>
      </w:tr>
      <w:tr w:rsidR="009D60FB" w14:paraId="5BCB9F8D" w14:textId="77777777" w:rsidTr="00923855">
        <w:trPr>
          <w:ins w:id="384" w:author="Pascal Pastory" w:date="2017-10-10T14:31:00Z"/>
        </w:trPr>
        <w:tc>
          <w:tcPr>
            <w:tcW w:w="2315" w:type="dxa"/>
          </w:tcPr>
          <w:p w14:paraId="3159D27A" w14:textId="6C772DA0" w:rsidR="009D60FB" w:rsidRPr="00A93622" w:rsidRDefault="009D60FB" w:rsidP="002323FE">
            <w:pPr>
              <w:rPr>
                <w:ins w:id="385" w:author="Pascal Pastory" w:date="2017-10-10T14:31:00Z"/>
                <w:sz w:val="16"/>
                <w:szCs w:val="16"/>
              </w:rPr>
            </w:pPr>
            <w:ins w:id="386" w:author="Pascal Pastory" w:date="2017-10-10T14:31:00Z">
              <w:r>
                <w:rPr>
                  <w:sz w:val="16"/>
                  <w:szCs w:val="16"/>
                </w:rPr>
                <w:t>Restrict receipts if PO is not approved</w:t>
              </w:r>
            </w:ins>
          </w:p>
        </w:tc>
        <w:tc>
          <w:tcPr>
            <w:tcW w:w="2630" w:type="dxa"/>
          </w:tcPr>
          <w:p w14:paraId="5DEC6005" w14:textId="77777777" w:rsidR="009D60FB" w:rsidRPr="00A93622" w:rsidRDefault="009D60FB" w:rsidP="008C1E7E">
            <w:pPr>
              <w:rPr>
                <w:ins w:id="387" w:author="Pascal Pastory" w:date="2017-10-10T14:31:00Z"/>
                <w:sz w:val="16"/>
                <w:szCs w:val="16"/>
              </w:rPr>
            </w:pPr>
            <w:ins w:id="388" w:author="Pascal Pastory" w:date="2017-10-10T14:31:00Z">
              <w:r>
                <w:rPr>
                  <w:sz w:val="16"/>
                  <w:szCs w:val="16"/>
                </w:rPr>
                <w:t>BPM</w:t>
              </w:r>
            </w:ins>
          </w:p>
        </w:tc>
        <w:tc>
          <w:tcPr>
            <w:tcW w:w="1652" w:type="dxa"/>
          </w:tcPr>
          <w:p w14:paraId="502C8784" w14:textId="77777777" w:rsidR="009D60FB" w:rsidRDefault="009D60FB" w:rsidP="008C1E7E">
            <w:pPr>
              <w:rPr>
                <w:ins w:id="389" w:author="Pascal Pastory" w:date="2017-10-10T14:31:00Z"/>
              </w:rPr>
            </w:pPr>
          </w:p>
        </w:tc>
        <w:tc>
          <w:tcPr>
            <w:tcW w:w="2466" w:type="dxa"/>
          </w:tcPr>
          <w:p w14:paraId="5757BBC7" w14:textId="77777777" w:rsidR="009D60FB" w:rsidRPr="00A93622" w:rsidRDefault="009D60FB" w:rsidP="008C1E7E">
            <w:pPr>
              <w:rPr>
                <w:ins w:id="390" w:author="Pascal Pastory" w:date="2017-10-10T14:31:00Z"/>
                <w:sz w:val="16"/>
                <w:szCs w:val="16"/>
              </w:rPr>
            </w:pPr>
            <w:ins w:id="391" w:author="Pascal Pastory" w:date="2017-10-10T14:31:00Z">
              <w:r w:rsidRPr="00A93622">
                <w:rPr>
                  <w:sz w:val="16"/>
                  <w:szCs w:val="16"/>
                </w:rPr>
                <w:t>Disable the ability to receive a receipt without a</w:t>
              </w:r>
              <w:r>
                <w:rPr>
                  <w:sz w:val="16"/>
                  <w:szCs w:val="16"/>
                </w:rPr>
                <w:t>n approved</w:t>
              </w:r>
              <w:r w:rsidRPr="00A93622">
                <w:rPr>
                  <w:sz w:val="16"/>
                  <w:szCs w:val="16"/>
                </w:rPr>
                <w:t xml:space="preserve"> PO</w:t>
              </w:r>
            </w:ins>
          </w:p>
        </w:tc>
      </w:tr>
      <w:tr w:rsidR="002323FE" w14:paraId="2FA916D7" w14:textId="77777777" w:rsidTr="00923855">
        <w:trPr>
          <w:ins w:id="392" w:author="Pascal Pastory" w:date="2017-10-11T14:50:00Z"/>
        </w:trPr>
        <w:tc>
          <w:tcPr>
            <w:tcW w:w="2315" w:type="dxa"/>
          </w:tcPr>
          <w:p w14:paraId="47F7CFE0" w14:textId="0D067CC4" w:rsidR="002323FE" w:rsidRDefault="002323FE" w:rsidP="002323FE">
            <w:pPr>
              <w:rPr>
                <w:ins w:id="393" w:author="Pascal Pastory" w:date="2017-10-11T14:50:00Z"/>
                <w:sz w:val="16"/>
                <w:szCs w:val="16"/>
              </w:rPr>
            </w:pPr>
            <w:ins w:id="394" w:author="Pascal Pastory" w:date="2017-10-11T14:50:00Z">
              <w:r>
                <w:rPr>
                  <w:sz w:val="16"/>
                  <w:szCs w:val="16"/>
                </w:rPr>
                <w:t>Restrict creation of container shipment if PO is not approved.</w:t>
              </w:r>
            </w:ins>
          </w:p>
        </w:tc>
        <w:tc>
          <w:tcPr>
            <w:tcW w:w="2630" w:type="dxa"/>
          </w:tcPr>
          <w:p w14:paraId="08EEA2B7" w14:textId="6CCEA98B" w:rsidR="002323FE" w:rsidRDefault="002323FE" w:rsidP="008C1E7E">
            <w:pPr>
              <w:rPr>
                <w:ins w:id="395" w:author="Pascal Pastory" w:date="2017-10-11T14:50:00Z"/>
                <w:sz w:val="16"/>
                <w:szCs w:val="16"/>
              </w:rPr>
            </w:pPr>
            <w:ins w:id="396" w:author="Pascal Pastory" w:date="2017-10-11T14:51:00Z">
              <w:r>
                <w:rPr>
                  <w:sz w:val="16"/>
                  <w:szCs w:val="16"/>
                </w:rPr>
                <w:t>BPM</w:t>
              </w:r>
            </w:ins>
          </w:p>
        </w:tc>
        <w:tc>
          <w:tcPr>
            <w:tcW w:w="1652" w:type="dxa"/>
          </w:tcPr>
          <w:p w14:paraId="45E4EDE5" w14:textId="77777777" w:rsidR="002323FE" w:rsidRDefault="002323FE" w:rsidP="008C1E7E">
            <w:pPr>
              <w:rPr>
                <w:ins w:id="397" w:author="Pascal Pastory" w:date="2017-10-11T14:50:00Z"/>
              </w:rPr>
            </w:pPr>
          </w:p>
        </w:tc>
        <w:tc>
          <w:tcPr>
            <w:tcW w:w="2466" w:type="dxa"/>
          </w:tcPr>
          <w:p w14:paraId="7A87327E" w14:textId="3681C13A" w:rsidR="002323FE" w:rsidRPr="00A93622" w:rsidRDefault="002323FE" w:rsidP="002323FE">
            <w:pPr>
              <w:rPr>
                <w:ins w:id="398" w:author="Pascal Pastory" w:date="2017-10-11T14:50:00Z"/>
                <w:sz w:val="16"/>
                <w:szCs w:val="16"/>
              </w:rPr>
            </w:pPr>
            <w:ins w:id="399" w:author="Pascal Pastory" w:date="2017-10-11T14:51:00Z">
              <w:r w:rsidRPr="00A93622">
                <w:rPr>
                  <w:sz w:val="16"/>
                  <w:szCs w:val="16"/>
                </w:rPr>
                <w:t xml:space="preserve">Disable the ability to </w:t>
              </w:r>
              <w:r>
                <w:rPr>
                  <w:sz w:val="16"/>
                  <w:szCs w:val="16"/>
                </w:rPr>
                <w:t>create container shipment</w:t>
              </w:r>
              <w:r w:rsidRPr="00A93622">
                <w:rPr>
                  <w:sz w:val="16"/>
                  <w:szCs w:val="16"/>
                </w:rPr>
                <w:t xml:space="preserve"> without a</w:t>
              </w:r>
              <w:r>
                <w:rPr>
                  <w:sz w:val="16"/>
                  <w:szCs w:val="16"/>
                </w:rPr>
                <w:t>n approved</w:t>
              </w:r>
              <w:r w:rsidRPr="00A93622">
                <w:rPr>
                  <w:sz w:val="16"/>
                  <w:szCs w:val="16"/>
                </w:rPr>
                <w:t xml:space="preserve"> PO</w:t>
              </w:r>
            </w:ins>
          </w:p>
        </w:tc>
      </w:tr>
      <w:tr w:rsidR="00B75E66" w14:paraId="2174F6F7" w14:textId="77777777" w:rsidTr="00923855">
        <w:tc>
          <w:tcPr>
            <w:tcW w:w="2315" w:type="dxa"/>
          </w:tcPr>
          <w:p w14:paraId="2DB4D165" w14:textId="77777777" w:rsidR="00B75E66" w:rsidRPr="00A93622" w:rsidRDefault="00B75E66" w:rsidP="00031048">
            <w:pPr>
              <w:rPr>
                <w:sz w:val="16"/>
                <w:szCs w:val="16"/>
              </w:rPr>
            </w:pPr>
            <w:r>
              <w:rPr>
                <w:sz w:val="16"/>
                <w:szCs w:val="16"/>
              </w:rPr>
              <w:t>Barcode printout at the time of receipts</w:t>
            </w:r>
            <w:r w:rsidR="00425479">
              <w:rPr>
                <w:sz w:val="16"/>
                <w:szCs w:val="16"/>
              </w:rPr>
              <w:t xml:space="preserve"> or manually</w:t>
            </w:r>
          </w:p>
        </w:tc>
        <w:tc>
          <w:tcPr>
            <w:tcW w:w="2630" w:type="dxa"/>
          </w:tcPr>
          <w:p w14:paraId="0CD1DC1F" w14:textId="77777777" w:rsidR="00B75E66" w:rsidRPr="00A93622" w:rsidRDefault="00B75E66" w:rsidP="008C1E7E">
            <w:pPr>
              <w:rPr>
                <w:sz w:val="16"/>
                <w:szCs w:val="16"/>
              </w:rPr>
            </w:pPr>
            <w:r>
              <w:rPr>
                <w:sz w:val="16"/>
                <w:szCs w:val="16"/>
              </w:rPr>
              <w:t>Enhancement</w:t>
            </w:r>
          </w:p>
        </w:tc>
        <w:tc>
          <w:tcPr>
            <w:tcW w:w="1652" w:type="dxa"/>
          </w:tcPr>
          <w:p w14:paraId="69F64F3A" w14:textId="77777777" w:rsidR="00B75E66" w:rsidRDefault="00B75E66" w:rsidP="008C1E7E"/>
        </w:tc>
        <w:tc>
          <w:tcPr>
            <w:tcW w:w="2466" w:type="dxa"/>
          </w:tcPr>
          <w:p w14:paraId="294A463A" w14:textId="77777777" w:rsidR="00B75E66" w:rsidRPr="00A93622" w:rsidRDefault="00B75E66" w:rsidP="008C1E7E">
            <w:pPr>
              <w:rPr>
                <w:sz w:val="16"/>
                <w:szCs w:val="16"/>
              </w:rPr>
            </w:pPr>
            <w:r>
              <w:rPr>
                <w:sz w:val="16"/>
                <w:szCs w:val="16"/>
              </w:rPr>
              <w:t>Possibility to printout barcodes with proper details according to receipt</w:t>
            </w:r>
          </w:p>
        </w:tc>
      </w:tr>
      <w:tr w:rsidR="006D4528" w14:paraId="3A6CB525" w14:textId="77777777" w:rsidTr="00923855">
        <w:tc>
          <w:tcPr>
            <w:tcW w:w="2315" w:type="dxa"/>
          </w:tcPr>
          <w:p w14:paraId="1F3317AE" w14:textId="7ACCA003" w:rsidR="006D4528" w:rsidRDefault="006D4528" w:rsidP="008C1E7E">
            <w:pPr>
              <w:rPr>
                <w:sz w:val="16"/>
                <w:szCs w:val="16"/>
              </w:rPr>
            </w:pPr>
            <w:r>
              <w:rPr>
                <w:sz w:val="16"/>
                <w:szCs w:val="16"/>
              </w:rPr>
              <w:t xml:space="preserve">Report needed to define volume </w:t>
            </w:r>
            <w:ins w:id="400" w:author="Pascal Pastory" w:date="2017-10-11T14:54:00Z">
              <w:r w:rsidR="009B18D1">
                <w:rPr>
                  <w:sz w:val="16"/>
                  <w:szCs w:val="16"/>
                </w:rPr>
                <w:t xml:space="preserve">and weight </w:t>
              </w:r>
            </w:ins>
            <w:r>
              <w:rPr>
                <w:sz w:val="16"/>
                <w:szCs w:val="16"/>
              </w:rPr>
              <w:t>of receipt</w:t>
            </w:r>
          </w:p>
        </w:tc>
        <w:tc>
          <w:tcPr>
            <w:tcW w:w="2630" w:type="dxa"/>
          </w:tcPr>
          <w:p w14:paraId="06203FA9" w14:textId="77777777" w:rsidR="006D4528" w:rsidRDefault="006D4528" w:rsidP="008C1E7E">
            <w:pPr>
              <w:rPr>
                <w:sz w:val="16"/>
                <w:szCs w:val="16"/>
              </w:rPr>
            </w:pPr>
            <w:r>
              <w:rPr>
                <w:sz w:val="16"/>
                <w:szCs w:val="16"/>
              </w:rPr>
              <w:t>Dashboard/Report</w:t>
            </w:r>
          </w:p>
        </w:tc>
        <w:tc>
          <w:tcPr>
            <w:tcW w:w="1652" w:type="dxa"/>
          </w:tcPr>
          <w:p w14:paraId="1E36FAE2" w14:textId="77777777" w:rsidR="006D4528" w:rsidRDefault="006D4528" w:rsidP="008C1E7E"/>
        </w:tc>
        <w:tc>
          <w:tcPr>
            <w:tcW w:w="2466" w:type="dxa"/>
          </w:tcPr>
          <w:p w14:paraId="3E436454" w14:textId="2B7D81AB" w:rsidR="006D4528" w:rsidRDefault="006D4528" w:rsidP="008E5E44">
            <w:pPr>
              <w:rPr>
                <w:sz w:val="16"/>
                <w:szCs w:val="16"/>
              </w:rPr>
            </w:pPr>
            <w:r>
              <w:rPr>
                <w:sz w:val="16"/>
                <w:szCs w:val="16"/>
              </w:rPr>
              <w:t>Carton</w:t>
            </w:r>
            <w:ins w:id="401" w:author="Pascal Pastory" w:date="2017-10-11T15:13:00Z">
              <w:r w:rsidR="00C55A45">
                <w:rPr>
                  <w:sz w:val="16"/>
                  <w:szCs w:val="16"/>
                </w:rPr>
                <w:t>/</w:t>
              </w:r>
            </w:ins>
            <w:ins w:id="402" w:author="Pascal Pastory" w:date="2017-10-11T15:40:00Z">
              <w:r w:rsidR="008E5E44">
                <w:rPr>
                  <w:sz w:val="16"/>
                  <w:szCs w:val="16"/>
                </w:rPr>
                <w:t>stockID</w:t>
              </w:r>
            </w:ins>
            <w:r>
              <w:rPr>
                <w:sz w:val="16"/>
                <w:szCs w:val="16"/>
              </w:rPr>
              <w:t xml:space="preserve"> size </w:t>
            </w:r>
            <w:ins w:id="403" w:author="Pascal Pastory" w:date="2017-10-11T14:54:00Z">
              <w:r w:rsidR="009B18D1">
                <w:rPr>
                  <w:sz w:val="16"/>
                  <w:szCs w:val="16"/>
                </w:rPr>
                <w:t xml:space="preserve">and weight </w:t>
              </w:r>
            </w:ins>
            <w:r>
              <w:rPr>
                <w:sz w:val="16"/>
                <w:szCs w:val="16"/>
              </w:rPr>
              <w:t xml:space="preserve">to be calculated and shown on report </w:t>
            </w:r>
          </w:p>
        </w:tc>
      </w:tr>
      <w:tr w:rsidR="00923855" w14:paraId="5890572C" w14:textId="77777777" w:rsidTr="00923855">
        <w:tc>
          <w:tcPr>
            <w:tcW w:w="2315" w:type="dxa"/>
          </w:tcPr>
          <w:p w14:paraId="776E22FB" w14:textId="77777777" w:rsidR="00923855" w:rsidRDefault="00923855" w:rsidP="008C1E7E">
            <w:pPr>
              <w:rPr>
                <w:sz w:val="16"/>
                <w:szCs w:val="16"/>
              </w:rPr>
            </w:pPr>
            <w:r>
              <w:rPr>
                <w:sz w:val="16"/>
                <w:szCs w:val="16"/>
              </w:rPr>
              <w:t>Tracking of unused pallets</w:t>
            </w:r>
          </w:p>
        </w:tc>
        <w:tc>
          <w:tcPr>
            <w:tcW w:w="2630" w:type="dxa"/>
          </w:tcPr>
          <w:p w14:paraId="5740EF84" w14:textId="77777777" w:rsidR="00923855" w:rsidRDefault="00923855" w:rsidP="008C1E7E">
            <w:pPr>
              <w:rPr>
                <w:sz w:val="16"/>
                <w:szCs w:val="16"/>
              </w:rPr>
            </w:pPr>
            <w:r>
              <w:rPr>
                <w:sz w:val="16"/>
                <w:szCs w:val="16"/>
              </w:rPr>
              <w:t>Dashboard/configuration</w:t>
            </w:r>
          </w:p>
        </w:tc>
        <w:tc>
          <w:tcPr>
            <w:tcW w:w="1652" w:type="dxa"/>
          </w:tcPr>
          <w:p w14:paraId="7131905D" w14:textId="77777777" w:rsidR="00923855" w:rsidRDefault="00923855" w:rsidP="008C1E7E"/>
        </w:tc>
        <w:tc>
          <w:tcPr>
            <w:tcW w:w="2466" w:type="dxa"/>
          </w:tcPr>
          <w:p w14:paraId="157C31D4" w14:textId="77777777" w:rsidR="00923855" w:rsidRDefault="00923855" w:rsidP="006D4528">
            <w:pPr>
              <w:rPr>
                <w:sz w:val="16"/>
                <w:szCs w:val="16"/>
              </w:rPr>
            </w:pPr>
            <w:r>
              <w:rPr>
                <w:sz w:val="16"/>
                <w:szCs w:val="16"/>
              </w:rPr>
              <w:t>Pallets need to be tracked on stock in case they are not used.</w:t>
            </w:r>
          </w:p>
        </w:tc>
      </w:tr>
      <w:tr w:rsidR="00031048" w14:paraId="45DE8093" w14:textId="77777777" w:rsidTr="00923855">
        <w:tc>
          <w:tcPr>
            <w:tcW w:w="2315" w:type="dxa"/>
          </w:tcPr>
          <w:p w14:paraId="346D25ED" w14:textId="3A12EED3" w:rsidR="00031048" w:rsidRDefault="00031048" w:rsidP="008C1E7E">
            <w:pPr>
              <w:rPr>
                <w:sz w:val="16"/>
                <w:szCs w:val="16"/>
              </w:rPr>
            </w:pPr>
            <w:r>
              <w:rPr>
                <w:sz w:val="16"/>
                <w:szCs w:val="16"/>
              </w:rPr>
              <w:t>Integration with pack</w:t>
            </w:r>
            <w:ins w:id="404" w:author="Pascal Pastory" w:date="2017-10-11T14:55:00Z">
              <w:r w:rsidR="00F71D4A">
                <w:rPr>
                  <w:sz w:val="16"/>
                  <w:szCs w:val="16"/>
                </w:rPr>
                <w:t xml:space="preserve">age </w:t>
              </w:r>
            </w:ins>
            <w:r>
              <w:rPr>
                <w:sz w:val="16"/>
                <w:szCs w:val="16"/>
              </w:rPr>
              <w:t>IDs to support Pallet and Carton</w:t>
            </w:r>
          </w:p>
        </w:tc>
        <w:tc>
          <w:tcPr>
            <w:tcW w:w="2630" w:type="dxa"/>
          </w:tcPr>
          <w:p w14:paraId="5A54C100" w14:textId="77777777" w:rsidR="00031048" w:rsidRDefault="00031048" w:rsidP="008C1E7E">
            <w:pPr>
              <w:rPr>
                <w:sz w:val="16"/>
                <w:szCs w:val="16"/>
              </w:rPr>
            </w:pPr>
            <w:r>
              <w:rPr>
                <w:sz w:val="16"/>
                <w:szCs w:val="16"/>
              </w:rPr>
              <w:t>Configuration/Enhancement</w:t>
            </w:r>
          </w:p>
        </w:tc>
        <w:tc>
          <w:tcPr>
            <w:tcW w:w="1652" w:type="dxa"/>
          </w:tcPr>
          <w:p w14:paraId="007CF6EB" w14:textId="77777777" w:rsidR="00031048" w:rsidRDefault="00031048" w:rsidP="008C1E7E"/>
        </w:tc>
        <w:tc>
          <w:tcPr>
            <w:tcW w:w="2466" w:type="dxa"/>
          </w:tcPr>
          <w:p w14:paraId="551947A6" w14:textId="77777777" w:rsidR="00031048" w:rsidRDefault="00031048" w:rsidP="006D4528">
            <w:pPr>
              <w:rPr>
                <w:sz w:val="16"/>
                <w:szCs w:val="16"/>
              </w:rPr>
            </w:pPr>
            <w:r>
              <w:rPr>
                <w:sz w:val="16"/>
                <w:szCs w:val="16"/>
              </w:rPr>
              <w:t>The possibility to define a pallet and carton components at the time of completing a receipt</w:t>
            </w:r>
          </w:p>
        </w:tc>
      </w:tr>
      <w:tr w:rsidR="003A5D2C" w14:paraId="7F592AB1" w14:textId="77777777" w:rsidTr="00923855">
        <w:trPr>
          <w:ins w:id="405" w:author="Pascal Pastory" w:date="2017-10-11T15:16:00Z"/>
        </w:trPr>
        <w:tc>
          <w:tcPr>
            <w:tcW w:w="2315" w:type="dxa"/>
          </w:tcPr>
          <w:p w14:paraId="067933B0" w14:textId="029343BE" w:rsidR="003A5D2C" w:rsidRDefault="00A87D43" w:rsidP="008C1E7E">
            <w:pPr>
              <w:rPr>
                <w:ins w:id="406" w:author="Pascal Pastory" w:date="2017-10-11T15:16:00Z"/>
                <w:sz w:val="16"/>
                <w:szCs w:val="16"/>
              </w:rPr>
            </w:pPr>
            <w:ins w:id="407" w:author="Pascal Pastory" w:date="2017-10-11T15:16:00Z">
              <w:r>
                <w:rPr>
                  <w:sz w:val="16"/>
                  <w:szCs w:val="16"/>
                </w:rPr>
                <w:t>A</w:t>
              </w:r>
              <w:r w:rsidR="00C83B3C">
                <w:rPr>
                  <w:sz w:val="16"/>
                  <w:szCs w:val="16"/>
                </w:rPr>
                <w:t>mendment of already created Goods receipt note ( GRN)</w:t>
              </w:r>
            </w:ins>
          </w:p>
        </w:tc>
        <w:tc>
          <w:tcPr>
            <w:tcW w:w="2630" w:type="dxa"/>
          </w:tcPr>
          <w:p w14:paraId="72C09E88" w14:textId="2966CBF9" w:rsidR="003A5D2C" w:rsidRDefault="00C9300D" w:rsidP="008C1E7E">
            <w:pPr>
              <w:rPr>
                <w:ins w:id="408" w:author="Pascal Pastory" w:date="2017-10-11T15:16:00Z"/>
                <w:sz w:val="16"/>
                <w:szCs w:val="16"/>
              </w:rPr>
            </w:pPr>
            <w:ins w:id="409" w:author="Pascal Pastory" w:date="2017-10-11T15:18:00Z">
              <w:r>
                <w:rPr>
                  <w:sz w:val="16"/>
                  <w:szCs w:val="16"/>
                </w:rPr>
                <w:t>Enhancement</w:t>
              </w:r>
            </w:ins>
          </w:p>
        </w:tc>
        <w:tc>
          <w:tcPr>
            <w:tcW w:w="1652" w:type="dxa"/>
          </w:tcPr>
          <w:p w14:paraId="628EBF11" w14:textId="77777777" w:rsidR="003A5D2C" w:rsidRDefault="003A5D2C" w:rsidP="008C1E7E">
            <w:pPr>
              <w:rPr>
                <w:ins w:id="410" w:author="Pascal Pastory" w:date="2017-10-11T15:16:00Z"/>
              </w:rPr>
            </w:pPr>
          </w:p>
        </w:tc>
        <w:tc>
          <w:tcPr>
            <w:tcW w:w="2466" w:type="dxa"/>
          </w:tcPr>
          <w:p w14:paraId="1944CC2A" w14:textId="779A11B7" w:rsidR="003A5D2C" w:rsidRDefault="00C83B3C" w:rsidP="006D4528">
            <w:pPr>
              <w:rPr>
                <w:ins w:id="411" w:author="Pascal Pastory" w:date="2017-10-11T15:16:00Z"/>
                <w:sz w:val="16"/>
                <w:szCs w:val="16"/>
              </w:rPr>
            </w:pPr>
            <w:ins w:id="412" w:author="Pascal Pastory" w:date="2017-10-11T15:18:00Z">
              <w:r>
                <w:rPr>
                  <w:sz w:val="16"/>
                  <w:szCs w:val="16"/>
                </w:rPr>
                <w:t>Ability to amend GRN</w:t>
              </w:r>
            </w:ins>
          </w:p>
        </w:tc>
      </w:tr>
      <w:tr w:rsidR="00B56083" w14:paraId="743E0506" w14:textId="77777777" w:rsidTr="00923855">
        <w:trPr>
          <w:ins w:id="413" w:author="Pascal Pastory" w:date="2017-10-11T15:20:00Z"/>
        </w:trPr>
        <w:tc>
          <w:tcPr>
            <w:tcW w:w="2315" w:type="dxa"/>
          </w:tcPr>
          <w:p w14:paraId="13C68AF5" w14:textId="0D2EAA35" w:rsidR="00B56083" w:rsidRDefault="00B56083" w:rsidP="00B56083">
            <w:pPr>
              <w:rPr>
                <w:ins w:id="414" w:author="Pascal Pastory" w:date="2017-10-11T15:20:00Z"/>
                <w:sz w:val="16"/>
                <w:szCs w:val="16"/>
              </w:rPr>
            </w:pPr>
            <w:ins w:id="415" w:author="Pascal Pastory" w:date="2017-10-11T15:23:00Z">
              <w:r>
                <w:rPr>
                  <w:sz w:val="16"/>
                  <w:szCs w:val="16"/>
                </w:rPr>
                <w:t xml:space="preserve">Ability to create </w:t>
              </w:r>
            </w:ins>
            <w:ins w:id="416" w:author="Pascal Pastory" w:date="2017-10-11T15:24:00Z">
              <w:r>
                <w:rPr>
                  <w:sz w:val="16"/>
                  <w:szCs w:val="16"/>
                </w:rPr>
                <w:t>more than 10,000</w:t>
              </w:r>
            </w:ins>
            <w:ins w:id="417" w:author="Pascal Pastory" w:date="2017-10-11T15:23:00Z">
              <w:r>
                <w:rPr>
                  <w:sz w:val="16"/>
                  <w:szCs w:val="16"/>
                </w:rPr>
                <w:t xml:space="preserve"> carton IDs and Stock IDs</w:t>
              </w:r>
            </w:ins>
            <w:ins w:id="418" w:author="Pascal Pastory" w:date="2017-10-11T15:25:00Z">
              <w:r>
                <w:rPr>
                  <w:sz w:val="16"/>
                  <w:szCs w:val="16"/>
                </w:rPr>
                <w:t xml:space="preserve"> per lot</w:t>
              </w:r>
            </w:ins>
          </w:p>
        </w:tc>
        <w:tc>
          <w:tcPr>
            <w:tcW w:w="2630" w:type="dxa"/>
          </w:tcPr>
          <w:p w14:paraId="42CD87AF" w14:textId="09BC4E5B" w:rsidR="00B56083" w:rsidRDefault="009F291B" w:rsidP="008C1E7E">
            <w:pPr>
              <w:rPr>
                <w:ins w:id="419" w:author="Pascal Pastory" w:date="2017-10-11T15:20:00Z"/>
                <w:sz w:val="16"/>
                <w:szCs w:val="16"/>
              </w:rPr>
            </w:pPr>
            <w:ins w:id="420" w:author="Pascal Pastory" w:date="2017-10-11T15:25:00Z">
              <w:r>
                <w:rPr>
                  <w:sz w:val="16"/>
                  <w:szCs w:val="16"/>
                </w:rPr>
                <w:t>Enhancement</w:t>
              </w:r>
            </w:ins>
          </w:p>
        </w:tc>
        <w:tc>
          <w:tcPr>
            <w:tcW w:w="1652" w:type="dxa"/>
          </w:tcPr>
          <w:p w14:paraId="61DB24A1" w14:textId="77777777" w:rsidR="00B56083" w:rsidRDefault="00B56083" w:rsidP="008C1E7E">
            <w:pPr>
              <w:rPr>
                <w:ins w:id="421" w:author="Pascal Pastory" w:date="2017-10-11T15:20:00Z"/>
              </w:rPr>
            </w:pPr>
          </w:p>
        </w:tc>
        <w:tc>
          <w:tcPr>
            <w:tcW w:w="2466" w:type="dxa"/>
          </w:tcPr>
          <w:p w14:paraId="2F192F72" w14:textId="065D7766" w:rsidR="00B56083" w:rsidRDefault="00B56083" w:rsidP="006D4528">
            <w:pPr>
              <w:rPr>
                <w:ins w:id="422" w:author="Pascal Pastory" w:date="2017-10-11T15:20:00Z"/>
                <w:sz w:val="16"/>
                <w:szCs w:val="16"/>
              </w:rPr>
            </w:pPr>
          </w:p>
        </w:tc>
      </w:tr>
      <w:tr w:rsidR="00522BA6" w14:paraId="5C971945" w14:textId="77777777" w:rsidTr="00923855">
        <w:trPr>
          <w:ins w:id="423" w:author="Pascal Pastory" w:date="2017-10-11T15:28:00Z"/>
        </w:trPr>
        <w:tc>
          <w:tcPr>
            <w:tcW w:w="2315" w:type="dxa"/>
          </w:tcPr>
          <w:p w14:paraId="2D5C5B2C" w14:textId="4676A9DA" w:rsidR="00522BA6" w:rsidRDefault="00522BA6" w:rsidP="00B56083">
            <w:pPr>
              <w:rPr>
                <w:ins w:id="424" w:author="Pascal Pastory" w:date="2017-10-11T15:28:00Z"/>
                <w:sz w:val="16"/>
                <w:szCs w:val="16"/>
              </w:rPr>
            </w:pPr>
            <w:ins w:id="425" w:author="Pascal Pastory" w:date="2017-10-11T15:29:00Z">
              <w:r>
                <w:rPr>
                  <w:sz w:val="16"/>
                  <w:szCs w:val="16"/>
                </w:rPr>
                <w:t>Auto cleaning of empty pallets</w:t>
              </w:r>
            </w:ins>
          </w:p>
        </w:tc>
        <w:tc>
          <w:tcPr>
            <w:tcW w:w="2630" w:type="dxa"/>
          </w:tcPr>
          <w:p w14:paraId="4B2269BF" w14:textId="77777777" w:rsidR="00522BA6" w:rsidRDefault="00522BA6" w:rsidP="008C1E7E">
            <w:pPr>
              <w:rPr>
                <w:ins w:id="426" w:author="Pascal Pastory" w:date="2017-10-11T15:28:00Z"/>
                <w:sz w:val="16"/>
                <w:szCs w:val="16"/>
              </w:rPr>
            </w:pPr>
          </w:p>
        </w:tc>
        <w:tc>
          <w:tcPr>
            <w:tcW w:w="1652" w:type="dxa"/>
          </w:tcPr>
          <w:p w14:paraId="023F9829" w14:textId="77777777" w:rsidR="00522BA6" w:rsidRDefault="00522BA6" w:rsidP="008C1E7E">
            <w:pPr>
              <w:rPr>
                <w:ins w:id="427" w:author="Pascal Pastory" w:date="2017-10-11T15:28:00Z"/>
              </w:rPr>
            </w:pPr>
          </w:p>
        </w:tc>
        <w:tc>
          <w:tcPr>
            <w:tcW w:w="2466" w:type="dxa"/>
          </w:tcPr>
          <w:p w14:paraId="5CBD1337" w14:textId="129BD9D5" w:rsidR="00522BA6" w:rsidRDefault="00522BA6" w:rsidP="006D4528">
            <w:pPr>
              <w:rPr>
                <w:ins w:id="428" w:author="Pascal Pastory" w:date="2017-10-11T15:28:00Z"/>
                <w:sz w:val="16"/>
                <w:szCs w:val="16"/>
              </w:rPr>
            </w:pPr>
            <w:ins w:id="429" w:author="Pascal Pastory" w:date="2017-10-11T15:29:00Z">
              <w:r>
                <w:rPr>
                  <w:sz w:val="16"/>
                  <w:szCs w:val="16"/>
                </w:rPr>
                <w:t>Diassociate</w:t>
              </w:r>
            </w:ins>
            <w:ins w:id="430" w:author="Pascal Pastory" w:date="2017-10-11T15:30:00Z">
              <w:r>
                <w:rPr>
                  <w:sz w:val="16"/>
                  <w:szCs w:val="16"/>
                </w:rPr>
                <w:t xml:space="preserve"> empty</w:t>
              </w:r>
            </w:ins>
            <w:ins w:id="431" w:author="Pascal Pastory" w:date="2017-10-11T15:29:00Z">
              <w:r>
                <w:rPr>
                  <w:sz w:val="16"/>
                  <w:szCs w:val="16"/>
                </w:rPr>
                <w:t xml:space="preserve"> pallet ID</w:t>
              </w:r>
            </w:ins>
            <w:ins w:id="432" w:author="Pascal Pastory" w:date="2017-10-11T15:30:00Z">
              <w:r>
                <w:rPr>
                  <w:sz w:val="16"/>
                  <w:szCs w:val="16"/>
                </w:rPr>
                <w:t xml:space="preserve"> with item code and lot</w:t>
              </w:r>
            </w:ins>
          </w:p>
        </w:tc>
      </w:tr>
    </w:tbl>
    <w:p w14:paraId="03F76178" w14:textId="77777777" w:rsidR="005A55EF" w:rsidRPr="005A55EF" w:rsidRDefault="005A55EF" w:rsidP="005A55EF"/>
    <w:p w14:paraId="4462F8CF" w14:textId="77777777" w:rsidR="00AE448A" w:rsidRDefault="00E25104">
      <w:pPr>
        <w:pStyle w:val="processgroupHeading"/>
      </w:pPr>
      <w:bookmarkStart w:id="433" w:name="_Toc494359014"/>
      <w:r>
        <w:lastRenderedPageBreak/>
        <w:t>Inventory/Warehouse</w:t>
      </w:r>
      <w:bookmarkEnd w:id="433"/>
    </w:p>
    <w:p w14:paraId="23EFEA3A" w14:textId="77777777" w:rsidR="00AE448A" w:rsidRDefault="0085400E">
      <w:pPr>
        <w:pStyle w:val="groupintro"/>
      </w:pPr>
      <w:r>
        <w:t>The following item(s) are in this Group:</w:t>
      </w:r>
    </w:p>
    <w:p w14:paraId="45F9826B" w14:textId="77777777" w:rsidR="00AE448A" w:rsidRDefault="00E25104">
      <w:pPr>
        <w:pStyle w:val="groupprocesses"/>
      </w:pPr>
      <w:r>
        <w:t>INV</w:t>
      </w:r>
      <w:r w:rsidR="0085400E">
        <w:t xml:space="preserve">001 </w:t>
      </w:r>
      <w:r>
        <w:t>Pallet-Carton Packaging</w:t>
      </w:r>
    </w:p>
    <w:p w14:paraId="100D2A6D" w14:textId="77777777" w:rsidR="00AE448A" w:rsidRDefault="00E25104">
      <w:pPr>
        <w:pStyle w:val="groupprocesses"/>
      </w:pPr>
      <w:r>
        <w:t>INV</w:t>
      </w:r>
      <w:r w:rsidR="0085400E">
        <w:t xml:space="preserve">002 </w:t>
      </w:r>
      <w:r>
        <w:t xml:space="preserve">Inventory Movements </w:t>
      </w:r>
    </w:p>
    <w:p w14:paraId="64214C1F" w14:textId="77777777" w:rsidR="00AE448A" w:rsidRDefault="00E25104">
      <w:pPr>
        <w:pStyle w:val="groupprocesses"/>
      </w:pPr>
      <w:r>
        <w:t>INV</w:t>
      </w:r>
      <w:r w:rsidR="0085400E">
        <w:t xml:space="preserve">003 </w:t>
      </w:r>
      <w:r>
        <w:t>Inventory Counts</w:t>
      </w:r>
    </w:p>
    <w:p w14:paraId="6C7227C3" w14:textId="77777777" w:rsidR="00E25104" w:rsidRDefault="00E25104">
      <w:pPr>
        <w:pStyle w:val="groupprocesses"/>
      </w:pPr>
      <w:r>
        <w:t>INV004 Stock Inspection</w:t>
      </w:r>
    </w:p>
    <w:tbl>
      <w:tblPr>
        <w:tblW w:w="0" w:type="auto"/>
        <w:tblLook w:val="0000" w:firstRow="0" w:lastRow="0" w:firstColumn="0" w:lastColumn="0" w:noHBand="0" w:noVBand="0"/>
      </w:tblPr>
      <w:tblGrid>
        <w:gridCol w:w="674"/>
        <w:gridCol w:w="8074"/>
      </w:tblGrid>
      <w:tr w:rsidR="00AE448A" w14:paraId="5565E552" w14:textId="77777777">
        <w:tc>
          <w:tcPr>
            <w:tcW w:w="674" w:type="dxa"/>
          </w:tcPr>
          <w:p w14:paraId="726C5042" w14:textId="77777777" w:rsidR="00AE448A" w:rsidRDefault="00AE448A"/>
        </w:tc>
        <w:tc>
          <w:tcPr>
            <w:tcW w:w="8074" w:type="dxa"/>
          </w:tcPr>
          <w:p w14:paraId="404FEDE3" w14:textId="77777777" w:rsidR="00AE448A" w:rsidRDefault="00AE448A">
            <w:pPr>
              <w:pStyle w:val="notegroup"/>
            </w:pPr>
          </w:p>
        </w:tc>
      </w:tr>
      <w:tr w:rsidR="00AE448A" w14:paraId="6D2C1248" w14:textId="77777777">
        <w:tc>
          <w:tcPr>
            <w:tcW w:w="674" w:type="dxa"/>
          </w:tcPr>
          <w:p w14:paraId="411B5C0C" w14:textId="77777777" w:rsidR="00AE448A" w:rsidRDefault="00AE448A"/>
        </w:tc>
        <w:tc>
          <w:tcPr>
            <w:tcW w:w="8074" w:type="dxa"/>
          </w:tcPr>
          <w:tbl>
            <w:tblPr>
              <w:tblW w:w="0" w:type="auto"/>
              <w:tblLook w:val="0000" w:firstRow="0" w:lastRow="0" w:firstColumn="0" w:lastColumn="0" w:noHBand="0" w:noVBand="0"/>
            </w:tblPr>
            <w:tblGrid>
              <w:gridCol w:w="7858"/>
            </w:tblGrid>
            <w:tr w:rsidR="00E25104" w14:paraId="101ECF76" w14:textId="77777777" w:rsidTr="00E25104">
              <w:trPr>
                <w:divId w:val="938954353"/>
              </w:trPr>
              <w:tc>
                <w:tcPr>
                  <w:tcW w:w="7858" w:type="dxa"/>
                </w:tcPr>
                <w:p w14:paraId="51A7095B" w14:textId="77777777" w:rsidR="00E25104" w:rsidRDefault="00E25104" w:rsidP="00E25104">
                  <w:pPr>
                    <w:pStyle w:val="notegroup"/>
                  </w:pPr>
                  <w:bookmarkStart w:id="434" w:name="IDA1WCQD"/>
                  <w:bookmarkEnd w:id="434"/>
                  <w:r>
                    <w:t>User Notes</w:t>
                  </w:r>
                </w:p>
              </w:tc>
            </w:tr>
            <w:tr w:rsidR="00E25104" w:rsidRPr="0085400E" w14:paraId="01A13F7C" w14:textId="77777777" w:rsidTr="00E25104">
              <w:trPr>
                <w:divId w:val="938954353"/>
              </w:trPr>
              <w:tc>
                <w:tcPr>
                  <w:tcW w:w="7858" w:type="dxa"/>
                </w:tcPr>
                <w:p w14:paraId="0909AED2" w14:textId="77777777" w:rsidR="00E25104" w:rsidRDefault="00E25104" w:rsidP="00E25104">
                  <w:pPr>
                    <w:pStyle w:val="noteheader"/>
                  </w:pPr>
                  <w:r>
                    <w:t xml:space="preserve">Process Group definition: </w:t>
                  </w:r>
                </w:p>
                <w:p w14:paraId="538476AB" w14:textId="77777777" w:rsidR="00E25104" w:rsidRDefault="00E25104" w:rsidP="00E25104">
                  <w:pPr>
                    <w:spacing w:after="200" w:line="276" w:lineRule="auto"/>
                    <w:rPr>
                      <w:rFonts w:ascii="Calibri" w:hAnsi="Calibri"/>
                      <w:sz w:val="22"/>
                      <w:szCs w:val="22"/>
                    </w:rPr>
                  </w:pPr>
                  <w:r>
                    <w:rPr>
                      <w:rFonts w:ascii="Calibri" w:hAnsi="Calibri"/>
                      <w:sz w:val="22"/>
                      <w:szCs w:val="22"/>
                    </w:rPr>
                    <w:t>This group contains the processes that are used in the business activities of a company.  These include the following:</w:t>
                  </w:r>
                </w:p>
                <w:p w14:paraId="1BC969CC" w14:textId="77777777" w:rsidR="00E25104" w:rsidRDefault="00E25104" w:rsidP="00E25104">
                  <w:pPr>
                    <w:spacing w:after="200" w:line="276" w:lineRule="auto"/>
                    <w:rPr>
                      <w:rFonts w:ascii="Calibri" w:hAnsi="Calibri"/>
                      <w:sz w:val="22"/>
                      <w:szCs w:val="22"/>
                    </w:rPr>
                  </w:pPr>
                  <w:r>
                    <w:rPr>
                      <w:sz w:val="14"/>
                      <w:szCs w:val="14"/>
                    </w:rPr>
                    <w:t xml:space="preserve">       </w:t>
                  </w:r>
                  <w:r w:rsidR="00031048">
                    <w:rPr>
                      <w:rFonts w:ascii="Calibri" w:hAnsi="Calibri"/>
                      <w:sz w:val="22"/>
                      <w:szCs w:val="22"/>
                    </w:rPr>
                    <w:t>The usage of packaging components of Pallets and cartons and assigning them to products, items as and when needed. Printing of Labels accordingly.</w:t>
                  </w:r>
                </w:p>
                <w:p w14:paraId="18EC6B43" w14:textId="77777777" w:rsidR="00E25104" w:rsidRPr="00AD6F3F" w:rsidRDefault="00E25104" w:rsidP="00E25104">
                  <w:pPr>
                    <w:spacing w:after="200" w:line="276" w:lineRule="auto"/>
                    <w:rPr>
                      <w:rFonts w:ascii="Calibri" w:hAnsi="Calibri"/>
                      <w:sz w:val="22"/>
                      <w:szCs w:val="22"/>
                    </w:rPr>
                  </w:pPr>
                  <w:r>
                    <w:rPr>
                      <w:rFonts w:ascii="Calibri" w:hAnsi="Calibri"/>
                      <w:sz w:val="22"/>
                      <w:szCs w:val="22"/>
                    </w:rPr>
                    <w:t xml:space="preserve">    </w:t>
                  </w:r>
                  <w:r w:rsidRPr="00AD6F3F">
                    <w:rPr>
                      <w:rFonts w:ascii="Calibri" w:hAnsi="Calibri"/>
                      <w:sz w:val="22"/>
                      <w:szCs w:val="22"/>
                    </w:rPr>
                    <w:t xml:space="preserve">   </w:t>
                  </w:r>
                  <w:r w:rsidR="00031048">
                    <w:rPr>
                      <w:rFonts w:ascii="Calibri" w:hAnsi="Calibri"/>
                      <w:sz w:val="22"/>
                      <w:szCs w:val="22"/>
                    </w:rPr>
                    <w:t>Inventory movements done inside MSD for movement and location of stock items.</w:t>
                  </w:r>
                </w:p>
                <w:p w14:paraId="40DBAD00" w14:textId="77777777" w:rsidR="00E25104" w:rsidRDefault="00031048" w:rsidP="00E25104">
                  <w:pPr>
                    <w:ind w:left="720" w:hanging="360"/>
                    <w:rPr>
                      <w:rFonts w:ascii="Calibri" w:hAnsi="Calibri"/>
                      <w:sz w:val="22"/>
                      <w:szCs w:val="22"/>
                    </w:rPr>
                  </w:pPr>
                  <w:r>
                    <w:rPr>
                      <w:rFonts w:ascii="Calibri" w:hAnsi="Calibri"/>
                      <w:sz w:val="22"/>
                      <w:szCs w:val="22"/>
                    </w:rPr>
                    <w:t xml:space="preserve">Inventory counts done on a periodic basis or cycle counts utilizing ABC codes. </w:t>
                  </w:r>
                </w:p>
                <w:p w14:paraId="4688B3AA" w14:textId="77777777" w:rsidR="00E25104" w:rsidRDefault="00031048" w:rsidP="00E25104">
                  <w:pPr>
                    <w:ind w:left="720" w:hanging="360"/>
                    <w:rPr>
                      <w:rFonts w:ascii="Calibri" w:hAnsi="Calibri"/>
                      <w:sz w:val="22"/>
                      <w:szCs w:val="22"/>
                    </w:rPr>
                  </w:pPr>
                  <w:r>
                    <w:rPr>
                      <w:rFonts w:ascii="Calibri" w:hAnsi="Calibri"/>
                      <w:sz w:val="22"/>
                      <w:szCs w:val="22"/>
                    </w:rPr>
                    <w:t>Inspection processes supporting requirements to count stock items and full traceability in further transactions (DMR)</w:t>
                  </w:r>
                </w:p>
                <w:p w14:paraId="0561525C" w14:textId="77777777" w:rsidR="00E25104" w:rsidRPr="0085400E" w:rsidRDefault="00E25104" w:rsidP="00031048">
                  <w:pPr>
                    <w:ind w:left="720" w:hanging="360"/>
                    <w:rPr>
                      <w:rFonts w:ascii="Calibri" w:hAnsi="Calibri"/>
                      <w:sz w:val="22"/>
                      <w:szCs w:val="22"/>
                    </w:rPr>
                  </w:pPr>
                </w:p>
              </w:tc>
            </w:tr>
          </w:tbl>
          <w:p w14:paraId="220D2408" w14:textId="77777777" w:rsidR="00AE448A" w:rsidRPr="0085400E" w:rsidRDefault="00AE448A" w:rsidP="0085400E">
            <w:pPr>
              <w:tabs>
                <w:tab w:val="num" w:pos="720"/>
                <w:tab w:val="num" w:pos="1440"/>
              </w:tabs>
              <w:ind w:left="1440" w:hanging="1080"/>
              <w:divId w:val="938954353"/>
              <w:rPr>
                <w:rFonts w:ascii="Calibri" w:hAnsi="Calibri"/>
                <w:sz w:val="22"/>
                <w:szCs w:val="22"/>
              </w:rPr>
            </w:pPr>
          </w:p>
        </w:tc>
      </w:tr>
    </w:tbl>
    <w:p w14:paraId="4EC65585" w14:textId="77777777" w:rsidR="00AE448A" w:rsidRDefault="00E25104">
      <w:pPr>
        <w:pStyle w:val="processHeading"/>
      </w:pPr>
      <w:bookmarkStart w:id="435" w:name="_Toc494359015"/>
      <w:r>
        <w:t>INV</w:t>
      </w:r>
      <w:r w:rsidR="0085400E">
        <w:t xml:space="preserve">001 </w:t>
      </w:r>
      <w:r>
        <w:t>Pallet Carton Packaging</w:t>
      </w:r>
      <w:bookmarkEnd w:id="435"/>
      <w:r w:rsidR="00AE448A">
        <w:fldChar w:fldCharType="begin"/>
      </w:r>
      <w:r w:rsidR="0085400E">
        <w:instrText xml:space="preserve"> XE "Processes:ENG001 Engineering Change Management" </w:instrText>
      </w:r>
      <w:r w:rsidR="00AE448A">
        <w:fldChar w:fldCharType="end"/>
      </w:r>
      <w:r w:rsidR="00AE448A">
        <w:fldChar w:fldCharType="begin"/>
      </w:r>
      <w:r w:rsidR="0085400E">
        <w:instrText xml:space="preserve"> XE "ENG001 Engineering Change Management (process)" </w:instrText>
      </w:r>
      <w:r w:rsidR="00AE448A">
        <w:fldChar w:fldCharType="end"/>
      </w:r>
    </w:p>
    <w:tbl>
      <w:tblPr>
        <w:tblW w:w="0" w:type="auto"/>
        <w:tblLook w:val="0000" w:firstRow="0" w:lastRow="0" w:firstColumn="0" w:lastColumn="0" w:noHBand="0" w:noVBand="0"/>
      </w:tblPr>
      <w:tblGrid>
        <w:gridCol w:w="907"/>
        <w:gridCol w:w="7841"/>
      </w:tblGrid>
      <w:tr w:rsidR="00AE448A" w14:paraId="42513B60" w14:textId="77777777">
        <w:tc>
          <w:tcPr>
            <w:tcW w:w="907" w:type="dxa"/>
          </w:tcPr>
          <w:p w14:paraId="29CBAD34" w14:textId="77777777" w:rsidR="00AE448A" w:rsidRDefault="00AE448A"/>
        </w:tc>
        <w:tc>
          <w:tcPr>
            <w:tcW w:w="7841" w:type="dxa"/>
          </w:tcPr>
          <w:p w14:paraId="05C06E39" w14:textId="77777777" w:rsidR="00AE448A" w:rsidRDefault="0085400E">
            <w:pPr>
              <w:pStyle w:val="notegroup"/>
            </w:pPr>
            <w:r>
              <w:t>User Notes</w:t>
            </w:r>
          </w:p>
        </w:tc>
      </w:tr>
      <w:tr w:rsidR="00AE448A" w14:paraId="724F957D" w14:textId="77777777">
        <w:tc>
          <w:tcPr>
            <w:tcW w:w="907" w:type="dxa"/>
          </w:tcPr>
          <w:p w14:paraId="415FB455" w14:textId="77777777" w:rsidR="00AE448A" w:rsidRDefault="00AE448A"/>
        </w:tc>
        <w:tc>
          <w:tcPr>
            <w:tcW w:w="7841" w:type="dxa"/>
          </w:tcPr>
          <w:p w14:paraId="0F95EE48" w14:textId="77777777" w:rsidR="00AE448A" w:rsidRDefault="0085400E">
            <w:pPr>
              <w:pStyle w:val="noteheader"/>
            </w:pPr>
            <w:r>
              <w:t xml:space="preserve">Process definition: </w:t>
            </w:r>
          </w:p>
          <w:p w14:paraId="05E30BFD" w14:textId="2CB46FB8" w:rsidR="00AE448A" w:rsidRPr="0085400E" w:rsidRDefault="00E04CE2" w:rsidP="00E04CE2">
            <w:pPr>
              <w:spacing w:after="200" w:line="276" w:lineRule="auto"/>
              <w:divId w:val="378288709"/>
              <w:rPr>
                <w:rFonts w:ascii="Calibri" w:hAnsi="Calibri"/>
                <w:sz w:val="22"/>
                <w:szCs w:val="22"/>
              </w:rPr>
            </w:pPr>
            <w:bookmarkStart w:id="436" w:name="IDAUXCQD"/>
            <w:bookmarkEnd w:id="436"/>
            <w:r>
              <w:rPr>
                <w:rFonts w:ascii="Calibri" w:hAnsi="Calibri"/>
                <w:sz w:val="22"/>
                <w:szCs w:val="22"/>
              </w:rPr>
              <w:t xml:space="preserve">This </w:t>
            </w:r>
            <w:r w:rsidR="0085400E">
              <w:rPr>
                <w:rFonts w:ascii="Calibri" w:hAnsi="Calibri"/>
                <w:sz w:val="22"/>
                <w:szCs w:val="22"/>
              </w:rPr>
              <w:t xml:space="preserve">Process handles </w:t>
            </w:r>
            <w:r>
              <w:rPr>
                <w:rFonts w:ascii="Calibri" w:hAnsi="Calibri"/>
                <w:sz w:val="22"/>
                <w:szCs w:val="22"/>
              </w:rPr>
              <w:t>the packaging components of MSD which are in the form of Pallets and Cartons and can be associated to stock items. A Pallet typically holds multiple cartons, and these hold quantities of items in them. This packaging needs to be trackable and moveable across inventory and supported with label printouts and barcodes.</w:t>
            </w:r>
          </w:p>
        </w:tc>
      </w:tr>
    </w:tbl>
    <w:p w14:paraId="7226DF88" w14:textId="77777777" w:rsidR="00AE448A" w:rsidRDefault="0070458A">
      <w:pPr>
        <w:pStyle w:val="processgraphic"/>
      </w:pPr>
      <w:bookmarkStart w:id="437" w:name="IDAZXCQD"/>
      <w:bookmarkEnd w:id="437"/>
      <w:r>
        <w:rPr>
          <w:noProof/>
          <w:lang w:val="en-GB" w:eastAsia="en-GB"/>
        </w:rPr>
        <w:drawing>
          <wp:inline distT="0" distB="0" distL="0" distR="0" wp14:anchorId="4116798A" wp14:editId="164171E3">
            <wp:extent cx="2872740" cy="1059180"/>
            <wp:effectExtent l="0" t="0" r="3810" b="762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2740" cy="1059180"/>
                    </a:xfrm>
                    <a:prstGeom prst="rect">
                      <a:avLst/>
                    </a:prstGeom>
                    <a:noFill/>
                    <a:ln>
                      <a:noFill/>
                    </a:ln>
                  </pic:spPr>
                </pic:pic>
              </a:graphicData>
            </a:graphic>
          </wp:inline>
        </w:drawing>
      </w:r>
    </w:p>
    <w:p w14:paraId="585A5FD0" w14:textId="77777777" w:rsidR="00AE448A" w:rsidRDefault="0085400E">
      <w:pPr>
        <w:pStyle w:val="captiontext"/>
      </w:pPr>
      <w:bookmarkStart w:id="438" w:name="_Toc410316607"/>
      <w:r>
        <w:t xml:space="preserve">61. Process: </w:t>
      </w:r>
      <w:r w:rsidR="0070458A">
        <w:t>INV</w:t>
      </w:r>
      <w:r>
        <w:t xml:space="preserve">001 </w:t>
      </w:r>
      <w:r w:rsidR="0070458A">
        <w:t>Pallet Carton Packaging</w:t>
      </w:r>
      <w:bookmarkEnd w:id="438"/>
    </w:p>
    <w:p w14:paraId="1E1A8EB3" w14:textId="77777777" w:rsidR="00AE448A" w:rsidRDefault="0085400E">
      <w:pPr>
        <w:pStyle w:val="stagesrolestasksheader"/>
      </w:pPr>
      <w:r>
        <w:t>Process Content</w:t>
      </w:r>
    </w:p>
    <w:p w14:paraId="7BE11E39" w14:textId="77777777" w:rsidR="00AE448A" w:rsidRDefault="00AE448A">
      <w:pPr>
        <w:pStyle w:val="stage"/>
      </w:pPr>
      <w:r>
        <w:fldChar w:fldCharType="begin"/>
      </w:r>
      <w:r w:rsidR="0085400E">
        <w:instrText xml:space="preserve"> XE "Stages:Create Change Request" </w:instrText>
      </w:r>
      <w:r>
        <w:fldChar w:fldCharType="end"/>
      </w:r>
      <w:r>
        <w:fldChar w:fldCharType="begin"/>
      </w:r>
      <w:r w:rsidR="0085400E">
        <w:instrText xml:space="preserve"> XE "Create Change Request (stage)" </w:instrText>
      </w:r>
      <w:r>
        <w:fldChar w:fldCharType="end"/>
      </w:r>
      <w:r w:rsidR="0070458A">
        <w:t>Pallet Carton Packaging</w:t>
      </w:r>
    </w:p>
    <w:p w14:paraId="06516F91" w14:textId="77777777" w:rsidR="00AE448A" w:rsidRDefault="0070458A">
      <w:pPr>
        <w:pStyle w:val="stagegraphic"/>
      </w:pPr>
      <w:bookmarkStart w:id="439" w:name="IDA10CQD"/>
      <w:bookmarkEnd w:id="439"/>
      <w:r>
        <w:rPr>
          <w:noProof/>
          <w:lang w:val="en-GB" w:eastAsia="en-GB"/>
        </w:rPr>
        <w:drawing>
          <wp:inline distT="0" distB="0" distL="0" distR="0" wp14:anchorId="67BAC144" wp14:editId="02954990">
            <wp:extent cx="5760720" cy="2278380"/>
            <wp:effectExtent l="0" t="0" r="0" b="762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278380"/>
                    </a:xfrm>
                    <a:prstGeom prst="rect">
                      <a:avLst/>
                    </a:prstGeom>
                    <a:noFill/>
                    <a:ln>
                      <a:noFill/>
                    </a:ln>
                  </pic:spPr>
                </pic:pic>
              </a:graphicData>
            </a:graphic>
          </wp:inline>
        </w:drawing>
      </w:r>
    </w:p>
    <w:p w14:paraId="7D31AEB7" w14:textId="77777777" w:rsidR="00AE448A" w:rsidRDefault="0085400E">
      <w:pPr>
        <w:pStyle w:val="captiontext"/>
      </w:pPr>
      <w:bookmarkStart w:id="440" w:name="_Toc410316608"/>
      <w:r>
        <w:t xml:space="preserve">62. Process: </w:t>
      </w:r>
      <w:r w:rsidR="0070458A">
        <w:t>INV</w:t>
      </w:r>
      <w:r>
        <w:t xml:space="preserve">001 </w:t>
      </w:r>
      <w:r w:rsidR="00AB2DF6">
        <w:t>Pallet and Carton Packaging</w:t>
      </w:r>
      <w:r w:rsidR="0070458A">
        <w:t xml:space="preserve">, Stage Pallet carton </w:t>
      </w:r>
      <w:bookmarkEnd w:id="440"/>
      <w:r w:rsidR="0070458A">
        <w:t>Packaging</w:t>
      </w:r>
    </w:p>
    <w:p w14:paraId="7608A6A7" w14:textId="77777777" w:rsidR="00AB2DF6" w:rsidRPr="00AB2DF6" w:rsidRDefault="00AB2DF6" w:rsidP="00AB2DF6"/>
    <w:p w14:paraId="44EE3E64" w14:textId="77777777" w:rsidR="00AB2DF6" w:rsidRPr="007B406F" w:rsidRDefault="00AB2DF6" w:rsidP="00AB2DF6">
      <w:pPr>
        <w:rPr>
          <w:b/>
        </w:rPr>
      </w:pPr>
      <w:r w:rsidRPr="007B406F">
        <w:rPr>
          <w:b/>
        </w:rPr>
        <w:t>GAPs/ Configuration changes Identified:</w:t>
      </w:r>
    </w:p>
    <w:p w14:paraId="02DC678F" w14:textId="77777777" w:rsidR="00AB2DF6" w:rsidRDefault="00AB2DF6" w:rsidP="00AB2DF6"/>
    <w:tbl>
      <w:tblPr>
        <w:tblStyle w:val="TableGrid"/>
        <w:tblW w:w="0" w:type="auto"/>
        <w:tblLayout w:type="fixed"/>
        <w:tblLook w:val="04A0" w:firstRow="1" w:lastRow="0" w:firstColumn="1" w:lastColumn="0" w:noHBand="0" w:noVBand="1"/>
      </w:tblPr>
      <w:tblGrid>
        <w:gridCol w:w="2315"/>
        <w:gridCol w:w="3080"/>
        <w:gridCol w:w="1202"/>
        <w:gridCol w:w="2466"/>
      </w:tblGrid>
      <w:tr w:rsidR="00AB2DF6" w14:paraId="226F932E" w14:textId="77777777" w:rsidTr="00E92A7C">
        <w:tc>
          <w:tcPr>
            <w:tcW w:w="2315" w:type="dxa"/>
          </w:tcPr>
          <w:p w14:paraId="5C7D9BA2" w14:textId="77777777" w:rsidR="00AB2DF6" w:rsidRDefault="00AB2DF6" w:rsidP="008C1E7E">
            <w:r>
              <w:t>Definition</w:t>
            </w:r>
          </w:p>
        </w:tc>
        <w:tc>
          <w:tcPr>
            <w:tcW w:w="3080" w:type="dxa"/>
          </w:tcPr>
          <w:p w14:paraId="59C88904" w14:textId="77777777" w:rsidR="00AB2DF6" w:rsidRDefault="00AB2DF6" w:rsidP="008C1E7E">
            <w:r>
              <w:t xml:space="preserve">Type </w:t>
            </w:r>
          </w:p>
        </w:tc>
        <w:tc>
          <w:tcPr>
            <w:tcW w:w="1202" w:type="dxa"/>
          </w:tcPr>
          <w:p w14:paraId="7D3D5643" w14:textId="77777777" w:rsidR="00AB2DF6" w:rsidRDefault="00AB2DF6" w:rsidP="008C1E7E"/>
        </w:tc>
        <w:tc>
          <w:tcPr>
            <w:tcW w:w="2466" w:type="dxa"/>
          </w:tcPr>
          <w:p w14:paraId="35233330" w14:textId="77777777" w:rsidR="00AB2DF6" w:rsidRDefault="00AB2DF6" w:rsidP="008C1E7E">
            <w:r>
              <w:t>Comments</w:t>
            </w:r>
          </w:p>
        </w:tc>
      </w:tr>
      <w:tr w:rsidR="00AB2DF6" w14:paraId="061FA79E" w14:textId="77777777" w:rsidTr="00E92A7C">
        <w:tc>
          <w:tcPr>
            <w:tcW w:w="2315" w:type="dxa"/>
          </w:tcPr>
          <w:p w14:paraId="2D6DFDEA" w14:textId="77777777" w:rsidR="00AB2DF6" w:rsidRDefault="00E92A7C" w:rsidP="008C1E7E">
            <w:r>
              <w:t>PackIDs in Epicor to  support Pallet/Carton</w:t>
            </w:r>
          </w:p>
        </w:tc>
        <w:tc>
          <w:tcPr>
            <w:tcW w:w="3080" w:type="dxa"/>
          </w:tcPr>
          <w:p w14:paraId="6FB2C84E" w14:textId="77777777" w:rsidR="00AB2DF6" w:rsidRDefault="00E92A7C" w:rsidP="008C1E7E">
            <w:r>
              <w:t>Configuration/Enhancement</w:t>
            </w:r>
          </w:p>
        </w:tc>
        <w:tc>
          <w:tcPr>
            <w:tcW w:w="1202" w:type="dxa"/>
          </w:tcPr>
          <w:p w14:paraId="38BB516C" w14:textId="77777777" w:rsidR="00AB2DF6" w:rsidRDefault="00AB2DF6" w:rsidP="008C1E7E"/>
        </w:tc>
        <w:tc>
          <w:tcPr>
            <w:tcW w:w="2466" w:type="dxa"/>
          </w:tcPr>
          <w:p w14:paraId="052F6418" w14:textId="77777777" w:rsidR="00AB2DF6" w:rsidRDefault="00E92A7C" w:rsidP="008C1E7E">
            <w:r>
              <w:t>PackageIDs are tobe used to work with Pallets and cartons in storage as well as picking transactions.</w:t>
            </w:r>
          </w:p>
        </w:tc>
      </w:tr>
      <w:tr w:rsidR="006E0DFB" w14:paraId="6A1792DD" w14:textId="77777777" w:rsidTr="00E92A7C">
        <w:trPr>
          <w:ins w:id="441" w:author="Pascal Pastory" w:date="2017-10-11T15:51:00Z"/>
        </w:trPr>
        <w:tc>
          <w:tcPr>
            <w:tcW w:w="2315" w:type="dxa"/>
          </w:tcPr>
          <w:p w14:paraId="5D084AED" w14:textId="24812564" w:rsidR="006E0DFB" w:rsidRDefault="006E0DFB" w:rsidP="008C1E7E">
            <w:pPr>
              <w:rPr>
                <w:ins w:id="442" w:author="Pascal Pastory" w:date="2017-10-11T15:51:00Z"/>
              </w:rPr>
            </w:pPr>
            <w:ins w:id="443" w:author="Pascal Pastory" w:date="2017-10-11T15:51:00Z">
              <w:r>
                <w:t>Item/stockID should be associated with pallet</w:t>
              </w:r>
            </w:ins>
          </w:p>
        </w:tc>
        <w:tc>
          <w:tcPr>
            <w:tcW w:w="3080" w:type="dxa"/>
          </w:tcPr>
          <w:p w14:paraId="222F5A63" w14:textId="77777777" w:rsidR="006E0DFB" w:rsidRDefault="006E0DFB" w:rsidP="008C1E7E">
            <w:pPr>
              <w:rPr>
                <w:ins w:id="444" w:author="Pascal Pastory" w:date="2017-10-11T15:51:00Z"/>
              </w:rPr>
            </w:pPr>
          </w:p>
        </w:tc>
        <w:tc>
          <w:tcPr>
            <w:tcW w:w="1202" w:type="dxa"/>
          </w:tcPr>
          <w:p w14:paraId="0DAB5E36" w14:textId="77777777" w:rsidR="006E0DFB" w:rsidRDefault="006E0DFB" w:rsidP="008C1E7E">
            <w:pPr>
              <w:rPr>
                <w:ins w:id="445" w:author="Pascal Pastory" w:date="2017-10-11T15:51:00Z"/>
              </w:rPr>
            </w:pPr>
          </w:p>
        </w:tc>
        <w:tc>
          <w:tcPr>
            <w:tcW w:w="2466" w:type="dxa"/>
          </w:tcPr>
          <w:p w14:paraId="0249F3B8" w14:textId="77777777" w:rsidR="006E0DFB" w:rsidRDefault="006E0DFB" w:rsidP="008C1E7E">
            <w:pPr>
              <w:rPr>
                <w:ins w:id="446" w:author="Pascal Pastory" w:date="2017-10-11T15:51:00Z"/>
              </w:rPr>
            </w:pPr>
          </w:p>
        </w:tc>
      </w:tr>
    </w:tbl>
    <w:p w14:paraId="076E0309" w14:textId="77777777" w:rsidR="00AE448A" w:rsidRDefault="00AE448A">
      <w:pPr>
        <w:pStyle w:val="stagegraphic"/>
      </w:pPr>
      <w:bookmarkStart w:id="447" w:name="IDAHFDQD"/>
      <w:bookmarkEnd w:id="447"/>
    </w:p>
    <w:p w14:paraId="2277314F" w14:textId="77777777" w:rsidR="00AE448A" w:rsidRDefault="00AE448A">
      <w:pPr>
        <w:pStyle w:val="stagegraphic"/>
      </w:pPr>
      <w:bookmarkStart w:id="448" w:name="IDA3ZDQD"/>
      <w:bookmarkStart w:id="449" w:name="IDAP4DQD"/>
      <w:bookmarkEnd w:id="448"/>
      <w:bookmarkEnd w:id="449"/>
    </w:p>
    <w:p w14:paraId="51AB70A6" w14:textId="77777777" w:rsidR="00AE448A" w:rsidRDefault="00AE448A">
      <w:pPr>
        <w:pStyle w:val="stagegraphic"/>
      </w:pPr>
      <w:bookmarkStart w:id="450" w:name="IDAVVS1E"/>
      <w:bookmarkEnd w:id="450"/>
    </w:p>
    <w:p w14:paraId="390D7F0D" w14:textId="77777777" w:rsidR="00AE448A" w:rsidRDefault="00AE448A">
      <w:pPr>
        <w:pStyle w:val="stagegraphic"/>
      </w:pPr>
      <w:bookmarkStart w:id="451" w:name="IDA2JT1E"/>
      <w:bookmarkEnd w:id="451"/>
    </w:p>
    <w:p w14:paraId="55CFDB08" w14:textId="77777777" w:rsidR="005A55EF" w:rsidRDefault="005A55EF">
      <w:pPr>
        <w:spacing w:before="0"/>
      </w:pPr>
      <w:r>
        <w:br w:type="page"/>
      </w:r>
    </w:p>
    <w:p w14:paraId="22129C6C" w14:textId="77777777" w:rsidR="00185C30" w:rsidRDefault="00185C30" w:rsidP="00185C30">
      <w:pPr>
        <w:pStyle w:val="processHeading"/>
      </w:pPr>
      <w:bookmarkStart w:id="452" w:name="_Toc494359016"/>
      <w:r>
        <w:t>INV002 inventory Movements</w:t>
      </w:r>
      <w:bookmarkEnd w:id="452"/>
      <w:r>
        <w:fldChar w:fldCharType="begin"/>
      </w:r>
      <w:r>
        <w:instrText xml:space="preserve"> XE "Processes:ENG001 Engineering Change Management" </w:instrText>
      </w:r>
      <w:r>
        <w:fldChar w:fldCharType="end"/>
      </w:r>
      <w:r>
        <w:fldChar w:fldCharType="begin"/>
      </w:r>
      <w:r>
        <w:instrText xml:space="preserve"> XE "ENG001 Engineering Change Management (process)" </w:instrText>
      </w:r>
      <w:r>
        <w:fldChar w:fldCharType="end"/>
      </w:r>
    </w:p>
    <w:tbl>
      <w:tblPr>
        <w:tblW w:w="0" w:type="auto"/>
        <w:tblLook w:val="0000" w:firstRow="0" w:lastRow="0" w:firstColumn="0" w:lastColumn="0" w:noHBand="0" w:noVBand="0"/>
      </w:tblPr>
      <w:tblGrid>
        <w:gridCol w:w="907"/>
        <w:gridCol w:w="7841"/>
      </w:tblGrid>
      <w:tr w:rsidR="00185C30" w14:paraId="7A535027" w14:textId="77777777" w:rsidTr="008C1E7E">
        <w:tc>
          <w:tcPr>
            <w:tcW w:w="907" w:type="dxa"/>
          </w:tcPr>
          <w:p w14:paraId="3F079EE5" w14:textId="77777777" w:rsidR="00185C30" w:rsidRDefault="00185C30" w:rsidP="008C1E7E"/>
        </w:tc>
        <w:tc>
          <w:tcPr>
            <w:tcW w:w="7841" w:type="dxa"/>
          </w:tcPr>
          <w:p w14:paraId="226791DB" w14:textId="77777777" w:rsidR="00185C30" w:rsidRDefault="00185C30" w:rsidP="008C1E7E">
            <w:pPr>
              <w:pStyle w:val="notegroup"/>
            </w:pPr>
            <w:r>
              <w:t>User Notes</w:t>
            </w:r>
          </w:p>
        </w:tc>
      </w:tr>
      <w:tr w:rsidR="00185C30" w14:paraId="7D93F987" w14:textId="77777777" w:rsidTr="008C1E7E">
        <w:tc>
          <w:tcPr>
            <w:tcW w:w="907" w:type="dxa"/>
          </w:tcPr>
          <w:p w14:paraId="6936E0F3" w14:textId="77777777" w:rsidR="00185C30" w:rsidRDefault="00185C30" w:rsidP="008C1E7E"/>
        </w:tc>
        <w:tc>
          <w:tcPr>
            <w:tcW w:w="7841" w:type="dxa"/>
          </w:tcPr>
          <w:p w14:paraId="7960C2FC" w14:textId="77777777" w:rsidR="00185C30" w:rsidRDefault="00185C30" w:rsidP="008C1E7E">
            <w:pPr>
              <w:pStyle w:val="noteheader"/>
            </w:pPr>
            <w:r>
              <w:t xml:space="preserve">Process definition: </w:t>
            </w:r>
          </w:p>
          <w:p w14:paraId="10252F4B" w14:textId="77777777" w:rsidR="00185C30" w:rsidRPr="0085400E" w:rsidRDefault="00E04CE2" w:rsidP="00E04CE2">
            <w:pPr>
              <w:spacing w:after="200" w:line="276" w:lineRule="auto"/>
              <w:rPr>
                <w:rFonts w:ascii="Calibri" w:hAnsi="Calibri"/>
                <w:sz w:val="22"/>
                <w:szCs w:val="22"/>
              </w:rPr>
            </w:pPr>
            <w:r>
              <w:rPr>
                <w:rFonts w:ascii="Calibri" w:hAnsi="Calibri"/>
                <w:sz w:val="22"/>
                <w:szCs w:val="22"/>
              </w:rPr>
              <w:t xml:space="preserve">This process handles the steps needed to ensure a proper controlled way of moving stock form one location to another while keeping system updated from a transaction perspective. Handhelds and warehouse queue transactions are to be used. </w:t>
            </w:r>
          </w:p>
        </w:tc>
      </w:tr>
    </w:tbl>
    <w:p w14:paraId="30D8B378" w14:textId="77777777" w:rsidR="005A55EF" w:rsidRDefault="00185C30" w:rsidP="00185C30">
      <w:pPr>
        <w:jc w:val="center"/>
      </w:pPr>
      <w:r>
        <w:rPr>
          <w:noProof/>
          <w:lang w:val="en-GB" w:eastAsia="en-GB"/>
        </w:rPr>
        <w:drawing>
          <wp:inline distT="0" distB="0" distL="0" distR="0" wp14:anchorId="3433D674" wp14:editId="43B70260">
            <wp:extent cx="3246120" cy="17221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46120" cy="1722120"/>
                    </a:xfrm>
                    <a:prstGeom prst="rect">
                      <a:avLst/>
                    </a:prstGeom>
                    <a:noFill/>
                    <a:ln>
                      <a:noFill/>
                    </a:ln>
                  </pic:spPr>
                </pic:pic>
              </a:graphicData>
            </a:graphic>
          </wp:inline>
        </w:drawing>
      </w:r>
    </w:p>
    <w:p w14:paraId="0469CD27" w14:textId="77777777" w:rsidR="00185C30" w:rsidRDefault="00185C30" w:rsidP="00185C30">
      <w:pPr>
        <w:pStyle w:val="captiontext"/>
      </w:pPr>
      <w:r>
        <w:t>61. Process: INV002 inventory Movements</w:t>
      </w:r>
    </w:p>
    <w:p w14:paraId="69EFFA60" w14:textId="77777777" w:rsidR="00185C30" w:rsidRDefault="00185C30" w:rsidP="00185C30">
      <w:pPr>
        <w:pStyle w:val="stagesrolestasksheader"/>
      </w:pPr>
      <w:r>
        <w:t>Process Content</w:t>
      </w:r>
    </w:p>
    <w:p w14:paraId="36653155" w14:textId="77777777" w:rsidR="00185C30" w:rsidRDefault="00185C30" w:rsidP="00185C30">
      <w:pPr>
        <w:pStyle w:val="stage"/>
      </w:pPr>
      <w:r>
        <w:t xml:space="preserve">Inventory Movement </w:t>
      </w:r>
      <w:r>
        <w:fldChar w:fldCharType="begin"/>
      </w:r>
      <w:r>
        <w:instrText xml:space="preserve"> XE "Stages:Create Change Request" </w:instrText>
      </w:r>
      <w:r>
        <w:fldChar w:fldCharType="end"/>
      </w:r>
      <w:r>
        <w:fldChar w:fldCharType="begin"/>
      </w:r>
      <w:r>
        <w:instrText xml:space="preserve"> XE "Create Change Request (stage)" </w:instrText>
      </w:r>
      <w:r>
        <w:fldChar w:fldCharType="end"/>
      </w:r>
    </w:p>
    <w:p w14:paraId="63225867" w14:textId="77777777" w:rsidR="00185C30" w:rsidRDefault="00185C30" w:rsidP="00185C30">
      <w:pPr>
        <w:jc w:val="center"/>
      </w:pPr>
      <w:r>
        <w:rPr>
          <w:noProof/>
          <w:lang w:val="en-GB" w:eastAsia="en-GB"/>
        </w:rPr>
        <w:drawing>
          <wp:inline distT="0" distB="0" distL="0" distR="0" wp14:anchorId="5EE2EC5F" wp14:editId="4292EE00">
            <wp:extent cx="5753100" cy="88392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883920"/>
                    </a:xfrm>
                    <a:prstGeom prst="rect">
                      <a:avLst/>
                    </a:prstGeom>
                    <a:noFill/>
                    <a:ln>
                      <a:noFill/>
                    </a:ln>
                  </pic:spPr>
                </pic:pic>
              </a:graphicData>
            </a:graphic>
          </wp:inline>
        </w:drawing>
      </w:r>
    </w:p>
    <w:p w14:paraId="37A64F0B" w14:textId="77777777" w:rsidR="00185C30" w:rsidRDefault="00185C30" w:rsidP="00185C30">
      <w:pPr>
        <w:pStyle w:val="captiontext"/>
      </w:pPr>
      <w:r>
        <w:t>61. Process: INV002 inventory Movements, Stage: Inventory Movement</w:t>
      </w:r>
    </w:p>
    <w:p w14:paraId="02333ADB" w14:textId="77777777" w:rsidR="00185C30" w:rsidRPr="00185C30" w:rsidRDefault="00185C30" w:rsidP="00185C30"/>
    <w:p w14:paraId="02659F95" w14:textId="77777777" w:rsidR="00185C30" w:rsidRPr="007B406F" w:rsidRDefault="00185C30" w:rsidP="00185C30">
      <w:pPr>
        <w:rPr>
          <w:b/>
        </w:rPr>
      </w:pPr>
      <w:r w:rsidRPr="007B406F">
        <w:rPr>
          <w:b/>
        </w:rPr>
        <w:t>GAPs/ Configuration changes Identified:</w:t>
      </w:r>
    </w:p>
    <w:p w14:paraId="0FA7B734" w14:textId="77777777" w:rsidR="00185C30" w:rsidRDefault="00185C30" w:rsidP="00185C30"/>
    <w:tbl>
      <w:tblPr>
        <w:tblStyle w:val="TableGrid"/>
        <w:tblW w:w="0" w:type="auto"/>
        <w:tblLayout w:type="fixed"/>
        <w:tblLook w:val="04A0" w:firstRow="1" w:lastRow="0" w:firstColumn="1" w:lastColumn="0" w:noHBand="0" w:noVBand="1"/>
      </w:tblPr>
      <w:tblGrid>
        <w:gridCol w:w="2315"/>
        <w:gridCol w:w="2424"/>
        <w:gridCol w:w="1858"/>
        <w:gridCol w:w="2466"/>
      </w:tblGrid>
      <w:tr w:rsidR="00185C30" w14:paraId="747C0D17" w14:textId="77777777" w:rsidTr="008C1E7E">
        <w:tc>
          <w:tcPr>
            <w:tcW w:w="2315" w:type="dxa"/>
          </w:tcPr>
          <w:p w14:paraId="302C067A" w14:textId="77777777" w:rsidR="00185C30" w:rsidRDefault="00185C30" w:rsidP="008C1E7E">
            <w:r>
              <w:t>Definition</w:t>
            </w:r>
          </w:p>
        </w:tc>
        <w:tc>
          <w:tcPr>
            <w:tcW w:w="2424" w:type="dxa"/>
          </w:tcPr>
          <w:p w14:paraId="24013834" w14:textId="77777777" w:rsidR="00185C30" w:rsidRDefault="00185C30" w:rsidP="008C1E7E">
            <w:r>
              <w:t xml:space="preserve">Type </w:t>
            </w:r>
          </w:p>
        </w:tc>
        <w:tc>
          <w:tcPr>
            <w:tcW w:w="1858" w:type="dxa"/>
          </w:tcPr>
          <w:p w14:paraId="5DD5E7E6" w14:textId="77777777" w:rsidR="00185C30" w:rsidRDefault="00185C30" w:rsidP="008C1E7E"/>
        </w:tc>
        <w:tc>
          <w:tcPr>
            <w:tcW w:w="2466" w:type="dxa"/>
          </w:tcPr>
          <w:p w14:paraId="722E478E" w14:textId="77777777" w:rsidR="00185C30" w:rsidRDefault="00185C30" w:rsidP="008C1E7E">
            <w:r>
              <w:t>Comments</w:t>
            </w:r>
          </w:p>
        </w:tc>
      </w:tr>
      <w:tr w:rsidR="00185C30" w14:paraId="6CE2FCC4" w14:textId="77777777" w:rsidTr="008C1E7E">
        <w:tc>
          <w:tcPr>
            <w:tcW w:w="2315" w:type="dxa"/>
          </w:tcPr>
          <w:p w14:paraId="560F2AF5" w14:textId="77777777" w:rsidR="00185C30" w:rsidRPr="00F73370" w:rsidRDefault="00F73370" w:rsidP="008C1E7E">
            <w:pPr>
              <w:rPr>
                <w:sz w:val="16"/>
                <w:szCs w:val="16"/>
              </w:rPr>
            </w:pPr>
            <w:r w:rsidRPr="00F73370">
              <w:rPr>
                <w:sz w:val="16"/>
                <w:szCs w:val="16"/>
              </w:rPr>
              <w:t xml:space="preserve">Expiry date dashboard </w:t>
            </w:r>
          </w:p>
        </w:tc>
        <w:tc>
          <w:tcPr>
            <w:tcW w:w="2424" w:type="dxa"/>
          </w:tcPr>
          <w:p w14:paraId="1EEFDFBC" w14:textId="77777777" w:rsidR="00185C30" w:rsidRPr="00F73370" w:rsidRDefault="00F73370" w:rsidP="008C1E7E">
            <w:pPr>
              <w:rPr>
                <w:sz w:val="16"/>
                <w:szCs w:val="16"/>
              </w:rPr>
            </w:pPr>
            <w:r w:rsidRPr="00F73370">
              <w:rPr>
                <w:sz w:val="16"/>
                <w:szCs w:val="16"/>
              </w:rPr>
              <w:t>Dashboard</w:t>
            </w:r>
          </w:p>
        </w:tc>
        <w:tc>
          <w:tcPr>
            <w:tcW w:w="1858" w:type="dxa"/>
          </w:tcPr>
          <w:p w14:paraId="7366E3E5" w14:textId="77777777" w:rsidR="00185C30" w:rsidRPr="00F73370" w:rsidRDefault="00185C30" w:rsidP="008C1E7E">
            <w:pPr>
              <w:rPr>
                <w:sz w:val="16"/>
                <w:szCs w:val="16"/>
              </w:rPr>
            </w:pPr>
          </w:p>
        </w:tc>
        <w:tc>
          <w:tcPr>
            <w:tcW w:w="2466" w:type="dxa"/>
          </w:tcPr>
          <w:p w14:paraId="4D41B5A9" w14:textId="77777777" w:rsidR="00185C30" w:rsidRPr="00F73370" w:rsidRDefault="00F73370" w:rsidP="008C1E7E">
            <w:pPr>
              <w:rPr>
                <w:sz w:val="16"/>
                <w:szCs w:val="16"/>
              </w:rPr>
            </w:pPr>
            <w:r w:rsidRPr="00F73370">
              <w:rPr>
                <w:sz w:val="16"/>
                <w:szCs w:val="16"/>
              </w:rPr>
              <w:t>Expiry dates for items to be provided on a dashboard to review close to expiry items and expired items</w:t>
            </w:r>
          </w:p>
        </w:tc>
      </w:tr>
      <w:tr w:rsidR="00F73370" w14:paraId="58AD467A" w14:textId="77777777" w:rsidTr="008C1E7E">
        <w:tc>
          <w:tcPr>
            <w:tcW w:w="2315" w:type="dxa"/>
          </w:tcPr>
          <w:p w14:paraId="5B07EC61" w14:textId="77777777" w:rsidR="00F73370" w:rsidRPr="00F73370" w:rsidRDefault="007B2CFE" w:rsidP="008C1E7E">
            <w:pPr>
              <w:rPr>
                <w:sz w:val="16"/>
                <w:szCs w:val="16"/>
              </w:rPr>
            </w:pPr>
            <w:r>
              <w:rPr>
                <w:sz w:val="16"/>
                <w:szCs w:val="16"/>
              </w:rPr>
              <w:t>Program and donor field on the lot record</w:t>
            </w:r>
          </w:p>
        </w:tc>
        <w:tc>
          <w:tcPr>
            <w:tcW w:w="2424" w:type="dxa"/>
          </w:tcPr>
          <w:p w14:paraId="5A0424C5" w14:textId="77777777" w:rsidR="00F73370" w:rsidRPr="00F73370" w:rsidRDefault="007B2CFE" w:rsidP="008C1E7E">
            <w:pPr>
              <w:rPr>
                <w:sz w:val="16"/>
                <w:szCs w:val="16"/>
              </w:rPr>
            </w:pPr>
            <w:r>
              <w:rPr>
                <w:sz w:val="16"/>
                <w:szCs w:val="16"/>
              </w:rPr>
              <w:t>Enhancement</w:t>
            </w:r>
          </w:p>
        </w:tc>
        <w:tc>
          <w:tcPr>
            <w:tcW w:w="1858" w:type="dxa"/>
          </w:tcPr>
          <w:p w14:paraId="6C038A1B" w14:textId="77777777" w:rsidR="00F73370" w:rsidRPr="00F73370" w:rsidRDefault="00F73370" w:rsidP="008C1E7E">
            <w:pPr>
              <w:rPr>
                <w:sz w:val="16"/>
                <w:szCs w:val="16"/>
              </w:rPr>
            </w:pPr>
          </w:p>
        </w:tc>
        <w:tc>
          <w:tcPr>
            <w:tcW w:w="2466" w:type="dxa"/>
          </w:tcPr>
          <w:p w14:paraId="5ED62744" w14:textId="77777777" w:rsidR="00F73370" w:rsidRPr="00F73370" w:rsidRDefault="007B2CFE" w:rsidP="008C1E7E">
            <w:pPr>
              <w:rPr>
                <w:sz w:val="16"/>
                <w:szCs w:val="16"/>
              </w:rPr>
            </w:pPr>
            <w:r>
              <w:rPr>
                <w:sz w:val="16"/>
                <w:szCs w:val="16"/>
              </w:rPr>
              <w:t>In order to track donor and Programs against quantities in stock 2 fields are to be added and logic provided in lot table.</w:t>
            </w:r>
          </w:p>
        </w:tc>
      </w:tr>
      <w:tr w:rsidR="00704CE8" w14:paraId="42C9AB9E" w14:textId="77777777" w:rsidTr="008C1E7E">
        <w:tc>
          <w:tcPr>
            <w:tcW w:w="2315" w:type="dxa"/>
          </w:tcPr>
          <w:p w14:paraId="0A7589F2" w14:textId="77777777" w:rsidR="00704CE8" w:rsidRDefault="00704CE8" w:rsidP="008C1E7E">
            <w:pPr>
              <w:rPr>
                <w:sz w:val="16"/>
                <w:szCs w:val="16"/>
              </w:rPr>
            </w:pPr>
            <w:r>
              <w:rPr>
                <w:sz w:val="16"/>
                <w:szCs w:val="16"/>
              </w:rPr>
              <w:t>Items consumption</w:t>
            </w:r>
          </w:p>
        </w:tc>
        <w:tc>
          <w:tcPr>
            <w:tcW w:w="2424" w:type="dxa"/>
          </w:tcPr>
          <w:p w14:paraId="5A39B14D" w14:textId="77777777" w:rsidR="00704CE8" w:rsidRDefault="00704CE8" w:rsidP="008C1E7E">
            <w:pPr>
              <w:rPr>
                <w:sz w:val="16"/>
                <w:szCs w:val="16"/>
              </w:rPr>
            </w:pPr>
            <w:r>
              <w:rPr>
                <w:sz w:val="16"/>
                <w:szCs w:val="16"/>
              </w:rPr>
              <w:t>Configuration/Dashboard</w:t>
            </w:r>
          </w:p>
        </w:tc>
        <w:tc>
          <w:tcPr>
            <w:tcW w:w="1858" w:type="dxa"/>
          </w:tcPr>
          <w:p w14:paraId="7253AD23" w14:textId="77777777" w:rsidR="00704CE8" w:rsidRPr="00F73370" w:rsidRDefault="00704CE8" w:rsidP="008C1E7E">
            <w:pPr>
              <w:rPr>
                <w:sz w:val="16"/>
                <w:szCs w:val="16"/>
              </w:rPr>
            </w:pPr>
          </w:p>
        </w:tc>
        <w:tc>
          <w:tcPr>
            <w:tcW w:w="2466" w:type="dxa"/>
          </w:tcPr>
          <w:p w14:paraId="0F261393" w14:textId="77777777" w:rsidR="00704CE8" w:rsidRDefault="00704CE8" w:rsidP="008C1E7E">
            <w:pPr>
              <w:rPr>
                <w:sz w:val="16"/>
                <w:szCs w:val="16"/>
              </w:rPr>
            </w:pPr>
            <w:r>
              <w:rPr>
                <w:sz w:val="16"/>
                <w:szCs w:val="16"/>
              </w:rPr>
              <w:t>Items are to be allocated as assets towards a</w:t>
            </w:r>
            <w:r w:rsidR="00E04CE2">
              <w:rPr>
                <w:sz w:val="16"/>
                <w:szCs w:val="16"/>
              </w:rPr>
              <w:t>n</w:t>
            </w:r>
            <w:r>
              <w:rPr>
                <w:sz w:val="16"/>
                <w:szCs w:val="16"/>
              </w:rPr>
              <w:t xml:space="preserve"> employee for tracking purposes.</w:t>
            </w:r>
          </w:p>
        </w:tc>
      </w:tr>
      <w:tr w:rsidR="00F7428E" w14:paraId="6AD48F61" w14:textId="77777777" w:rsidTr="008C1E7E">
        <w:trPr>
          <w:ins w:id="453" w:author="Pascal Pastory" w:date="2017-10-12T10:16:00Z"/>
        </w:trPr>
        <w:tc>
          <w:tcPr>
            <w:tcW w:w="2315" w:type="dxa"/>
          </w:tcPr>
          <w:p w14:paraId="4BF40705" w14:textId="244C2372" w:rsidR="00F7428E" w:rsidRDefault="00F7428E" w:rsidP="00F7428E">
            <w:pPr>
              <w:rPr>
                <w:ins w:id="454" w:author="Pascal Pastory" w:date="2017-10-12T10:16:00Z"/>
                <w:sz w:val="16"/>
                <w:szCs w:val="16"/>
              </w:rPr>
            </w:pPr>
            <w:ins w:id="455" w:author="Pascal Pastory" w:date="2017-10-12T10:16:00Z">
              <w:r>
                <w:rPr>
                  <w:sz w:val="16"/>
                  <w:szCs w:val="16"/>
                </w:rPr>
                <w:t>Part Transaction History Tracker</w:t>
              </w:r>
            </w:ins>
          </w:p>
        </w:tc>
        <w:tc>
          <w:tcPr>
            <w:tcW w:w="2424" w:type="dxa"/>
          </w:tcPr>
          <w:p w14:paraId="6BBE3AFB" w14:textId="39E49ECE" w:rsidR="00F7428E" w:rsidRDefault="00F7428E" w:rsidP="008C1E7E">
            <w:pPr>
              <w:rPr>
                <w:ins w:id="456" w:author="Pascal Pastory" w:date="2017-10-12T10:16:00Z"/>
                <w:sz w:val="16"/>
                <w:szCs w:val="16"/>
              </w:rPr>
            </w:pPr>
            <w:ins w:id="457" w:author="Pascal Pastory" w:date="2017-10-12T10:16:00Z">
              <w:r>
                <w:rPr>
                  <w:sz w:val="16"/>
                  <w:szCs w:val="16"/>
                </w:rPr>
                <w:t>Dashboard</w:t>
              </w:r>
            </w:ins>
            <w:ins w:id="458" w:author="Pascal Pastory" w:date="2017-10-12T10:18:00Z">
              <w:r w:rsidR="00232F70">
                <w:rPr>
                  <w:sz w:val="16"/>
                  <w:szCs w:val="16"/>
                </w:rPr>
                <w:t>/tracker</w:t>
              </w:r>
            </w:ins>
          </w:p>
        </w:tc>
        <w:tc>
          <w:tcPr>
            <w:tcW w:w="1858" w:type="dxa"/>
          </w:tcPr>
          <w:p w14:paraId="7BE9AC29" w14:textId="77777777" w:rsidR="00F7428E" w:rsidRPr="00F73370" w:rsidRDefault="00F7428E" w:rsidP="008C1E7E">
            <w:pPr>
              <w:rPr>
                <w:ins w:id="459" w:author="Pascal Pastory" w:date="2017-10-12T10:16:00Z"/>
                <w:sz w:val="16"/>
                <w:szCs w:val="16"/>
              </w:rPr>
            </w:pPr>
          </w:p>
        </w:tc>
        <w:tc>
          <w:tcPr>
            <w:tcW w:w="2466" w:type="dxa"/>
          </w:tcPr>
          <w:p w14:paraId="4E7EA032" w14:textId="4CD543FC" w:rsidR="00F7428E" w:rsidRDefault="00F7428E" w:rsidP="008C1E7E">
            <w:pPr>
              <w:rPr>
                <w:ins w:id="460" w:author="Pascal Pastory" w:date="2017-10-12T10:16:00Z"/>
                <w:sz w:val="16"/>
                <w:szCs w:val="16"/>
              </w:rPr>
            </w:pPr>
            <w:ins w:id="461" w:author="Pascal Pastory" w:date="2017-10-12T10:17:00Z">
              <w:r>
                <w:rPr>
                  <w:sz w:val="16"/>
                  <w:szCs w:val="16"/>
                </w:rPr>
                <w:t>Should have date filters</w:t>
              </w:r>
            </w:ins>
          </w:p>
        </w:tc>
      </w:tr>
      <w:tr w:rsidR="00232F70" w14:paraId="7B659B15" w14:textId="77777777" w:rsidTr="008C1E7E">
        <w:trPr>
          <w:ins w:id="462" w:author="Pascal Pastory" w:date="2017-10-12T10:18:00Z"/>
        </w:trPr>
        <w:tc>
          <w:tcPr>
            <w:tcW w:w="2315" w:type="dxa"/>
          </w:tcPr>
          <w:p w14:paraId="0B387CFB" w14:textId="4F061262" w:rsidR="00232F70" w:rsidRDefault="00232F70" w:rsidP="00F7428E">
            <w:pPr>
              <w:rPr>
                <w:ins w:id="463" w:author="Pascal Pastory" w:date="2017-10-12T10:18:00Z"/>
                <w:sz w:val="16"/>
                <w:szCs w:val="16"/>
              </w:rPr>
            </w:pPr>
            <w:ins w:id="464" w:author="Pascal Pastory" w:date="2017-10-12T10:18:00Z">
              <w:r>
                <w:rPr>
                  <w:sz w:val="16"/>
                  <w:szCs w:val="16"/>
                </w:rPr>
                <w:t>Stock ledger</w:t>
              </w:r>
            </w:ins>
          </w:p>
        </w:tc>
        <w:tc>
          <w:tcPr>
            <w:tcW w:w="2424" w:type="dxa"/>
          </w:tcPr>
          <w:p w14:paraId="111F5FA9" w14:textId="5180E433" w:rsidR="00232F70" w:rsidRDefault="00232F70" w:rsidP="008C1E7E">
            <w:pPr>
              <w:rPr>
                <w:ins w:id="465" w:author="Pascal Pastory" w:date="2017-10-12T10:18:00Z"/>
                <w:sz w:val="16"/>
                <w:szCs w:val="16"/>
              </w:rPr>
            </w:pPr>
            <w:ins w:id="466" w:author="Pascal Pastory" w:date="2017-10-12T10:18:00Z">
              <w:r>
                <w:rPr>
                  <w:sz w:val="16"/>
                  <w:szCs w:val="16"/>
                </w:rPr>
                <w:t>Report</w:t>
              </w:r>
            </w:ins>
          </w:p>
        </w:tc>
        <w:tc>
          <w:tcPr>
            <w:tcW w:w="1858" w:type="dxa"/>
          </w:tcPr>
          <w:p w14:paraId="7BA58BE4" w14:textId="77777777" w:rsidR="00232F70" w:rsidRPr="00F73370" w:rsidRDefault="00232F70" w:rsidP="008C1E7E">
            <w:pPr>
              <w:rPr>
                <w:ins w:id="467" w:author="Pascal Pastory" w:date="2017-10-12T10:18:00Z"/>
                <w:sz w:val="16"/>
                <w:szCs w:val="16"/>
              </w:rPr>
            </w:pPr>
          </w:p>
        </w:tc>
        <w:tc>
          <w:tcPr>
            <w:tcW w:w="2466" w:type="dxa"/>
          </w:tcPr>
          <w:p w14:paraId="18F49E32" w14:textId="1A42F8F4" w:rsidR="00232F70" w:rsidRDefault="00232F70" w:rsidP="008C1E7E">
            <w:pPr>
              <w:rPr>
                <w:ins w:id="468" w:author="Pascal Pastory" w:date="2017-10-12T10:18:00Z"/>
                <w:sz w:val="16"/>
                <w:szCs w:val="16"/>
              </w:rPr>
            </w:pPr>
            <w:ins w:id="469" w:author="Pascal Pastory" w:date="2017-10-12T10:18:00Z">
              <w:r>
                <w:rPr>
                  <w:sz w:val="16"/>
                  <w:szCs w:val="16"/>
                </w:rPr>
                <w:t>Showing stock movement with opening balance, receipts, issues, and closing balance</w:t>
              </w:r>
            </w:ins>
          </w:p>
        </w:tc>
      </w:tr>
    </w:tbl>
    <w:p w14:paraId="4DC9B599" w14:textId="77777777" w:rsidR="00185C30" w:rsidRPr="005A55EF" w:rsidRDefault="00185C30" w:rsidP="00185C30">
      <w:pPr>
        <w:jc w:val="center"/>
      </w:pPr>
    </w:p>
    <w:p w14:paraId="4E488952" w14:textId="77777777" w:rsidR="00185C30" w:rsidRDefault="00185C30" w:rsidP="00185C30">
      <w:pPr>
        <w:pStyle w:val="processHeading"/>
      </w:pPr>
      <w:bookmarkStart w:id="470" w:name="IDA5ST1E"/>
      <w:bookmarkStart w:id="471" w:name="_Toc494359017"/>
      <w:bookmarkEnd w:id="470"/>
      <w:r>
        <w:t>INV003 Inventory Counts</w:t>
      </w:r>
      <w:bookmarkEnd w:id="471"/>
      <w:r>
        <w:t xml:space="preserve"> </w:t>
      </w:r>
      <w:r>
        <w:fldChar w:fldCharType="begin"/>
      </w:r>
      <w:r>
        <w:instrText xml:space="preserve"> XE "Processes:ENG001 Engineering Change Management" </w:instrText>
      </w:r>
      <w:r>
        <w:fldChar w:fldCharType="end"/>
      </w:r>
      <w:r>
        <w:fldChar w:fldCharType="begin"/>
      </w:r>
      <w:r>
        <w:instrText xml:space="preserve"> XE "ENG001 Engineering Change Management (process)" </w:instrText>
      </w:r>
      <w:r>
        <w:fldChar w:fldCharType="end"/>
      </w:r>
    </w:p>
    <w:tbl>
      <w:tblPr>
        <w:tblW w:w="0" w:type="auto"/>
        <w:tblLook w:val="0000" w:firstRow="0" w:lastRow="0" w:firstColumn="0" w:lastColumn="0" w:noHBand="0" w:noVBand="0"/>
      </w:tblPr>
      <w:tblGrid>
        <w:gridCol w:w="907"/>
        <w:gridCol w:w="7841"/>
      </w:tblGrid>
      <w:tr w:rsidR="00185C30" w14:paraId="30C40825" w14:textId="77777777" w:rsidTr="008C1E7E">
        <w:tc>
          <w:tcPr>
            <w:tcW w:w="907" w:type="dxa"/>
          </w:tcPr>
          <w:p w14:paraId="4FC8E75B" w14:textId="77777777" w:rsidR="00185C30" w:rsidRDefault="00185C30" w:rsidP="008C1E7E"/>
        </w:tc>
        <w:tc>
          <w:tcPr>
            <w:tcW w:w="7841" w:type="dxa"/>
          </w:tcPr>
          <w:p w14:paraId="69605C5B" w14:textId="77777777" w:rsidR="00185C30" w:rsidRDefault="00185C30" w:rsidP="008C1E7E">
            <w:pPr>
              <w:pStyle w:val="notegroup"/>
            </w:pPr>
            <w:r>
              <w:t>User Notes</w:t>
            </w:r>
          </w:p>
        </w:tc>
      </w:tr>
      <w:tr w:rsidR="00185C30" w14:paraId="2EBE8D16" w14:textId="77777777" w:rsidTr="008C1E7E">
        <w:tc>
          <w:tcPr>
            <w:tcW w:w="907" w:type="dxa"/>
          </w:tcPr>
          <w:p w14:paraId="6B793B4C" w14:textId="77777777" w:rsidR="00185C30" w:rsidRDefault="00185C30" w:rsidP="008C1E7E"/>
        </w:tc>
        <w:tc>
          <w:tcPr>
            <w:tcW w:w="7841" w:type="dxa"/>
          </w:tcPr>
          <w:p w14:paraId="24E4B3DE" w14:textId="77777777" w:rsidR="00185C30" w:rsidRDefault="00185C30" w:rsidP="008C1E7E">
            <w:pPr>
              <w:pStyle w:val="noteheader"/>
            </w:pPr>
            <w:r>
              <w:t xml:space="preserve">Process definition: </w:t>
            </w:r>
          </w:p>
          <w:p w14:paraId="74D51CCB" w14:textId="77777777" w:rsidR="00185C30" w:rsidRPr="0085400E" w:rsidRDefault="00185C30" w:rsidP="00F471AB">
            <w:pPr>
              <w:spacing w:after="200" w:line="276" w:lineRule="auto"/>
              <w:rPr>
                <w:rFonts w:ascii="Calibri" w:hAnsi="Calibri"/>
                <w:sz w:val="22"/>
                <w:szCs w:val="22"/>
              </w:rPr>
            </w:pPr>
            <w:r>
              <w:rPr>
                <w:rFonts w:ascii="Calibri" w:hAnsi="Calibri"/>
                <w:sz w:val="22"/>
                <w:szCs w:val="22"/>
              </w:rPr>
              <w:t xml:space="preserve">Process handles </w:t>
            </w:r>
            <w:r w:rsidR="00F471AB">
              <w:rPr>
                <w:rFonts w:ascii="Calibri" w:hAnsi="Calibri"/>
                <w:sz w:val="22"/>
                <w:szCs w:val="22"/>
              </w:rPr>
              <w:t xml:space="preserve">inventory counting at MSD, which can be done with ABC codes or as full inventory count. </w:t>
            </w:r>
          </w:p>
        </w:tc>
      </w:tr>
    </w:tbl>
    <w:p w14:paraId="5F3749DA" w14:textId="77777777" w:rsidR="00AE448A" w:rsidRDefault="00185C30">
      <w:pPr>
        <w:pStyle w:val="processgraphic"/>
      </w:pPr>
      <w:r>
        <w:rPr>
          <w:noProof/>
          <w:lang w:val="en-GB" w:eastAsia="en-GB"/>
        </w:rPr>
        <w:drawing>
          <wp:inline distT="0" distB="0" distL="0" distR="0" wp14:anchorId="19C148A6" wp14:editId="270CC932">
            <wp:extent cx="2964180" cy="906780"/>
            <wp:effectExtent l="0" t="0" r="7620" b="762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64180" cy="906780"/>
                    </a:xfrm>
                    <a:prstGeom prst="rect">
                      <a:avLst/>
                    </a:prstGeom>
                    <a:noFill/>
                    <a:ln>
                      <a:noFill/>
                    </a:ln>
                  </pic:spPr>
                </pic:pic>
              </a:graphicData>
            </a:graphic>
          </wp:inline>
        </w:drawing>
      </w:r>
    </w:p>
    <w:p w14:paraId="67190743" w14:textId="77777777" w:rsidR="00AE448A" w:rsidRDefault="0085400E">
      <w:pPr>
        <w:pStyle w:val="captiontext"/>
      </w:pPr>
      <w:bookmarkStart w:id="472" w:name="_Toc410316614"/>
      <w:r>
        <w:t xml:space="preserve">68. Process: </w:t>
      </w:r>
      <w:r w:rsidR="00185C30">
        <w:t>INV</w:t>
      </w:r>
      <w:r>
        <w:t>00</w:t>
      </w:r>
      <w:r w:rsidR="00185C30">
        <w:t>3</w:t>
      </w:r>
      <w:r>
        <w:t xml:space="preserve"> </w:t>
      </w:r>
      <w:r w:rsidR="00185C30">
        <w:t>Inventory Counts</w:t>
      </w:r>
      <w:bookmarkEnd w:id="472"/>
    </w:p>
    <w:p w14:paraId="463871BA" w14:textId="77777777" w:rsidR="00AE448A" w:rsidRDefault="0085400E">
      <w:pPr>
        <w:pStyle w:val="stagesrolestasksheader"/>
      </w:pPr>
      <w:r>
        <w:t>Process Content</w:t>
      </w:r>
    </w:p>
    <w:p w14:paraId="7E6FC4FB" w14:textId="77777777" w:rsidR="00AE448A" w:rsidRDefault="00AE448A">
      <w:pPr>
        <w:pStyle w:val="stage"/>
      </w:pPr>
      <w:r>
        <w:fldChar w:fldCharType="begin"/>
      </w:r>
      <w:r w:rsidR="0085400E">
        <w:instrText xml:space="preserve"> XE "Stages:New or Change Notification" </w:instrText>
      </w:r>
      <w:r>
        <w:fldChar w:fldCharType="end"/>
      </w:r>
      <w:r>
        <w:fldChar w:fldCharType="begin"/>
      </w:r>
      <w:r w:rsidR="0085400E">
        <w:instrText xml:space="preserve"> XE "New or Change Notification (stage)" </w:instrText>
      </w:r>
      <w:r>
        <w:fldChar w:fldCharType="end"/>
      </w:r>
      <w:r w:rsidR="00185C30">
        <w:t>Inventory Count</w:t>
      </w:r>
    </w:p>
    <w:bookmarkStart w:id="473" w:name="IDAYVT1E"/>
    <w:bookmarkEnd w:id="473"/>
    <w:p w14:paraId="20E4DE47" w14:textId="052F9F66" w:rsidR="00AE448A" w:rsidRDefault="00F0549B">
      <w:pPr>
        <w:pStyle w:val="stagegraphic"/>
      </w:pPr>
      <w:ins w:id="474" w:author="Pascal Pastory" w:date="2017-10-12T10:26:00Z">
        <w:r>
          <w:rPr>
            <w:noProof/>
            <w:lang w:val="en-GB" w:eastAsia="en-GB"/>
          </w:rPr>
          <mc:AlternateContent>
            <mc:Choice Requires="wps">
              <w:drawing>
                <wp:anchor distT="0" distB="0" distL="114300" distR="114300" simplePos="0" relativeHeight="251660288" behindDoc="0" locked="0" layoutInCell="1" allowOverlap="1" wp14:anchorId="0F02B797" wp14:editId="365C2318">
                  <wp:simplePos x="0" y="0"/>
                  <wp:positionH relativeFrom="column">
                    <wp:posOffset>2254460</wp:posOffset>
                  </wp:positionH>
                  <wp:positionV relativeFrom="paragraph">
                    <wp:posOffset>379730</wp:posOffset>
                  </wp:positionV>
                  <wp:extent cx="644400" cy="309030"/>
                  <wp:effectExtent l="0" t="0" r="22860" b="15240"/>
                  <wp:wrapNone/>
                  <wp:docPr id="3" name="Rectangle 3"/>
                  <wp:cNvGraphicFramePr/>
                  <a:graphic xmlns:a="http://schemas.openxmlformats.org/drawingml/2006/main">
                    <a:graphicData uri="http://schemas.microsoft.com/office/word/2010/wordprocessingShape">
                      <wps:wsp>
                        <wps:cNvSpPr/>
                        <wps:spPr>
                          <a:xfrm>
                            <a:off x="0" y="0"/>
                            <a:ext cx="644400" cy="309030"/>
                          </a:xfrm>
                          <a:prstGeom prst="rect">
                            <a:avLst/>
                          </a:prstGeom>
                          <a:ln w="0"/>
                        </wps:spPr>
                        <wps:style>
                          <a:lnRef idx="2">
                            <a:schemeClr val="accent6"/>
                          </a:lnRef>
                          <a:fillRef idx="1">
                            <a:schemeClr val="lt1"/>
                          </a:fillRef>
                          <a:effectRef idx="0">
                            <a:schemeClr val="accent6"/>
                          </a:effectRef>
                          <a:fontRef idx="minor">
                            <a:schemeClr val="dk1"/>
                          </a:fontRef>
                        </wps:style>
                        <wps:txbx>
                          <w:txbxContent>
                            <w:p w14:paraId="755022F6" w14:textId="5517864C" w:rsidR="00F0549B" w:rsidRPr="00F0549B" w:rsidRDefault="00F0549B" w:rsidP="00F0549B">
                              <w:pPr>
                                <w:jc w:val="center"/>
                                <w:rPr>
                                  <w:sz w:val="10"/>
                                  <w:szCs w:val="10"/>
                                </w:rPr>
                              </w:pPr>
                              <w:ins w:id="475" w:author="Pascal Pastory" w:date="2017-10-12T10:27:00Z">
                                <w:r w:rsidRPr="00F0549B">
                                  <w:rPr>
                                    <w:sz w:val="10"/>
                                    <w:szCs w:val="10"/>
                                  </w:rPr>
                                  <w:t xml:space="preserve">Define count </w:t>
                                </w:r>
                              </w:ins>
                              <w:ins w:id="476" w:author="Pascal Pastory" w:date="2017-10-12T10:28:00Z">
                                <w:r w:rsidRPr="00F0549B">
                                  <w:rPr>
                                    <w:sz w:val="10"/>
                                    <w:szCs w:val="10"/>
                                  </w:rPr>
                                  <w:t>calendar</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2B797" id="Rectangle 3" o:spid="_x0000_s1026" style="position:absolute;left:0;text-align:left;margin-left:177.5pt;margin-top:29.9pt;width:50.75pt;height:24.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" fillcolor="white [3201]" strokecolor="#f79646 [3209]" strokeweight="0">
                  <v:textbox>
                    <w:txbxContent>
                      <w:p w14:paraId="755022F6" w14:textId="5517864C" w:rsidR="00F0549B" w:rsidRPr="00F0549B" w:rsidRDefault="00F0549B" w:rsidP="00F0549B">
                        <w:pPr>
                          <w:jc w:val="center"/>
                          <w:rPr>
                            <w:sz w:val="10"/>
                            <w:szCs w:val="10"/>
                          </w:rPr>
                        </w:pPr>
                        <w:ins w:id="475" w:author="Pascal Pastory" w:date="2017-10-12T10:27:00Z">
                          <w:r w:rsidRPr="00F0549B">
                            <w:rPr>
                              <w:sz w:val="10"/>
                              <w:szCs w:val="10"/>
                            </w:rPr>
                            <w:t xml:space="preserve">Define count </w:t>
                          </w:r>
                        </w:ins>
                        <w:ins w:id="476" w:author="Pascal Pastory" w:date="2017-10-12T10:28:00Z">
                          <w:r w:rsidRPr="00F0549B">
                            <w:rPr>
                              <w:sz w:val="10"/>
                              <w:szCs w:val="10"/>
                            </w:rPr>
                            <w:t>calendar</w:t>
                          </w:r>
                        </w:ins>
                      </w:p>
                    </w:txbxContent>
                  </v:textbox>
                </v:rect>
              </w:pict>
            </mc:Fallback>
          </mc:AlternateContent>
        </w:r>
      </w:ins>
      <w:r w:rsidR="00185C30">
        <w:rPr>
          <w:noProof/>
          <w:lang w:val="en-GB" w:eastAsia="en-GB"/>
        </w:rPr>
        <w:drawing>
          <wp:inline distT="0" distB="0" distL="0" distR="0" wp14:anchorId="308F422E" wp14:editId="61D2F815">
            <wp:extent cx="5753100" cy="262890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072FFE79" w14:textId="77777777" w:rsidR="00AE448A" w:rsidRDefault="0085400E">
      <w:pPr>
        <w:pStyle w:val="captiontext"/>
      </w:pPr>
      <w:bookmarkStart w:id="477" w:name="_Toc410316615"/>
      <w:r>
        <w:t xml:space="preserve">69. Process: </w:t>
      </w:r>
      <w:r w:rsidR="00185C30">
        <w:t>INV</w:t>
      </w:r>
      <w:r>
        <w:t>00</w:t>
      </w:r>
      <w:r w:rsidR="00185C30">
        <w:t>3</w:t>
      </w:r>
      <w:r>
        <w:t xml:space="preserve"> </w:t>
      </w:r>
      <w:r w:rsidR="00185C30">
        <w:t>Inventory Counts</w:t>
      </w:r>
      <w:r>
        <w:t xml:space="preserve">, Stage: </w:t>
      </w:r>
      <w:r w:rsidR="00185C30">
        <w:t>Inventory Coun</w:t>
      </w:r>
      <w:bookmarkEnd w:id="477"/>
      <w:r w:rsidR="00185C30">
        <w:t>t</w:t>
      </w:r>
    </w:p>
    <w:p w14:paraId="57420FAB" w14:textId="77777777" w:rsidR="00185C30" w:rsidRPr="00185C30" w:rsidRDefault="00185C30" w:rsidP="00185C30"/>
    <w:p w14:paraId="1C5FF74D" w14:textId="77777777" w:rsidR="00185C30" w:rsidRPr="007B406F" w:rsidRDefault="00185C30" w:rsidP="00185C30">
      <w:pPr>
        <w:rPr>
          <w:b/>
        </w:rPr>
      </w:pPr>
      <w:r w:rsidRPr="007B406F">
        <w:rPr>
          <w:b/>
        </w:rPr>
        <w:t>GAPs/ Configuration changes Identified:</w:t>
      </w:r>
    </w:p>
    <w:p w14:paraId="289F1932" w14:textId="77777777" w:rsidR="00185C30" w:rsidRDefault="00185C30" w:rsidP="00185C30"/>
    <w:tbl>
      <w:tblPr>
        <w:tblStyle w:val="TableGrid"/>
        <w:tblW w:w="0" w:type="auto"/>
        <w:tblLayout w:type="fixed"/>
        <w:tblLook w:val="04A0" w:firstRow="1" w:lastRow="0" w:firstColumn="1" w:lastColumn="0" w:noHBand="0" w:noVBand="1"/>
      </w:tblPr>
      <w:tblGrid>
        <w:gridCol w:w="2315"/>
        <w:gridCol w:w="2424"/>
        <w:gridCol w:w="1858"/>
        <w:gridCol w:w="2466"/>
      </w:tblGrid>
      <w:tr w:rsidR="00185C30" w14:paraId="3B46553D" w14:textId="77777777" w:rsidTr="008C1E7E">
        <w:tc>
          <w:tcPr>
            <w:tcW w:w="2315" w:type="dxa"/>
          </w:tcPr>
          <w:p w14:paraId="7A964CEE" w14:textId="77777777" w:rsidR="00185C30" w:rsidRDefault="00185C30" w:rsidP="008C1E7E">
            <w:r>
              <w:t>Definition</w:t>
            </w:r>
          </w:p>
        </w:tc>
        <w:tc>
          <w:tcPr>
            <w:tcW w:w="2424" w:type="dxa"/>
          </w:tcPr>
          <w:p w14:paraId="73124862" w14:textId="77777777" w:rsidR="00185C30" w:rsidRDefault="00185C30" w:rsidP="008C1E7E">
            <w:r>
              <w:t xml:space="preserve">Type </w:t>
            </w:r>
          </w:p>
        </w:tc>
        <w:tc>
          <w:tcPr>
            <w:tcW w:w="1858" w:type="dxa"/>
          </w:tcPr>
          <w:p w14:paraId="1F6FD69B" w14:textId="77777777" w:rsidR="00185C30" w:rsidRDefault="00185C30" w:rsidP="008C1E7E"/>
        </w:tc>
        <w:tc>
          <w:tcPr>
            <w:tcW w:w="2466" w:type="dxa"/>
          </w:tcPr>
          <w:p w14:paraId="2088CDA7" w14:textId="77777777" w:rsidR="00185C30" w:rsidRDefault="00185C30" w:rsidP="008C1E7E">
            <w:r>
              <w:t>Comments</w:t>
            </w:r>
          </w:p>
        </w:tc>
      </w:tr>
      <w:tr w:rsidR="00185C30" w14:paraId="20CF64B1" w14:textId="77777777" w:rsidTr="008C1E7E">
        <w:tc>
          <w:tcPr>
            <w:tcW w:w="2315" w:type="dxa"/>
          </w:tcPr>
          <w:p w14:paraId="1440C946" w14:textId="77777777" w:rsidR="00185C30" w:rsidRPr="00F471AB" w:rsidRDefault="00F471AB" w:rsidP="008C1E7E">
            <w:pPr>
              <w:rPr>
                <w:sz w:val="16"/>
                <w:szCs w:val="16"/>
              </w:rPr>
            </w:pPr>
            <w:r w:rsidRPr="00F471AB">
              <w:rPr>
                <w:sz w:val="16"/>
                <w:szCs w:val="16"/>
              </w:rPr>
              <w:t>Bins and inventory count on warehouse and bin level.</w:t>
            </w:r>
          </w:p>
        </w:tc>
        <w:tc>
          <w:tcPr>
            <w:tcW w:w="2424" w:type="dxa"/>
          </w:tcPr>
          <w:p w14:paraId="14763A2E" w14:textId="77777777" w:rsidR="00185C30" w:rsidRPr="00F471AB" w:rsidRDefault="00F471AB" w:rsidP="008C1E7E">
            <w:pPr>
              <w:rPr>
                <w:sz w:val="16"/>
                <w:szCs w:val="16"/>
              </w:rPr>
            </w:pPr>
            <w:r w:rsidRPr="00F471AB">
              <w:rPr>
                <w:sz w:val="16"/>
                <w:szCs w:val="16"/>
              </w:rPr>
              <w:t>Enhancement</w:t>
            </w:r>
          </w:p>
        </w:tc>
        <w:tc>
          <w:tcPr>
            <w:tcW w:w="1858" w:type="dxa"/>
          </w:tcPr>
          <w:p w14:paraId="16A2AF96" w14:textId="77777777" w:rsidR="00185C30" w:rsidRPr="00F471AB" w:rsidRDefault="00185C30" w:rsidP="008C1E7E">
            <w:pPr>
              <w:rPr>
                <w:sz w:val="16"/>
                <w:szCs w:val="16"/>
              </w:rPr>
            </w:pPr>
          </w:p>
        </w:tc>
        <w:tc>
          <w:tcPr>
            <w:tcW w:w="2466" w:type="dxa"/>
          </w:tcPr>
          <w:p w14:paraId="7A36BBCB" w14:textId="77777777" w:rsidR="00185C30" w:rsidRPr="00F471AB" w:rsidRDefault="00F471AB" w:rsidP="008C1E7E">
            <w:pPr>
              <w:rPr>
                <w:sz w:val="16"/>
                <w:szCs w:val="16"/>
              </w:rPr>
            </w:pPr>
            <w:r w:rsidRPr="00F471AB">
              <w:rPr>
                <w:sz w:val="16"/>
                <w:szCs w:val="16"/>
              </w:rPr>
              <w:t>Ability to filter out bins per warehouse and run inventory count</w:t>
            </w:r>
          </w:p>
        </w:tc>
      </w:tr>
    </w:tbl>
    <w:p w14:paraId="4F569D36" w14:textId="77777777" w:rsidR="00185C30" w:rsidRPr="00185C30" w:rsidRDefault="00185C30" w:rsidP="00185C30"/>
    <w:p w14:paraId="48DA0253" w14:textId="77777777" w:rsidR="00AE448A" w:rsidRDefault="00AE448A">
      <w:pPr>
        <w:pStyle w:val="stagegraphic"/>
      </w:pPr>
      <w:bookmarkStart w:id="478" w:name="IDAE0T1E"/>
      <w:bookmarkEnd w:id="478"/>
    </w:p>
    <w:p w14:paraId="6E97FE98" w14:textId="77777777" w:rsidR="005A55EF" w:rsidRDefault="005A55EF" w:rsidP="005A55EF"/>
    <w:p w14:paraId="580F0241" w14:textId="77777777" w:rsidR="00185C30" w:rsidRDefault="00185C30" w:rsidP="005A55EF"/>
    <w:p w14:paraId="52D66D53" w14:textId="77777777" w:rsidR="00185C30" w:rsidRDefault="00185C30" w:rsidP="00185C30">
      <w:pPr>
        <w:pStyle w:val="processHeading"/>
      </w:pPr>
      <w:bookmarkStart w:id="479" w:name="_Toc494359018"/>
      <w:r>
        <w:t>INV004 Stock Inspection</w:t>
      </w:r>
      <w:bookmarkEnd w:id="479"/>
      <w:r>
        <w:fldChar w:fldCharType="begin"/>
      </w:r>
      <w:r>
        <w:instrText xml:space="preserve"> XE "Processes:ENG001 Engineering Change Management" </w:instrText>
      </w:r>
      <w:r>
        <w:fldChar w:fldCharType="end"/>
      </w:r>
      <w:r>
        <w:fldChar w:fldCharType="begin"/>
      </w:r>
      <w:r>
        <w:instrText xml:space="preserve"> XE "ENG001 Engineering Change Management (process)" </w:instrText>
      </w:r>
      <w:r>
        <w:fldChar w:fldCharType="end"/>
      </w:r>
    </w:p>
    <w:tbl>
      <w:tblPr>
        <w:tblW w:w="0" w:type="auto"/>
        <w:tblLook w:val="0000" w:firstRow="0" w:lastRow="0" w:firstColumn="0" w:lastColumn="0" w:noHBand="0" w:noVBand="0"/>
      </w:tblPr>
      <w:tblGrid>
        <w:gridCol w:w="907"/>
        <w:gridCol w:w="7841"/>
      </w:tblGrid>
      <w:tr w:rsidR="00185C30" w14:paraId="417FFE4C" w14:textId="77777777" w:rsidTr="008C1E7E">
        <w:tc>
          <w:tcPr>
            <w:tcW w:w="907" w:type="dxa"/>
          </w:tcPr>
          <w:p w14:paraId="072CF0B5" w14:textId="77777777" w:rsidR="00185C30" w:rsidRDefault="00185C30" w:rsidP="008C1E7E"/>
        </w:tc>
        <w:tc>
          <w:tcPr>
            <w:tcW w:w="7841" w:type="dxa"/>
          </w:tcPr>
          <w:p w14:paraId="621B0447" w14:textId="77777777" w:rsidR="00185C30" w:rsidRDefault="00185C30" w:rsidP="008C1E7E">
            <w:pPr>
              <w:pStyle w:val="notegroup"/>
            </w:pPr>
            <w:r>
              <w:t>User Notes</w:t>
            </w:r>
          </w:p>
        </w:tc>
      </w:tr>
      <w:tr w:rsidR="00185C30" w14:paraId="296EEF64" w14:textId="77777777" w:rsidTr="008C1E7E">
        <w:tc>
          <w:tcPr>
            <w:tcW w:w="907" w:type="dxa"/>
          </w:tcPr>
          <w:p w14:paraId="664B6FAA" w14:textId="77777777" w:rsidR="00185C30" w:rsidRDefault="00185C30" w:rsidP="008C1E7E"/>
        </w:tc>
        <w:tc>
          <w:tcPr>
            <w:tcW w:w="7841" w:type="dxa"/>
          </w:tcPr>
          <w:p w14:paraId="7707C697" w14:textId="77777777" w:rsidR="00185C30" w:rsidRDefault="00185C30" w:rsidP="008C1E7E">
            <w:pPr>
              <w:pStyle w:val="noteheader"/>
            </w:pPr>
            <w:r>
              <w:t xml:space="preserve">Process definition: </w:t>
            </w:r>
          </w:p>
          <w:p w14:paraId="005A7609" w14:textId="77777777" w:rsidR="00185C30" w:rsidRPr="0085400E" w:rsidRDefault="00E04CE2" w:rsidP="00457153">
            <w:pPr>
              <w:spacing w:after="200" w:line="276" w:lineRule="auto"/>
              <w:rPr>
                <w:rFonts w:ascii="Calibri" w:hAnsi="Calibri"/>
                <w:sz w:val="22"/>
                <w:szCs w:val="22"/>
              </w:rPr>
            </w:pPr>
            <w:r>
              <w:rPr>
                <w:rFonts w:ascii="Calibri" w:hAnsi="Calibri"/>
                <w:sz w:val="22"/>
                <w:szCs w:val="22"/>
              </w:rPr>
              <w:t xml:space="preserve">This </w:t>
            </w:r>
            <w:r w:rsidR="00185C30">
              <w:rPr>
                <w:rFonts w:ascii="Calibri" w:hAnsi="Calibri"/>
                <w:sz w:val="22"/>
                <w:szCs w:val="22"/>
              </w:rPr>
              <w:t xml:space="preserve">Process handles </w:t>
            </w:r>
            <w:r>
              <w:rPr>
                <w:rFonts w:ascii="Calibri" w:hAnsi="Calibri"/>
                <w:sz w:val="22"/>
                <w:szCs w:val="22"/>
              </w:rPr>
              <w:t>the tracking of items in s</w:t>
            </w:r>
            <w:r w:rsidR="00457153">
              <w:rPr>
                <w:rFonts w:ascii="Calibri" w:hAnsi="Calibri"/>
                <w:sz w:val="22"/>
                <w:szCs w:val="22"/>
              </w:rPr>
              <w:t>tock that need to be inspected and generating a corresponding record in Epicor database to mark these items and quantities for inspection status.</w:t>
            </w:r>
          </w:p>
        </w:tc>
      </w:tr>
    </w:tbl>
    <w:p w14:paraId="1FE2AB0B" w14:textId="77777777" w:rsidR="00185C30" w:rsidRDefault="00185C30" w:rsidP="00185C30">
      <w:pPr>
        <w:jc w:val="center"/>
      </w:pPr>
      <w:r>
        <w:rPr>
          <w:noProof/>
          <w:lang w:val="en-GB" w:eastAsia="en-GB"/>
        </w:rPr>
        <w:drawing>
          <wp:inline distT="0" distB="0" distL="0" distR="0" wp14:anchorId="00553ACE" wp14:editId="60BDAC08">
            <wp:extent cx="3535680" cy="1737360"/>
            <wp:effectExtent l="0" t="0" r="762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35680" cy="1737360"/>
                    </a:xfrm>
                    <a:prstGeom prst="rect">
                      <a:avLst/>
                    </a:prstGeom>
                    <a:noFill/>
                    <a:ln>
                      <a:noFill/>
                    </a:ln>
                  </pic:spPr>
                </pic:pic>
              </a:graphicData>
            </a:graphic>
          </wp:inline>
        </w:drawing>
      </w:r>
    </w:p>
    <w:p w14:paraId="55C89372" w14:textId="77777777" w:rsidR="00185C30" w:rsidRDefault="00185C30" w:rsidP="00185C30">
      <w:pPr>
        <w:pStyle w:val="captiontext"/>
      </w:pPr>
      <w:r>
        <w:t>68. Process: INV004 Inventory Counts</w:t>
      </w:r>
    </w:p>
    <w:p w14:paraId="0ACD5D13" w14:textId="77777777" w:rsidR="00185C30" w:rsidRDefault="00185C30" w:rsidP="00185C30">
      <w:pPr>
        <w:pStyle w:val="stagesrolestasksheader"/>
      </w:pPr>
      <w:r>
        <w:t>Process Content</w:t>
      </w:r>
    </w:p>
    <w:p w14:paraId="03786185" w14:textId="77777777" w:rsidR="00185C30" w:rsidRDefault="00185C30" w:rsidP="00185C30">
      <w:pPr>
        <w:pStyle w:val="stage"/>
      </w:pPr>
      <w:r>
        <w:fldChar w:fldCharType="begin"/>
      </w:r>
      <w:r>
        <w:instrText xml:space="preserve"> XE "Stages:New or Change Notification" </w:instrText>
      </w:r>
      <w:r>
        <w:fldChar w:fldCharType="end"/>
      </w:r>
      <w:r>
        <w:fldChar w:fldCharType="begin"/>
      </w:r>
      <w:r>
        <w:instrText xml:space="preserve"> XE "New or Change Notification (stage)" </w:instrText>
      </w:r>
      <w:r>
        <w:fldChar w:fldCharType="end"/>
      </w:r>
      <w:r>
        <w:t>Non conformance</w:t>
      </w:r>
    </w:p>
    <w:p w14:paraId="3C41E6F6" w14:textId="77777777" w:rsidR="00185C30" w:rsidRDefault="00185C30" w:rsidP="00185C30">
      <w:pPr>
        <w:jc w:val="center"/>
      </w:pPr>
      <w:r>
        <w:rPr>
          <w:noProof/>
          <w:lang w:val="en-GB" w:eastAsia="en-GB"/>
        </w:rPr>
        <w:drawing>
          <wp:inline distT="0" distB="0" distL="0" distR="0" wp14:anchorId="677D8C69" wp14:editId="56807C19">
            <wp:extent cx="4579620" cy="112776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9620" cy="1127760"/>
                    </a:xfrm>
                    <a:prstGeom prst="rect">
                      <a:avLst/>
                    </a:prstGeom>
                    <a:noFill/>
                    <a:ln>
                      <a:noFill/>
                    </a:ln>
                  </pic:spPr>
                </pic:pic>
              </a:graphicData>
            </a:graphic>
          </wp:inline>
        </w:drawing>
      </w:r>
    </w:p>
    <w:p w14:paraId="47463552" w14:textId="77777777" w:rsidR="00185C30" w:rsidRDefault="00185C30" w:rsidP="00185C30">
      <w:pPr>
        <w:pStyle w:val="captiontext"/>
      </w:pPr>
      <w:r>
        <w:t>68. Process: INV004 Inventory Counts, Stage: Non conformance</w:t>
      </w:r>
    </w:p>
    <w:p w14:paraId="6B786F57" w14:textId="77777777" w:rsidR="00185C30" w:rsidRDefault="00185C30" w:rsidP="00185C30">
      <w:pPr>
        <w:jc w:val="center"/>
      </w:pPr>
    </w:p>
    <w:p w14:paraId="065453AC" w14:textId="77777777" w:rsidR="00185C30" w:rsidRPr="007B406F" w:rsidRDefault="00185C30" w:rsidP="00185C30">
      <w:pPr>
        <w:rPr>
          <w:b/>
        </w:rPr>
      </w:pPr>
      <w:r w:rsidRPr="007B406F">
        <w:rPr>
          <w:b/>
        </w:rPr>
        <w:t>GAPs/ Configuration changes Identified:</w:t>
      </w:r>
    </w:p>
    <w:p w14:paraId="6C1A92B9" w14:textId="77777777" w:rsidR="00185C30" w:rsidRDefault="00185C30" w:rsidP="00185C30"/>
    <w:tbl>
      <w:tblPr>
        <w:tblStyle w:val="TableGrid"/>
        <w:tblW w:w="0" w:type="auto"/>
        <w:tblLayout w:type="fixed"/>
        <w:tblLook w:val="04A0" w:firstRow="1" w:lastRow="0" w:firstColumn="1" w:lastColumn="0" w:noHBand="0" w:noVBand="1"/>
      </w:tblPr>
      <w:tblGrid>
        <w:gridCol w:w="2315"/>
        <w:gridCol w:w="2424"/>
        <w:gridCol w:w="1858"/>
        <w:gridCol w:w="2466"/>
      </w:tblGrid>
      <w:tr w:rsidR="00185C30" w14:paraId="218BB845" w14:textId="77777777" w:rsidTr="008C1E7E">
        <w:tc>
          <w:tcPr>
            <w:tcW w:w="2315" w:type="dxa"/>
          </w:tcPr>
          <w:p w14:paraId="527BA79C" w14:textId="77777777" w:rsidR="00185C30" w:rsidRDefault="00185C30" w:rsidP="008C1E7E">
            <w:r>
              <w:t>Definition</w:t>
            </w:r>
          </w:p>
        </w:tc>
        <w:tc>
          <w:tcPr>
            <w:tcW w:w="2424" w:type="dxa"/>
          </w:tcPr>
          <w:p w14:paraId="6CD9F4CB" w14:textId="77777777" w:rsidR="00185C30" w:rsidRDefault="00185C30" w:rsidP="008C1E7E">
            <w:r>
              <w:t xml:space="preserve">Type </w:t>
            </w:r>
          </w:p>
        </w:tc>
        <w:tc>
          <w:tcPr>
            <w:tcW w:w="1858" w:type="dxa"/>
          </w:tcPr>
          <w:p w14:paraId="009109E2" w14:textId="77777777" w:rsidR="00185C30" w:rsidRDefault="00185C30" w:rsidP="008C1E7E"/>
        </w:tc>
        <w:tc>
          <w:tcPr>
            <w:tcW w:w="2466" w:type="dxa"/>
          </w:tcPr>
          <w:p w14:paraId="5734D993" w14:textId="77777777" w:rsidR="00185C30" w:rsidRDefault="00185C30" w:rsidP="008C1E7E">
            <w:r>
              <w:t>Comments</w:t>
            </w:r>
          </w:p>
        </w:tc>
      </w:tr>
      <w:tr w:rsidR="00185C30" w14:paraId="3A96FA56" w14:textId="77777777" w:rsidTr="008C1E7E">
        <w:tc>
          <w:tcPr>
            <w:tcW w:w="2315" w:type="dxa"/>
          </w:tcPr>
          <w:p w14:paraId="0828E22C" w14:textId="77777777" w:rsidR="00185C30" w:rsidRPr="00F471AB" w:rsidRDefault="00F471AB" w:rsidP="008C1E7E">
            <w:pPr>
              <w:rPr>
                <w:sz w:val="16"/>
                <w:szCs w:val="16"/>
              </w:rPr>
            </w:pPr>
            <w:r w:rsidRPr="00F471AB">
              <w:rPr>
                <w:sz w:val="16"/>
                <w:szCs w:val="16"/>
              </w:rPr>
              <w:t>Sample fail functionality</w:t>
            </w:r>
          </w:p>
        </w:tc>
        <w:tc>
          <w:tcPr>
            <w:tcW w:w="2424" w:type="dxa"/>
          </w:tcPr>
          <w:p w14:paraId="237960D1" w14:textId="77777777" w:rsidR="00185C30" w:rsidRPr="00F471AB" w:rsidRDefault="00F471AB" w:rsidP="008C1E7E">
            <w:pPr>
              <w:rPr>
                <w:sz w:val="16"/>
                <w:szCs w:val="16"/>
              </w:rPr>
            </w:pPr>
            <w:r w:rsidRPr="00F471AB">
              <w:rPr>
                <w:sz w:val="16"/>
                <w:szCs w:val="16"/>
              </w:rPr>
              <w:t>Enhancement</w:t>
            </w:r>
          </w:p>
        </w:tc>
        <w:tc>
          <w:tcPr>
            <w:tcW w:w="1858" w:type="dxa"/>
          </w:tcPr>
          <w:p w14:paraId="0283F990" w14:textId="77777777" w:rsidR="00185C30" w:rsidRPr="00F471AB" w:rsidRDefault="00185C30" w:rsidP="008C1E7E">
            <w:pPr>
              <w:rPr>
                <w:sz w:val="16"/>
                <w:szCs w:val="16"/>
              </w:rPr>
            </w:pPr>
          </w:p>
        </w:tc>
        <w:tc>
          <w:tcPr>
            <w:tcW w:w="2466" w:type="dxa"/>
          </w:tcPr>
          <w:p w14:paraId="1C09AF4E" w14:textId="77777777" w:rsidR="00185C30" w:rsidRPr="00F471AB" w:rsidRDefault="00F471AB" w:rsidP="008C1E7E">
            <w:pPr>
              <w:rPr>
                <w:sz w:val="16"/>
                <w:szCs w:val="16"/>
              </w:rPr>
            </w:pPr>
            <w:r w:rsidRPr="00F471AB">
              <w:rPr>
                <w:sz w:val="16"/>
                <w:szCs w:val="16"/>
              </w:rPr>
              <w:t>Ability to fail a partial quantity from the total batch which is marked to be inspected, without the need to transact the full quantity</w:t>
            </w:r>
          </w:p>
        </w:tc>
      </w:tr>
    </w:tbl>
    <w:p w14:paraId="4D0E8C29" w14:textId="77777777" w:rsidR="00185C30" w:rsidRDefault="00185C30" w:rsidP="00185C30">
      <w:pPr>
        <w:jc w:val="center"/>
      </w:pPr>
    </w:p>
    <w:p w14:paraId="4223CF58" w14:textId="77777777" w:rsidR="00185C30" w:rsidRDefault="00185C30">
      <w:pPr>
        <w:spacing w:before="0"/>
      </w:pPr>
      <w:r>
        <w:br w:type="page"/>
      </w:r>
    </w:p>
    <w:p w14:paraId="72D643A0" w14:textId="77777777" w:rsidR="00185C30" w:rsidRDefault="00185C30" w:rsidP="00185C30">
      <w:pPr>
        <w:pStyle w:val="processgroupHeading"/>
      </w:pPr>
      <w:bookmarkStart w:id="480" w:name="_Toc494359019"/>
      <w:r>
        <w:t>Inspection</w:t>
      </w:r>
      <w:bookmarkEnd w:id="480"/>
      <w:r>
        <w:t xml:space="preserve"> </w:t>
      </w:r>
    </w:p>
    <w:p w14:paraId="20ED371B" w14:textId="77777777" w:rsidR="00185C30" w:rsidRDefault="00185C30" w:rsidP="00185C30">
      <w:pPr>
        <w:pStyle w:val="groupintro"/>
      </w:pPr>
      <w:r>
        <w:t>The following item(s) are in this Group:</w:t>
      </w:r>
    </w:p>
    <w:p w14:paraId="4767C287" w14:textId="77777777" w:rsidR="00185C30" w:rsidRDefault="00185C30" w:rsidP="00185C30">
      <w:pPr>
        <w:pStyle w:val="groupprocesses"/>
      </w:pPr>
      <w:r>
        <w:t>INS001 Inspection Process</w:t>
      </w:r>
    </w:p>
    <w:p w14:paraId="729E85F6" w14:textId="77777777" w:rsidR="00AC2B34" w:rsidRDefault="00AC2B34" w:rsidP="00AC2B34">
      <w:pPr>
        <w:pStyle w:val="groupprocesses"/>
        <w:numPr>
          <w:ilvl w:val="0"/>
          <w:numId w:val="0"/>
        </w:numPr>
        <w:ind w:left="720"/>
      </w:pPr>
    </w:p>
    <w:tbl>
      <w:tblPr>
        <w:tblW w:w="0" w:type="auto"/>
        <w:tblLook w:val="0000" w:firstRow="0" w:lastRow="0" w:firstColumn="0" w:lastColumn="0" w:noHBand="0" w:noVBand="0"/>
      </w:tblPr>
      <w:tblGrid>
        <w:gridCol w:w="674"/>
        <w:gridCol w:w="8074"/>
      </w:tblGrid>
      <w:tr w:rsidR="00185C30" w14:paraId="68720729" w14:textId="77777777" w:rsidTr="008C1E7E">
        <w:tc>
          <w:tcPr>
            <w:tcW w:w="674" w:type="dxa"/>
          </w:tcPr>
          <w:p w14:paraId="4686352A" w14:textId="77777777" w:rsidR="00185C30" w:rsidRDefault="00185C30" w:rsidP="00185C30">
            <w:pPr>
              <w:spacing w:before="0"/>
            </w:pPr>
          </w:p>
        </w:tc>
        <w:tc>
          <w:tcPr>
            <w:tcW w:w="8074" w:type="dxa"/>
          </w:tcPr>
          <w:tbl>
            <w:tblPr>
              <w:tblW w:w="0" w:type="auto"/>
              <w:tblLook w:val="0000" w:firstRow="0" w:lastRow="0" w:firstColumn="0" w:lastColumn="0" w:noHBand="0" w:noVBand="0"/>
            </w:tblPr>
            <w:tblGrid>
              <w:gridCol w:w="7858"/>
            </w:tblGrid>
            <w:tr w:rsidR="00185C30" w14:paraId="46B62DC1" w14:textId="77777777" w:rsidTr="008C1E7E">
              <w:tc>
                <w:tcPr>
                  <w:tcW w:w="7858" w:type="dxa"/>
                </w:tcPr>
                <w:p w14:paraId="25B25D68" w14:textId="77777777" w:rsidR="00185C30" w:rsidRDefault="00185C30" w:rsidP="008C1E7E">
                  <w:pPr>
                    <w:pStyle w:val="notegroup"/>
                  </w:pPr>
                  <w:r>
                    <w:t>User Notes</w:t>
                  </w:r>
                </w:p>
              </w:tc>
            </w:tr>
            <w:tr w:rsidR="00185C30" w:rsidRPr="0085400E" w14:paraId="4A135FBC" w14:textId="77777777" w:rsidTr="008C1E7E">
              <w:tc>
                <w:tcPr>
                  <w:tcW w:w="7858" w:type="dxa"/>
                </w:tcPr>
                <w:p w14:paraId="5606302F" w14:textId="77777777" w:rsidR="00185C30" w:rsidRDefault="00185C30" w:rsidP="008C1E7E">
                  <w:pPr>
                    <w:pStyle w:val="noteheader"/>
                  </w:pPr>
                  <w:r>
                    <w:t xml:space="preserve">Process Group definition: </w:t>
                  </w:r>
                </w:p>
                <w:p w14:paraId="46736A91" w14:textId="77777777" w:rsidR="00185C30" w:rsidRDefault="00185C30" w:rsidP="008C1E7E">
                  <w:pPr>
                    <w:spacing w:after="200" w:line="276" w:lineRule="auto"/>
                    <w:rPr>
                      <w:rFonts w:ascii="Calibri" w:hAnsi="Calibri"/>
                      <w:sz w:val="22"/>
                      <w:szCs w:val="22"/>
                    </w:rPr>
                  </w:pPr>
                  <w:r>
                    <w:rPr>
                      <w:rFonts w:ascii="Calibri" w:hAnsi="Calibri"/>
                      <w:sz w:val="22"/>
                      <w:szCs w:val="22"/>
                    </w:rPr>
                    <w:t>This group contains the processes that are used in the business activities of a company</w:t>
                  </w:r>
                  <w:r w:rsidR="00457153">
                    <w:rPr>
                      <w:rFonts w:ascii="Calibri" w:hAnsi="Calibri"/>
                      <w:sz w:val="22"/>
                      <w:szCs w:val="22"/>
                    </w:rPr>
                    <w:t xml:space="preserve"> related to inspection needs</w:t>
                  </w:r>
                  <w:r>
                    <w:rPr>
                      <w:rFonts w:ascii="Calibri" w:hAnsi="Calibri"/>
                      <w:sz w:val="22"/>
                      <w:szCs w:val="22"/>
                    </w:rPr>
                    <w:t>.  These include the following:</w:t>
                  </w:r>
                </w:p>
                <w:p w14:paraId="54CC214E" w14:textId="77777777" w:rsidR="00185C30" w:rsidRDefault="00185C30" w:rsidP="008C1E7E">
                  <w:pPr>
                    <w:spacing w:after="200" w:line="276" w:lineRule="auto"/>
                    <w:rPr>
                      <w:rFonts w:ascii="Calibri" w:hAnsi="Calibri"/>
                      <w:sz w:val="22"/>
                      <w:szCs w:val="22"/>
                    </w:rPr>
                  </w:pPr>
                  <w:r>
                    <w:rPr>
                      <w:sz w:val="14"/>
                      <w:szCs w:val="14"/>
                    </w:rPr>
                    <w:t xml:space="preserve">       </w:t>
                  </w:r>
                  <w:r w:rsidR="007F3245">
                    <w:rPr>
                      <w:rFonts w:ascii="Calibri" w:hAnsi="Calibri"/>
                      <w:sz w:val="22"/>
                      <w:szCs w:val="22"/>
                    </w:rPr>
                    <w:t>Identifying from where the specific quantities needing inspection came from.</w:t>
                  </w:r>
                </w:p>
                <w:p w14:paraId="36268501" w14:textId="1855EC6F" w:rsidR="00185C30" w:rsidRPr="00AD6F3F" w:rsidRDefault="00185C30" w:rsidP="008C1E7E">
                  <w:pPr>
                    <w:spacing w:after="200" w:line="276" w:lineRule="auto"/>
                    <w:rPr>
                      <w:rFonts w:ascii="Calibri" w:hAnsi="Calibri"/>
                      <w:sz w:val="22"/>
                      <w:szCs w:val="22"/>
                    </w:rPr>
                  </w:pPr>
                  <w:r>
                    <w:rPr>
                      <w:rFonts w:ascii="Calibri" w:hAnsi="Calibri"/>
                      <w:sz w:val="22"/>
                      <w:szCs w:val="22"/>
                    </w:rPr>
                    <w:t xml:space="preserve">    </w:t>
                  </w:r>
                  <w:r w:rsidRPr="00AD6F3F">
                    <w:rPr>
                      <w:rFonts w:ascii="Calibri" w:hAnsi="Calibri"/>
                      <w:sz w:val="22"/>
                      <w:szCs w:val="22"/>
                    </w:rPr>
                    <w:t xml:space="preserve">   </w:t>
                  </w:r>
                  <w:r w:rsidR="00873E23">
                    <w:rPr>
                      <w:rFonts w:ascii="Calibri" w:hAnsi="Calibri"/>
                      <w:sz w:val="22"/>
                      <w:szCs w:val="22"/>
                    </w:rPr>
                    <w:t>Assigning a</w:t>
                  </w:r>
                  <w:ins w:id="481" w:author="Pascal Pastory" w:date="2017-10-12T10:43:00Z">
                    <w:r w:rsidR="00F0549B">
                      <w:rPr>
                        <w:rFonts w:ascii="Calibri" w:hAnsi="Calibri"/>
                        <w:sz w:val="22"/>
                        <w:szCs w:val="22"/>
                      </w:rPr>
                      <w:t>n</w:t>
                    </w:r>
                  </w:ins>
                  <w:r w:rsidR="00873E23">
                    <w:rPr>
                      <w:rFonts w:ascii="Calibri" w:hAnsi="Calibri"/>
                      <w:sz w:val="22"/>
                      <w:szCs w:val="22"/>
                    </w:rPr>
                    <w:t xml:space="preserve"> inspector user to carry out the inspection</w:t>
                  </w:r>
                </w:p>
                <w:p w14:paraId="7EC93EC4" w14:textId="77777777" w:rsidR="00185C30" w:rsidRDefault="00873E23" w:rsidP="008C1E7E">
                  <w:pPr>
                    <w:ind w:left="720" w:hanging="360"/>
                    <w:rPr>
                      <w:rFonts w:ascii="Calibri" w:hAnsi="Calibri"/>
                      <w:sz w:val="22"/>
                      <w:szCs w:val="22"/>
                    </w:rPr>
                  </w:pPr>
                  <w:r>
                    <w:rPr>
                      <w:rFonts w:ascii="Calibri" w:hAnsi="Calibri"/>
                      <w:sz w:val="22"/>
                      <w:szCs w:val="22"/>
                    </w:rPr>
                    <w:t>Traceability of results related to the specific lot/batch number and support with reason codes</w:t>
                  </w:r>
                </w:p>
                <w:p w14:paraId="0979E961" w14:textId="3AFFEF62" w:rsidR="00185C30" w:rsidRDefault="00185C30" w:rsidP="008C1E7E">
                  <w:pPr>
                    <w:ind w:left="720" w:hanging="360"/>
                    <w:rPr>
                      <w:rFonts w:ascii="Calibri" w:hAnsi="Calibri"/>
                      <w:sz w:val="22"/>
                      <w:szCs w:val="22"/>
                    </w:rPr>
                  </w:pPr>
                  <w:r>
                    <w:rPr>
                      <w:rFonts w:ascii="Calibri" w:hAnsi="Calibri"/>
                      <w:sz w:val="22"/>
                      <w:szCs w:val="22"/>
                    </w:rPr>
                    <w:t>The handling of a sales originating as a result of an estimate, quote or directly from a customer</w:t>
                  </w:r>
                </w:p>
                <w:p w14:paraId="24FAF19A" w14:textId="77777777" w:rsidR="00185C30" w:rsidRPr="0085400E" w:rsidRDefault="00873E23" w:rsidP="00873E23">
                  <w:pPr>
                    <w:ind w:left="720" w:hanging="360"/>
                    <w:rPr>
                      <w:rFonts w:ascii="Calibri" w:hAnsi="Calibri"/>
                      <w:sz w:val="22"/>
                      <w:szCs w:val="22"/>
                    </w:rPr>
                  </w:pPr>
                  <w:r>
                    <w:rPr>
                      <w:rFonts w:ascii="Calibri" w:hAnsi="Calibri"/>
                      <w:sz w:val="22"/>
                      <w:szCs w:val="22"/>
                    </w:rPr>
                    <w:t>Supporting processes as a result of inspection process (DMR) and traceability in the system. Decision making and status update in regards to DMR disposition.</w:t>
                  </w:r>
                </w:p>
              </w:tc>
            </w:tr>
          </w:tbl>
          <w:p w14:paraId="644C9160" w14:textId="77777777" w:rsidR="00185C30" w:rsidRPr="0085400E" w:rsidRDefault="00185C30" w:rsidP="008C1E7E">
            <w:pPr>
              <w:tabs>
                <w:tab w:val="num" w:pos="720"/>
                <w:tab w:val="num" w:pos="1440"/>
              </w:tabs>
              <w:ind w:left="1440" w:hanging="1080"/>
              <w:rPr>
                <w:rFonts w:ascii="Calibri" w:hAnsi="Calibri"/>
                <w:sz w:val="22"/>
                <w:szCs w:val="22"/>
              </w:rPr>
            </w:pPr>
          </w:p>
        </w:tc>
      </w:tr>
    </w:tbl>
    <w:p w14:paraId="79899053" w14:textId="77777777" w:rsidR="00185C30" w:rsidRPr="005A55EF" w:rsidRDefault="00185C30" w:rsidP="00185C30"/>
    <w:p w14:paraId="2D72B797" w14:textId="77777777" w:rsidR="00AE448A" w:rsidRDefault="008C1E7E">
      <w:pPr>
        <w:pStyle w:val="processHeading"/>
      </w:pPr>
      <w:bookmarkStart w:id="482" w:name="_Toc494359020"/>
      <w:r>
        <w:t>INS001</w:t>
      </w:r>
      <w:r w:rsidR="0085400E">
        <w:t xml:space="preserve"> </w:t>
      </w:r>
      <w:r>
        <w:t>Inspection Process</w:t>
      </w:r>
      <w:bookmarkEnd w:id="482"/>
      <w:r w:rsidR="00AE448A">
        <w:fldChar w:fldCharType="begin"/>
      </w:r>
      <w:r w:rsidR="0085400E">
        <w:instrText xml:space="preserve"> XE "Processes:ENG003 Equipment and Plant Maintenance" </w:instrText>
      </w:r>
      <w:r w:rsidR="00AE448A">
        <w:fldChar w:fldCharType="end"/>
      </w:r>
      <w:r w:rsidR="00AE448A">
        <w:fldChar w:fldCharType="begin"/>
      </w:r>
      <w:r w:rsidR="0085400E">
        <w:instrText xml:space="preserve"> XE "ENG003 Equipment and Plant Maintenance (process)" </w:instrText>
      </w:r>
      <w:r w:rsidR="00AE448A">
        <w:fldChar w:fldCharType="end"/>
      </w:r>
    </w:p>
    <w:tbl>
      <w:tblPr>
        <w:tblW w:w="0" w:type="auto"/>
        <w:tblLook w:val="0000" w:firstRow="0" w:lastRow="0" w:firstColumn="0" w:lastColumn="0" w:noHBand="0" w:noVBand="0"/>
      </w:tblPr>
      <w:tblGrid>
        <w:gridCol w:w="907"/>
        <w:gridCol w:w="7841"/>
      </w:tblGrid>
      <w:tr w:rsidR="00AE448A" w14:paraId="095F4170" w14:textId="77777777">
        <w:tc>
          <w:tcPr>
            <w:tcW w:w="907" w:type="dxa"/>
          </w:tcPr>
          <w:p w14:paraId="24F9E403" w14:textId="77777777" w:rsidR="00AE448A" w:rsidRDefault="00AE448A"/>
        </w:tc>
        <w:tc>
          <w:tcPr>
            <w:tcW w:w="7841" w:type="dxa"/>
          </w:tcPr>
          <w:p w14:paraId="21AD1DDC" w14:textId="77777777" w:rsidR="00AE448A" w:rsidRDefault="0085400E">
            <w:pPr>
              <w:pStyle w:val="notegroup"/>
            </w:pPr>
            <w:r>
              <w:t>User Notes</w:t>
            </w:r>
          </w:p>
        </w:tc>
      </w:tr>
      <w:tr w:rsidR="00AE448A" w14:paraId="6635822D" w14:textId="77777777">
        <w:tc>
          <w:tcPr>
            <w:tcW w:w="907" w:type="dxa"/>
          </w:tcPr>
          <w:p w14:paraId="265E283A" w14:textId="77777777" w:rsidR="00AE448A" w:rsidRDefault="00AE448A"/>
        </w:tc>
        <w:tc>
          <w:tcPr>
            <w:tcW w:w="7841" w:type="dxa"/>
          </w:tcPr>
          <w:p w14:paraId="0539F7F0" w14:textId="77777777" w:rsidR="00AE448A" w:rsidRDefault="0085400E">
            <w:pPr>
              <w:pStyle w:val="noteheader"/>
            </w:pPr>
            <w:r>
              <w:t xml:space="preserve">Process definition: </w:t>
            </w:r>
          </w:p>
          <w:p w14:paraId="1BE974E0" w14:textId="77777777" w:rsidR="008C1E7E" w:rsidRPr="0085400E" w:rsidRDefault="007F3245" w:rsidP="007F3245">
            <w:pPr>
              <w:spacing w:after="200" w:line="276" w:lineRule="auto"/>
              <w:divId w:val="1376000887"/>
              <w:rPr>
                <w:rFonts w:ascii="Calibri" w:hAnsi="Calibri"/>
                <w:sz w:val="22"/>
                <w:szCs w:val="22"/>
              </w:rPr>
            </w:pPr>
            <w:bookmarkStart w:id="483" w:name="IDAVHU1E"/>
            <w:bookmarkEnd w:id="483"/>
            <w:r>
              <w:rPr>
                <w:rFonts w:ascii="Calibri" w:hAnsi="Calibri"/>
                <w:sz w:val="22"/>
                <w:szCs w:val="22"/>
              </w:rPr>
              <w:t xml:space="preserve">This process handles the items flagged as needing inspection, </w:t>
            </w:r>
            <w:r w:rsidR="00457153">
              <w:rPr>
                <w:rFonts w:ascii="Calibri" w:hAnsi="Calibri"/>
                <w:sz w:val="22"/>
                <w:szCs w:val="22"/>
              </w:rPr>
              <w:t>inspecting them, submitting a sample, as well as generating a result of quantities currently under inspection process. This will follow up activities and decision making what to do depending on the result of the inspection activity.</w:t>
            </w:r>
            <w:r w:rsidR="008C1E7E">
              <w:object w:dxaOrig="4830" w:dyaOrig="1320" w14:anchorId="1A25B0C3">
                <v:shape id="_x0000_i1039" type="#_x0000_t75" style="width:242.25pt;height:66pt" o:ole="">
                  <v:imagedata r:id="rId67" o:title=""/>
                </v:shape>
                <o:OLEObject Type="Embed" ProgID="PBrush" ShapeID="_x0000_i1039" DrawAspect="Content" ObjectID="_1569922091" r:id="rId68"/>
              </w:object>
            </w:r>
          </w:p>
        </w:tc>
      </w:tr>
    </w:tbl>
    <w:p w14:paraId="2DCFD928" w14:textId="77777777" w:rsidR="00AE448A" w:rsidRDefault="00AE448A">
      <w:pPr>
        <w:pStyle w:val="processgraphic"/>
      </w:pPr>
      <w:bookmarkStart w:id="484" w:name="IDA0HU1E"/>
      <w:bookmarkEnd w:id="484"/>
    </w:p>
    <w:p w14:paraId="19CAA116" w14:textId="77777777" w:rsidR="00AE448A" w:rsidRDefault="0085400E">
      <w:pPr>
        <w:pStyle w:val="captiontext"/>
      </w:pPr>
      <w:bookmarkStart w:id="485" w:name="_Toc410316617"/>
      <w:r>
        <w:t xml:space="preserve">71. Process: </w:t>
      </w:r>
      <w:r w:rsidR="008C1E7E">
        <w:t>INS</w:t>
      </w:r>
      <w:r>
        <w:t>00</w:t>
      </w:r>
      <w:r w:rsidR="008C1E7E">
        <w:t>1</w:t>
      </w:r>
      <w:r>
        <w:t xml:space="preserve"> </w:t>
      </w:r>
      <w:r w:rsidR="008C1E7E">
        <w:t>Inspection Process</w:t>
      </w:r>
      <w:bookmarkEnd w:id="485"/>
    </w:p>
    <w:p w14:paraId="0D927C65" w14:textId="77777777" w:rsidR="00AE448A" w:rsidRDefault="0085400E">
      <w:pPr>
        <w:pStyle w:val="stagesrolestasksheader"/>
      </w:pPr>
      <w:r>
        <w:t>Process Content</w:t>
      </w:r>
    </w:p>
    <w:p w14:paraId="47BAF965" w14:textId="77777777" w:rsidR="00AE448A" w:rsidRDefault="00AE448A">
      <w:pPr>
        <w:pStyle w:val="stage"/>
      </w:pPr>
      <w:r>
        <w:fldChar w:fldCharType="begin"/>
      </w:r>
      <w:r w:rsidR="0085400E">
        <w:instrText xml:space="preserve"> XE "Stages:Maintenance Works order request" </w:instrText>
      </w:r>
      <w:r>
        <w:fldChar w:fldCharType="end"/>
      </w:r>
      <w:r>
        <w:fldChar w:fldCharType="begin"/>
      </w:r>
      <w:r w:rsidR="0085400E">
        <w:instrText xml:space="preserve"> XE "Maintenance Works order request (stage)" </w:instrText>
      </w:r>
      <w:r>
        <w:fldChar w:fldCharType="end"/>
      </w:r>
      <w:r w:rsidR="008C1E7E">
        <w:t xml:space="preserve">Inspection </w:t>
      </w:r>
      <w:commentRangeStart w:id="486"/>
      <w:r w:rsidR="008C1E7E">
        <w:t>Process</w:t>
      </w:r>
      <w:commentRangeEnd w:id="486"/>
      <w:r w:rsidR="00673828">
        <w:rPr>
          <w:rStyle w:val="CommentReference"/>
          <w:b w:val="0"/>
          <w:bCs w:val="0"/>
        </w:rPr>
        <w:commentReference w:id="486"/>
      </w:r>
    </w:p>
    <w:p w14:paraId="6AFE7533" w14:textId="77777777" w:rsidR="00AE448A" w:rsidRDefault="008C1E7E">
      <w:pPr>
        <w:pStyle w:val="stagegraphic"/>
      </w:pPr>
      <w:bookmarkStart w:id="487" w:name="IDANKU1E"/>
      <w:bookmarkEnd w:id="487"/>
      <w:r>
        <w:rPr>
          <w:noProof/>
          <w:lang w:val="en-GB" w:eastAsia="en-GB"/>
        </w:rPr>
        <w:drawing>
          <wp:inline distT="0" distB="0" distL="0" distR="0" wp14:anchorId="32FAEEF9" wp14:editId="5FAEA0E5">
            <wp:extent cx="5753100" cy="2186940"/>
            <wp:effectExtent l="0" t="0" r="0" b="381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53100" cy="2186940"/>
                    </a:xfrm>
                    <a:prstGeom prst="rect">
                      <a:avLst/>
                    </a:prstGeom>
                    <a:noFill/>
                    <a:ln>
                      <a:noFill/>
                    </a:ln>
                  </pic:spPr>
                </pic:pic>
              </a:graphicData>
            </a:graphic>
          </wp:inline>
        </w:drawing>
      </w:r>
    </w:p>
    <w:p w14:paraId="3EE319BE" w14:textId="77777777" w:rsidR="00AE448A" w:rsidRDefault="0085400E">
      <w:pPr>
        <w:pStyle w:val="captiontext"/>
      </w:pPr>
      <w:bookmarkStart w:id="488" w:name="_Toc410316618"/>
      <w:r>
        <w:t xml:space="preserve">72. Process: </w:t>
      </w:r>
      <w:r w:rsidR="008C1E7E">
        <w:t>INS</w:t>
      </w:r>
      <w:r>
        <w:t>00</w:t>
      </w:r>
      <w:r w:rsidR="008C1E7E">
        <w:t>1</w:t>
      </w:r>
      <w:r>
        <w:t xml:space="preserve"> </w:t>
      </w:r>
      <w:r w:rsidR="008C1E7E">
        <w:t xml:space="preserve">Inspection Process, Stage: </w:t>
      </w:r>
      <w:commentRangeStart w:id="489"/>
      <w:r w:rsidR="008C1E7E">
        <w:t>Inspection Process</w:t>
      </w:r>
      <w:bookmarkEnd w:id="488"/>
      <w:commentRangeEnd w:id="489"/>
      <w:r w:rsidR="00F25282">
        <w:rPr>
          <w:rStyle w:val="CommentReference"/>
          <w:rFonts w:eastAsia="Arial" w:cs="Arial"/>
          <w:b w:val="0"/>
        </w:rPr>
        <w:commentReference w:id="489"/>
      </w:r>
    </w:p>
    <w:p w14:paraId="295F5D60" w14:textId="77777777" w:rsidR="008C1E7E" w:rsidRDefault="008C1E7E" w:rsidP="008C1E7E"/>
    <w:p w14:paraId="4A8DED10" w14:textId="77777777" w:rsidR="008C1E7E" w:rsidRPr="007B406F" w:rsidRDefault="008C1E7E" w:rsidP="008C1E7E">
      <w:pPr>
        <w:rPr>
          <w:b/>
        </w:rPr>
      </w:pPr>
      <w:r w:rsidRPr="007B406F">
        <w:rPr>
          <w:b/>
        </w:rPr>
        <w:t>GAPs/ Configuration changes Identified:</w:t>
      </w:r>
    </w:p>
    <w:p w14:paraId="41CC59B3" w14:textId="77777777" w:rsidR="008C1E7E" w:rsidRDefault="008C1E7E" w:rsidP="008C1E7E"/>
    <w:tbl>
      <w:tblPr>
        <w:tblStyle w:val="TableGrid"/>
        <w:tblW w:w="0" w:type="auto"/>
        <w:tblLayout w:type="fixed"/>
        <w:tblLook w:val="04A0" w:firstRow="1" w:lastRow="0" w:firstColumn="1" w:lastColumn="0" w:noHBand="0" w:noVBand="1"/>
      </w:tblPr>
      <w:tblGrid>
        <w:gridCol w:w="2315"/>
        <w:gridCol w:w="2424"/>
        <w:gridCol w:w="1858"/>
        <w:gridCol w:w="2466"/>
      </w:tblGrid>
      <w:tr w:rsidR="008C1E7E" w14:paraId="76BE544C" w14:textId="77777777" w:rsidTr="008C1E7E">
        <w:tc>
          <w:tcPr>
            <w:tcW w:w="2315" w:type="dxa"/>
          </w:tcPr>
          <w:p w14:paraId="579A0E87" w14:textId="77777777" w:rsidR="008C1E7E" w:rsidRDefault="008C1E7E" w:rsidP="008C1E7E">
            <w:r>
              <w:t>Definition</w:t>
            </w:r>
          </w:p>
        </w:tc>
        <w:tc>
          <w:tcPr>
            <w:tcW w:w="2424" w:type="dxa"/>
          </w:tcPr>
          <w:p w14:paraId="4C2C3D77" w14:textId="77777777" w:rsidR="008C1E7E" w:rsidRDefault="008C1E7E" w:rsidP="008C1E7E">
            <w:r>
              <w:t xml:space="preserve">Type </w:t>
            </w:r>
          </w:p>
        </w:tc>
        <w:tc>
          <w:tcPr>
            <w:tcW w:w="1858" w:type="dxa"/>
          </w:tcPr>
          <w:p w14:paraId="583ED1B3" w14:textId="77777777" w:rsidR="008C1E7E" w:rsidRDefault="008C1E7E" w:rsidP="008C1E7E"/>
        </w:tc>
        <w:tc>
          <w:tcPr>
            <w:tcW w:w="2466" w:type="dxa"/>
          </w:tcPr>
          <w:p w14:paraId="7CFFA733" w14:textId="77777777" w:rsidR="008C1E7E" w:rsidRDefault="008C1E7E" w:rsidP="008C1E7E">
            <w:r>
              <w:t>Comments</w:t>
            </w:r>
          </w:p>
        </w:tc>
      </w:tr>
      <w:tr w:rsidR="008C1E7E" w14:paraId="6C26A461" w14:textId="77777777" w:rsidTr="008C1E7E">
        <w:tc>
          <w:tcPr>
            <w:tcW w:w="2315" w:type="dxa"/>
          </w:tcPr>
          <w:p w14:paraId="7EB4E2B7" w14:textId="77777777" w:rsidR="008C1E7E" w:rsidRPr="0026309B" w:rsidRDefault="0026309B" w:rsidP="008C1E7E">
            <w:pPr>
              <w:rPr>
                <w:sz w:val="16"/>
                <w:szCs w:val="16"/>
              </w:rPr>
            </w:pPr>
            <w:r w:rsidRPr="0026309B">
              <w:rPr>
                <w:sz w:val="16"/>
                <w:szCs w:val="16"/>
              </w:rPr>
              <w:t>Ability to flag a partial quantity from a lot as fail without passing/failing the full lot</w:t>
            </w:r>
          </w:p>
        </w:tc>
        <w:tc>
          <w:tcPr>
            <w:tcW w:w="2424" w:type="dxa"/>
          </w:tcPr>
          <w:p w14:paraId="7C6A711A" w14:textId="77777777" w:rsidR="008C1E7E" w:rsidRPr="00A41B48" w:rsidRDefault="0026309B" w:rsidP="008C1E7E">
            <w:pPr>
              <w:rPr>
                <w:sz w:val="16"/>
                <w:szCs w:val="16"/>
              </w:rPr>
            </w:pPr>
            <w:r w:rsidRPr="00A41B48">
              <w:rPr>
                <w:sz w:val="16"/>
                <w:szCs w:val="16"/>
              </w:rPr>
              <w:t>Enhancement</w:t>
            </w:r>
          </w:p>
        </w:tc>
        <w:tc>
          <w:tcPr>
            <w:tcW w:w="1858" w:type="dxa"/>
          </w:tcPr>
          <w:p w14:paraId="1A81DE92" w14:textId="77777777" w:rsidR="008C1E7E" w:rsidRDefault="008C1E7E" w:rsidP="008C1E7E"/>
        </w:tc>
        <w:tc>
          <w:tcPr>
            <w:tcW w:w="2466" w:type="dxa"/>
          </w:tcPr>
          <w:p w14:paraId="03443EB7" w14:textId="77777777" w:rsidR="008C1E7E" w:rsidRPr="0026309B" w:rsidRDefault="0026309B" w:rsidP="008C1E7E">
            <w:pPr>
              <w:rPr>
                <w:sz w:val="16"/>
                <w:szCs w:val="16"/>
              </w:rPr>
            </w:pPr>
            <w:r w:rsidRPr="0026309B">
              <w:rPr>
                <w:sz w:val="16"/>
                <w:szCs w:val="16"/>
              </w:rPr>
              <w:t xml:space="preserve">Quantities </w:t>
            </w:r>
            <w:r>
              <w:rPr>
                <w:sz w:val="16"/>
                <w:szCs w:val="16"/>
              </w:rPr>
              <w:t>from lots are</w:t>
            </w:r>
            <w:r w:rsidRPr="0026309B">
              <w:rPr>
                <w:sz w:val="16"/>
                <w:szCs w:val="16"/>
              </w:rPr>
              <w:t xml:space="preserve"> sent as a sample to labs. System needs to be able to leave remaining quantity in inspection status.</w:t>
            </w:r>
          </w:p>
        </w:tc>
      </w:tr>
      <w:tr w:rsidR="00A41B48" w14:paraId="64AA3608" w14:textId="77777777" w:rsidTr="008C1E7E">
        <w:tc>
          <w:tcPr>
            <w:tcW w:w="2315" w:type="dxa"/>
          </w:tcPr>
          <w:p w14:paraId="217D1C65" w14:textId="77777777" w:rsidR="00A41B48" w:rsidRPr="0026309B" w:rsidRDefault="00A41B48" w:rsidP="008C1E7E">
            <w:pPr>
              <w:rPr>
                <w:sz w:val="16"/>
                <w:szCs w:val="16"/>
              </w:rPr>
            </w:pPr>
            <w:r>
              <w:rPr>
                <w:sz w:val="16"/>
                <w:szCs w:val="16"/>
              </w:rPr>
              <w:t xml:space="preserve">Status checkbox needed </w:t>
            </w:r>
            <w:r w:rsidR="00C57F0C">
              <w:rPr>
                <w:sz w:val="16"/>
                <w:szCs w:val="16"/>
              </w:rPr>
              <w:t xml:space="preserve">in DMR </w:t>
            </w:r>
            <w:r>
              <w:rPr>
                <w:sz w:val="16"/>
                <w:szCs w:val="16"/>
              </w:rPr>
              <w:t>(accept/reject)</w:t>
            </w:r>
          </w:p>
        </w:tc>
        <w:tc>
          <w:tcPr>
            <w:tcW w:w="2424" w:type="dxa"/>
          </w:tcPr>
          <w:p w14:paraId="57B72289" w14:textId="77777777" w:rsidR="00A41B48" w:rsidRPr="00A41B48" w:rsidRDefault="00A41B48" w:rsidP="008C1E7E">
            <w:pPr>
              <w:rPr>
                <w:sz w:val="16"/>
                <w:szCs w:val="16"/>
              </w:rPr>
            </w:pPr>
            <w:r>
              <w:rPr>
                <w:sz w:val="16"/>
                <w:szCs w:val="16"/>
              </w:rPr>
              <w:t>Custom Fields</w:t>
            </w:r>
          </w:p>
        </w:tc>
        <w:tc>
          <w:tcPr>
            <w:tcW w:w="1858" w:type="dxa"/>
          </w:tcPr>
          <w:p w14:paraId="27B4C56D" w14:textId="77777777" w:rsidR="00A41B48" w:rsidRDefault="00A41B48" w:rsidP="008C1E7E"/>
        </w:tc>
        <w:tc>
          <w:tcPr>
            <w:tcW w:w="2466" w:type="dxa"/>
          </w:tcPr>
          <w:p w14:paraId="5D06B067" w14:textId="09D3C13A" w:rsidR="00A41B48" w:rsidRPr="0026309B" w:rsidRDefault="00A41B48" w:rsidP="008C1E7E">
            <w:pPr>
              <w:rPr>
                <w:sz w:val="16"/>
                <w:szCs w:val="16"/>
              </w:rPr>
            </w:pPr>
            <w:r>
              <w:rPr>
                <w:sz w:val="16"/>
                <w:szCs w:val="16"/>
              </w:rPr>
              <w:t xml:space="preserve">A status checkbox to </w:t>
            </w:r>
            <w:r w:rsidR="002836C3">
              <w:rPr>
                <w:sz w:val="16"/>
                <w:szCs w:val="16"/>
              </w:rPr>
              <w:t>provide status update</w:t>
            </w:r>
            <w:r w:rsidR="00C57F0C">
              <w:rPr>
                <w:sz w:val="16"/>
                <w:szCs w:val="16"/>
              </w:rPr>
              <w:t xml:space="preserve"> in DMR</w:t>
            </w:r>
            <w:ins w:id="490" w:author="Pascal Pastory" w:date="2017-10-12T11:19:00Z">
              <w:r w:rsidR="00626164">
                <w:rPr>
                  <w:sz w:val="16"/>
                  <w:szCs w:val="16"/>
                </w:rPr>
                <w:t xml:space="preserve"> and should provide text box for reason of rejection once rejected as mandatory field</w:t>
              </w:r>
            </w:ins>
            <w:del w:id="491" w:author="Pascal Pastory" w:date="2017-10-12T11:19:00Z">
              <w:r w:rsidR="002836C3" w:rsidDel="00626164">
                <w:rPr>
                  <w:sz w:val="16"/>
                  <w:szCs w:val="16"/>
                </w:rPr>
                <w:delText>.</w:delText>
              </w:r>
            </w:del>
          </w:p>
        </w:tc>
      </w:tr>
      <w:tr w:rsidR="00F25282" w14:paraId="63EAC503" w14:textId="77777777" w:rsidTr="008C1E7E">
        <w:trPr>
          <w:ins w:id="492" w:author="Pascal Pastory" w:date="2017-10-12T11:27:00Z"/>
        </w:trPr>
        <w:tc>
          <w:tcPr>
            <w:tcW w:w="2315" w:type="dxa"/>
          </w:tcPr>
          <w:p w14:paraId="65458F7B" w14:textId="25559307" w:rsidR="00F25282" w:rsidRDefault="00F25282" w:rsidP="008C1E7E">
            <w:pPr>
              <w:rPr>
                <w:ins w:id="493" w:author="Pascal Pastory" w:date="2017-10-12T11:27:00Z"/>
                <w:sz w:val="16"/>
                <w:szCs w:val="16"/>
              </w:rPr>
            </w:pPr>
            <w:ins w:id="494" w:author="Pascal Pastory" w:date="2017-10-12T11:27:00Z">
              <w:r>
                <w:rPr>
                  <w:sz w:val="16"/>
                  <w:szCs w:val="16"/>
                </w:rPr>
                <w:t>Inspection workbench</w:t>
              </w:r>
            </w:ins>
          </w:p>
        </w:tc>
        <w:tc>
          <w:tcPr>
            <w:tcW w:w="2424" w:type="dxa"/>
          </w:tcPr>
          <w:p w14:paraId="389E3B73" w14:textId="6F4D7338" w:rsidR="00F25282" w:rsidRDefault="00F25282" w:rsidP="008C1E7E">
            <w:pPr>
              <w:rPr>
                <w:ins w:id="495" w:author="Pascal Pastory" w:date="2017-10-12T11:27:00Z"/>
                <w:sz w:val="16"/>
                <w:szCs w:val="16"/>
              </w:rPr>
            </w:pPr>
            <w:ins w:id="496" w:author="Pascal Pastory" w:date="2017-10-12T11:27:00Z">
              <w:r>
                <w:rPr>
                  <w:sz w:val="16"/>
                  <w:szCs w:val="16"/>
                </w:rPr>
                <w:t>Dashboard</w:t>
              </w:r>
            </w:ins>
          </w:p>
        </w:tc>
        <w:tc>
          <w:tcPr>
            <w:tcW w:w="1858" w:type="dxa"/>
          </w:tcPr>
          <w:p w14:paraId="295B757C" w14:textId="77777777" w:rsidR="00F25282" w:rsidRDefault="00F25282" w:rsidP="008C1E7E">
            <w:pPr>
              <w:rPr>
                <w:ins w:id="497" w:author="Pascal Pastory" w:date="2017-10-12T11:27:00Z"/>
              </w:rPr>
            </w:pPr>
          </w:p>
        </w:tc>
        <w:tc>
          <w:tcPr>
            <w:tcW w:w="2466" w:type="dxa"/>
          </w:tcPr>
          <w:p w14:paraId="34B6CD32" w14:textId="59CE4E14" w:rsidR="00F25282" w:rsidRDefault="00F25282" w:rsidP="008C1E7E">
            <w:pPr>
              <w:rPr>
                <w:ins w:id="498" w:author="Pascal Pastory" w:date="2017-10-12T11:27:00Z"/>
                <w:sz w:val="16"/>
                <w:szCs w:val="16"/>
              </w:rPr>
            </w:pPr>
            <w:ins w:id="499" w:author="Pascal Pastory" w:date="2017-10-12T11:27:00Z">
              <w:r>
                <w:rPr>
                  <w:sz w:val="16"/>
                  <w:szCs w:val="16"/>
                </w:rPr>
                <w:t>Informing QA for items which need to be inspected</w:t>
              </w:r>
            </w:ins>
          </w:p>
        </w:tc>
      </w:tr>
    </w:tbl>
    <w:p w14:paraId="70E7D035" w14:textId="77777777" w:rsidR="008C1E7E" w:rsidRPr="008C1E7E" w:rsidRDefault="008C1E7E" w:rsidP="008C1E7E"/>
    <w:p w14:paraId="082B7266" w14:textId="77777777" w:rsidR="00AE448A" w:rsidRDefault="00AE448A">
      <w:pPr>
        <w:pStyle w:val="stagegraphic"/>
      </w:pPr>
      <w:bookmarkStart w:id="500" w:name="IDADVU1E"/>
      <w:bookmarkEnd w:id="500"/>
    </w:p>
    <w:p w14:paraId="05D07153" w14:textId="77777777" w:rsidR="005A55EF" w:rsidRDefault="005A55EF" w:rsidP="005A55EF"/>
    <w:p w14:paraId="28982E75" w14:textId="77777777" w:rsidR="005A55EF" w:rsidRPr="005A55EF" w:rsidRDefault="005A55EF" w:rsidP="005A55EF"/>
    <w:p w14:paraId="713B05E8" w14:textId="77777777" w:rsidR="005A55EF" w:rsidRDefault="005A55EF">
      <w:pPr>
        <w:spacing w:before="0"/>
      </w:pPr>
      <w:r>
        <w:br w:type="page"/>
      </w:r>
    </w:p>
    <w:p w14:paraId="005E9975" w14:textId="77777777" w:rsidR="00AE448A" w:rsidRDefault="008C1E7E">
      <w:pPr>
        <w:pStyle w:val="processgroupHeading"/>
      </w:pPr>
      <w:bookmarkStart w:id="501" w:name="_Toc494359021"/>
      <w:r>
        <w:t>Sales Management</w:t>
      </w:r>
      <w:bookmarkEnd w:id="501"/>
    </w:p>
    <w:p w14:paraId="4831E0DD" w14:textId="77777777" w:rsidR="00AE448A" w:rsidRDefault="0085400E">
      <w:pPr>
        <w:pStyle w:val="groupintro"/>
      </w:pPr>
      <w:r>
        <w:t>The following item(s) are in this Group:</w:t>
      </w:r>
    </w:p>
    <w:p w14:paraId="3C8C6371" w14:textId="77777777" w:rsidR="00AE448A" w:rsidRDefault="008C1E7E">
      <w:pPr>
        <w:pStyle w:val="groupprocesses"/>
      </w:pPr>
      <w:r>
        <w:t>SAM</w:t>
      </w:r>
      <w:r w:rsidR="0085400E">
        <w:t xml:space="preserve">001 </w:t>
      </w:r>
      <w:r>
        <w:t>Case Creation</w:t>
      </w:r>
    </w:p>
    <w:p w14:paraId="70CFB027" w14:textId="77777777" w:rsidR="008C1E7E" w:rsidRDefault="008C1E7E">
      <w:pPr>
        <w:pStyle w:val="groupprocesses"/>
      </w:pPr>
      <w:r>
        <w:t>SAM002 Sales Orders</w:t>
      </w:r>
    </w:p>
    <w:p w14:paraId="6AA5BAA8" w14:textId="77777777" w:rsidR="008C1E7E" w:rsidRDefault="008C1E7E">
      <w:pPr>
        <w:pStyle w:val="groupprocesses"/>
      </w:pPr>
      <w:r>
        <w:t>SAM003 RMA</w:t>
      </w:r>
    </w:p>
    <w:tbl>
      <w:tblPr>
        <w:tblW w:w="0" w:type="auto"/>
        <w:tblLook w:val="0000" w:firstRow="0" w:lastRow="0" w:firstColumn="0" w:lastColumn="0" w:noHBand="0" w:noVBand="0"/>
      </w:tblPr>
      <w:tblGrid>
        <w:gridCol w:w="674"/>
        <w:gridCol w:w="8074"/>
      </w:tblGrid>
      <w:tr w:rsidR="00AE448A" w14:paraId="2EB40880" w14:textId="77777777">
        <w:tc>
          <w:tcPr>
            <w:tcW w:w="674" w:type="dxa"/>
          </w:tcPr>
          <w:p w14:paraId="72F6ADD9" w14:textId="77777777" w:rsidR="00AE448A" w:rsidRDefault="00AE448A"/>
        </w:tc>
        <w:tc>
          <w:tcPr>
            <w:tcW w:w="8074" w:type="dxa"/>
          </w:tcPr>
          <w:p w14:paraId="7C785078" w14:textId="77777777" w:rsidR="00AE448A" w:rsidRDefault="0085400E">
            <w:pPr>
              <w:pStyle w:val="notegroup"/>
            </w:pPr>
            <w:r>
              <w:t>User Notes</w:t>
            </w:r>
          </w:p>
        </w:tc>
      </w:tr>
      <w:tr w:rsidR="00AE448A" w14:paraId="1862F82B" w14:textId="77777777">
        <w:tc>
          <w:tcPr>
            <w:tcW w:w="674" w:type="dxa"/>
          </w:tcPr>
          <w:p w14:paraId="4BB6E88C" w14:textId="77777777" w:rsidR="00AE448A" w:rsidRDefault="00AE448A"/>
        </w:tc>
        <w:tc>
          <w:tcPr>
            <w:tcW w:w="8074" w:type="dxa"/>
          </w:tcPr>
          <w:p w14:paraId="430418BA" w14:textId="77777777" w:rsidR="008C1E7E" w:rsidRDefault="008C1E7E" w:rsidP="008C1E7E">
            <w:pPr>
              <w:pStyle w:val="noteheader"/>
              <w:divId w:val="482896242"/>
            </w:pPr>
            <w:r>
              <w:t xml:space="preserve">Process definition: </w:t>
            </w:r>
          </w:p>
          <w:p w14:paraId="0F35778F" w14:textId="77777777" w:rsidR="008C1E7E" w:rsidRDefault="008C1E7E" w:rsidP="008C1E7E">
            <w:pPr>
              <w:spacing w:after="200" w:line="276" w:lineRule="auto"/>
              <w:divId w:val="482896242"/>
              <w:rPr>
                <w:rFonts w:ascii="Calibri" w:hAnsi="Calibri"/>
                <w:sz w:val="22"/>
                <w:szCs w:val="22"/>
              </w:rPr>
            </w:pPr>
            <w:r>
              <w:rPr>
                <w:rFonts w:ascii="Calibri" w:hAnsi="Calibri"/>
                <w:sz w:val="22"/>
                <w:szCs w:val="22"/>
              </w:rPr>
              <w:t xml:space="preserve">This process outlines setting up of </w:t>
            </w:r>
            <w:r w:rsidR="00797903">
              <w:rPr>
                <w:rFonts w:ascii="Calibri" w:hAnsi="Calibri"/>
                <w:sz w:val="22"/>
                <w:szCs w:val="22"/>
              </w:rPr>
              <w:t xml:space="preserve">cases to support Sales processes, defining Sales orders and capturing process related to returns of products being sold from customers: </w:t>
            </w:r>
          </w:p>
          <w:p w14:paraId="11385037" w14:textId="77777777" w:rsidR="00E04CE2" w:rsidRDefault="00F43F4A" w:rsidP="008C1E7E">
            <w:pPr>
              <w:spacing w:after="200" w:line="276" w:lineRule="auto"/>
              <w:divId w:val="482896242"/>
              <w:rPr>
                <w:rFonts w:ascii="Calibri" w:hAnsi="Calibri"/>
                <w:sz w:val="22"/>
                <w:szCs w:val="22"/>
              </w:rPr>
            </w:pPr>
            <w:r>
              <w:rPr>
                <w:rFonts w:ascii="Calibri" w:hAnsi="Calibri"/>
                <w:sz w:val="22"/>
                <w:szCs w:val="22"/>
              </w:rPr>
              <w:t>Case Creation allows to define date ranges when orders can be placed, when they can be shipped and when they can be invoiced against a predefined list of customers, and grouping multiple orders against these records to be used in fulfilment.</w:t>
            </w:r>
          </w:p>
          <w:p w14:paraId="386A085A" w14:textId="77777777" w:rsidR="00F43F4A" w:rsidRDefault="00F43F4A" w:rsidP="008C1E7E">
            <w:pPr>
              <w:spacing w:after="200" w:line="276" w:lineRule="auto"/>
              <w:divId w:val="482896242"/>
              <w:rPr>
                <w:rFonts w:ascii="Calibri" w:hAnsi="Calibri"/>
                <w:sz w:val="22"/>
                <w:szCs w:val="22"/>
              </w:rPr>
            </w:pPr>
            <w:r>
              <w:rPr>
                <w:rFonts w:ascii="Calibri" w:hAnsi="Calibri"/>
                <w:sz w:val="22"/>
                <w:szCs w:val="22"/>
              </w:rPr>
              <w:t>Handling of customer demand in the form of sales orders in order to be able to supply stock efficiently.</w:t>
            </w:r>
          </w:p>
          <w:p w14:paraId="56CF2B47" w14:textId="77777777" w:rsidR="00E04CE2" w:rsidRDefault="00F43F4A" w:rsidP="00F43F4A">
            <w:pPr>
              <w:divId w:val="482896242"/>
              <w:rPr>
                <w:rFonts w:ascii="Calibri" w:hAnsi="Calibri"/>
                <w:sz w:val="22"/>
                <w:szCs w:val="22"/>
              </w:rPr>
            </w:pPr>
            <w:r>
              <w:rPr>
                <w:rFonts w:ascii="Calibri" w:hAnsi="Calibri"/>
                <w:sz w:val="22"/>
                <w:szCs w:val="22"/>
              </w:rPr>
              <w:t>T</w:t>
            </w:r>
            <w:r w:rsidR="00E04CE2">
              <w:rPr>
                <w:rFonts w:ascii="Calibri" w:hAnsi="Calibri"/>
                <w:sz w:val="22"/>
                <w:szCs w:val="22"/>
              </w:rPr>
              <w:t>he handling of the return of goods from a customer with or without the previous issue of an RMA (return from a customer).</w:t>
            </w:r>
          </w:p>
          <w:p w14:paraId="64BC20AD" w14:textId="77777777" w:rsidR="00E04CE2" w:rsidRDefault="00E04CE2" w:rsidP="008C1E7E">
            <w:pPr>
              <w:spacing w:after="200" w:line="276" w:lineRule="auto"/>
              <w:divId w:val="482896242"/>
              <w:rPr>
                <w:rFonts w:ascii="Calibri" w:hAnsi="Calibri"/>
                <w:sz w:val="22"/>
                <w:szCs w:val="22"/>
              </w:rPr>
            </w:pPr>
          </w:p>
          <w:p w14:paraId="203E7D8B" w14:textId="77777777" w:rsidR="00AE448A" w:rsidRPr="0085400E" w:rsidRDefault="00AE448A" w:rsidP="0085400E">
            <w:pPr>
              <w:spacing w:after="200" w:line="276" w:lineRule="auto"/>
              <w:ind w:left="720" w:hanging="360"/>
              <w:divId w:val="482896242"/>
              <w:rPr>
                <w:rFonts w:ascii="Calibri" w:hAnsi="Calibri"/>
                <w:sz w:val="22"/>
                <w:szCs w:val="22"/>
              </w:rPr>
            </w:pPr>
          </w:p>
        </w:tc>
      </w:tr>
      <w:tr w:rsidR="00797903" w14:paraId="22378BEE" w14:textId="77777777">
        <w:tc>
          <w:tcPr>
            <w:tcW w:w="674" w:type="dxa"/>
          </w:tcPr>
          <w:p w14:paraId="27D745B7" w14:textId="77777777" w:rsidR="00797903" w:rsidRDefault="00797903"/>
        </w:tc>
        <w:tc>
          <w:tcPr>
            <w:tcW w:w="8074" w:type="dxa"/>
          </w:tcPr>
          <w:p w14:paraId="089A4AE3" w14:textId="77777777" w:rsidR="00797903" w:rsidRDefault="00797903" w:rsidP="008C1E7E">
            <w:pPr>
              <w:pStyle w:val="noteheader"/>
              <w:divId w:val="482896242"/>
            </w:pPr>
          </w:p>
        </w:tc>
      </w:tr>
    </w:tbl>
    <w:p w14:paraId="47FFFC68" w14:textId="77777777" w:rsidR="00AE448A" w:rsidRDefault="008C1E7E">
      <w:pPr>
        <w:pStyle w:val="processHeading"/>
      </w:pPr>
      <w:bookmarkStart w:id="502" w:name="_Toc494359022"/>
      <w:r>
        <w:t>SAM</w:t>
      </w:r>
      <w:r w:rsidR="0085400E">
        <w:t xml:space="preserve">001 </w:t>
      </w:r>
      <w:r>
        <w:t>Case Creation</w:t>
      </w:r>
      <w:bookmarkEnd w:id="502"/>
      <w:r w:rsidR="00AE448A">
        <w:fldChar w:fldCharType="begin"/>
      </w:r>
      <w:r w:rsidR="0085400E">
        <w:instrText xml:space="preserve"> XE "Processes:PLAN001 Demand Planning" </w:instrText>
      </w:r>
      <w:r w:rsidR="00AE448A">
        <w:fldChar w:fldCharType="end"/>
      </w:r>
      <w:r w:rsidR="00AE448A">
        <w:fldChar w:fldCharType="begin"/>
      </w:r>
      <w:r w:rsidR="0085400E">
        <w:instrText xml:space="preserve"> XE "PLAN001 Demand Planning (process)" </w:instrText>
      </w:r>
      <w:r w:rsidR="00AE448A">
        <w:fldChar w:fldCharType="end"/>
      </w:r>
    </w:p>
    <w:tbl>
      <w:tblPr>
        <w:tblW w:w="0" w:type="auto"/>
        <w:tblLook w:val="0000" w:firstRow="0" w:lastRow="0" w:firstColumn="0" w:lastColumn="0" w:noHBand="0" w:noVBand="0"/>
      </w:tblPr>
      <w:tblGrid>
        <w:gridCol w:w="907"/>
        <w:gridCol w:w="7841"/>
      </w:tblGrid>
      <w:tr w:rsidR="00AE448A" w14:paraId="65CBA173" w14:textId="77777777">
        <w:tc>
          <w:tcPr>
            <w:tcW w:w="907" w:type="dxa"/>
          </w:tcPr>
          <w:p w14:paraId="4282FE8B" w14:textId="77777777" w:rsidR="00AE448A" w:rsidRDefault="00AE448A"/>
        </w:tc>
        <w:tc>
          <w:tcPr>
            <w:tcW w:w="7841" w:type="dxa"/>
          </w:tcPr>
          <w:p w14:paraId="366BEF64" w14:textId="77777777" w:rsidR="00AE448A" w:rsidRDefault="0085400E">
            <w:pPr>
              <w:pStyle w:val="notegroup"/>
            </w:pPr>
            <w:r>
              <w:t>User Notes</w:t>
            </w:r>
          </w:p>
        </w:tc>
      </w:tr>
      <w:tr w:rsidR="00AE448A" w14:paraId="44D310CC" w14:textId="77777777">
        <w:tc>
          <w:tcPr>
            <w:tcW w:w="907" w:type="dxa"/>
          </w:tcPr>
          <w:p w14:paraId="4FFD959D" w14:textId="77777777" w:rsidR="00AE448A" w:rsidRDefault="00AE448A"/>
        </w:tc>
        <w:tc>
          <w:tcPr>
            <w:tcW w:w="7841" w:type="dxa"/>
          </w:tcPr>
          <w:p w14:paraId="4E6183E6" w14:textId="77777777" w:rsidR="00AE448A" w:rsidRDefault="0085400E">
            <w:pPr>
              <w:pStyle w:val="noteheader"/>
            </w:pPr>
            <w:r>
              <w:t xml:space="preserve">Process definition: </w:t>
            </w:r>
          </w:p>
          <w:p w14:paraId="0E0DDC8F" w14:textId="77777777" w:rsidR="00AE448A" w:rsidRDefault="0085400E" w:rsidP="00527931">
            <w:pPr>
              <w:divId w:val="677583319"/>
            </w:pPr>
            <w:bookmarkStart w:id="503" w:name="IDAJVV1E"/>
            <w:bookmarkEnd w:id="503"/>
            <w:r>
              <w:t xml:space="preserve">This process enables the </w:t>
            </w:r>
            <w:r w:rsidR="00527931">
              <w:t>creation of Case records with relevant parameters against sales order records to be later used in fulfilment.</w:t>
            </w:r>
          </w:p>
        </w:tc>
      </w:tr>
    </w:tbl>
    <w:p w14:paraId="70383A72" w14:textId="77777777" w:rsidR="00AE448A" w:rsidRDefault="008C1E7E">
      <w:pPr>
        <w:pStyle w:val="processgraphic"/>
      </w:pPr>
      <w:bookmarkStart w:id="504" w:name="IDAOVV1E"/>
      <w:bookmarkEnd w:id="504"/>
      <w:r>
        <w:rPr>
          <w:noProof/>
          <w:lang w:val="en-GB" w:eastAsia="en-GB"/>
        </w:rPr>
        <w:drawing>
          <wp:inline distT="0" distB="0" distL="0" distR="0" wp14:anchorId="495F543F" wp14:editId="692FD3AB">
            <wp:extent cx="2887980" cy="723900"/>
            <wp:effectExtent l="0" t="0" r="762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7980" cy="723900"/>
                    </a:xfrm>
                    <a:prstGeom prst="rect">
                      <a:avLst/>
                    </a:prstGeom>
                    <a:noFill/>
                    <a:ln>
                      <a:noFill/>
                    </a:ln>
                  </pic:spPr>
                </pic:pic>
              </a:graphicData>
            </a:graphic>
          </wp:inline>
        </w:drawing>
      </w:r>
    </w:p>
    <w:p w14:paraId="38272D89" w14:textId="77777777" w:rsidR="00AE448A" w:rsidRDefault="0085400E">
      <w:pPr>
        <w:pStyle w:val="captiontext"/>
      </w:pPr>
      <w:bookmarkStart w:id="505" w:name="_Toc410316621"/>
      <w:r>
        <w:t xml:space="preserve">75. Process: </w:t>
      </w:r>
      <w:r w:rsidR="008C1E7E">
        <w:t>SAM</w:t>
      </w:r>
      <w:r>
        <w:t xml:space="preserve">001 </w:t>
      </w:r>
      <w:r w:rsidR="008C1E7E">
        <w:t>Case Creation</w:t>
      </w:r>
      <w:bookmarkEnd w:id="505"/>
    </w:p>
    <w:p w14:paraId="520AC001" w14:textId="77777777" w:rsidR="00AE448A" w:rsidRDefault="0085400E">
      <w:pPr>
        <w:pStyle w:val="stagesrolestasksheader"/>
      </w:pPr>
      <w:r>
        <w:t>Process Content</w:t>
      </w:r>
    </w:p>
    <w:p w14:paraId="0174BB09" w14:textId="77777777" w:rsidR="00AE448A" w:rsidRDefault="00AE448A">
      <w:pPr>
        <w:pStyle w:val="stage"/>
      </w:pPr>
      <w:r>
        <w:fldChar w:fldCharType="begin"/>
      </w:r>
      <w:r w:rsidR="0085400E">
        <w:instrText xml:space="preserve"> XE "Stages:Demand Requirements established" </w:instrText>
      </w:r>
      <w:r>
        <w:fldChar w:fldCharType="end"/>
      </w:r>
      <w:r>
        <w:fldChar w:fldCharType="begin"/>
      </w:r>
      <w:r w:rsidR="0085400E">
        <w:instrText xml:space="preserve"> XE "Demand Requirements established (stage)" </w:instrText>
      </w:r>
      <w:r>
        <w:fldChar w:fldCharType="end"/>
      </w:r>
      <w:r w:rsidR="008C1E7E">
        <w:t>Case Creation</w:t>
      </w:r>
    </w:p>
    <w:p w14:paraId="7638057C" w14:textId="77777777" w:rsidR="00AE448A" w:rsidRDefault="008C1E7E">
      <w:pPr>
        <w:pStyle w:val="stagegraphic"/>
      </w:pPr>
      <w:bookmarkStart w:id="506" w:name="IDAPYV1E"/>
      <w:bookmarkEnd w:id="506"/>
      <w:r>
        <w:rPr>
          <w:noProof/>
          <w:lang w:val="en-GB" w:eastAsia="en-GB"/>
        </w:rPr>
        <w:drawing>
          <wp:inline distT="0" distB="0" distL="0" distR="0" wp14:anchorId="6AD83EB4" wp14:editId="04EA7BB3">
            <wp:extent cx="5760720" cy="822960"/>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822960"/>
                    </a:xfrm>
                    <a:prstGeom prst="rect">
                      <a:avLst/>
                    </a:prstGeom>
                    <a:noFill/>
                    <a:ln>
                      <a:noFill/>
                    </a:ln>
                  </pic:spPr>
                </pic:pic>
              </a:graphicData>
            </a:graphic>
          </wp:inline>
        </w:drawing>
      </w:r>
    </w:p>
    <w:p w14:paraId="5E374F3F" w14:textId="77777777" w:rsidR="00AE448A" w:rsidRDefault="0085400E">
      <w:pPr>
        <w:pStyle w:val="captiontext"/>
      </w:pPr>
      <w:bookmarkStart w:id="507" w:name="_Toc410316622"/>
      <w:r>
        <w:t xml:space="preserve">76. Process: </w:t>
      </w:r>
      <w:r w:rsidR="008C1E7E">
        <w:t>SAM001</w:t>
      </w:r>
      <w:r>
        <w:t xml:space="preserve"> </w:t>
      </w:r>
      <w:r w:rsidR="008C1E7E">
        <w:t>Case Creation, Stage: Case Creation</w:t>
      </w:r>
      <w:bookmarkEnd w:id="507"/>
    </w:p>
    <w:p w14:paraId="0AE80A2B" w14:textId="77777777" w:rsidR="00AE448A" w:rsidRDefault="00AE448A">
      <w:pPr>
        <w:pStyle w:val="stagegraphic"/>
      </w:pPr>
      <w:bookmarkStart w:id="508" w:name="IDAYFIMF"/>
      <w:bookmarkEnd w:id="508"/>
    </w:p>
    <w:p w14:paraId="02DAC4C7" w14:textId="77777777" w:rsidR="008C1E7E" w:rsidRPr="007B406F" w:rsidRDefault="008C1E7E" w:rsidP="008C1E7E">
      <w:pPr>
        <w:rPr>
          <w:b/>
        </w:rPr>
      </w:pPr>
      <w:r w:rsidRPr="007B406F">
        <w:rPr>
          <w:b/>
        </w:rPr>
        <w:t>GAPs/ Configuration changes Identified:</w:t>
      </w:r>
    </w:p>
    <w:p w14:paraId="1DBBBFC4" w14:textId="77777777" w:rsidR="008C1E7E" w:rsidRDefault="008C1E7E" w:rsidP="008C1E7E"/>
    <w:tbl>
      <w:tblPr>
        <w:tblStyle w:val="TableGrid"/>
        <w:tblW w:w="0" w:type="auto"/>
        <w:tblLayout w:type="fixed"/>
        <w:tblLook w:val="04A0" w:firstRow="1" w:lastRow="0" w:firstColumn="1" w:lastColumn="0" w:noHBand="0" w:noVBand="1"/>
      </w:tblPr>
      <w:tblGrid>
        <w:gridCol w:w="2315"/>
        <w:gridCol w:w="2424"/>
        <w:gridCol w:w="1858"/>
        <w:gridCol w:w="2466"/>
      </w:tblGrid>
      <w:tr w:rsidR="008C1E7E" w14:paraId="1DF2B34D" w14:textId="77777777" w:rsidTr="008C1E7E">
        <w:tc>
          <w:tcPr>
            <w:tcW w:w="2315" w:type="dxa"/>
          </w:tcPr>
          <w:p w14:paraId="46B881E5" w14:textId="77777777" w:rsidR="008C1E7E" w:rsidRDefault="008C1E7E" w:rsidP="008C1E7E">
            <w:r>
              <w:t>Definition</w:t>
            </w:r>
          </w:p>
        </w:tc>
        <w:tc>
          <w:tcPr>
            <w:tcW w:w="2424" w:type="dxa"/>
          </w:tcPr>
          <w:p w14:paraId="2F5C07CF" w14:textId="77777777" w:rsidR="008C1E7E" w:rsidRDefault="008C1E7E" w:rsidP="008C1E7E">
            <w:r>
              <w:t xml:space="preserve">Type </w:t>
            </w:r>
          </w:p>
        </w:tc>
        <w:tc>
          <w:tcPr>
            <w:tcW w:w="1858" w:type="dxa"/>
          </w:tcPr>
          <w:p w14:paraId="78A44CF7" w14:textId="77777777" w:rsidR="008C1E7E" w:rsidRDefault="008C1E7E" w:rsidP="008C1E7E"/>
        </w:tc>
        <w:tc>
          <w:tcPr>
            <w:tcW w:w="2466" w:type="dxa"/>
          </w:tcPr>
          <w:p w14:paraId="5229857B" w14:textId="77777777" w:rsidR="008C1E7E" w:rsidRDefault="008C1E7E" w:rsidP="008C1E7E">
            <w:r>
              <w:t>Comments</w:t>
            </w:r>
          </w:p>
        </w:tc>
      </w:tr>
      <w:tr w:rsidR="008C1E7E" w14:paraId="6BA2DE2B" w14:textId="77777777" w:rsidTr="008C1E7E">
        <w:tc>
          <w:tcPr>
            <w:tcW w:w="2315" w:type="dxa"/>
          </w:tcPr>
          <w:p w14:paraId="02D54EDE" w14:textId="77777777" w:rsidR="008C1E7E" w:rsidRPr="00D5621C" w:rsidRDefault="00D5621C" w:rsidP="008C1E7E">
            <w:pPr>
              <w:rPr>
                <w:sz w:val="16"/>
                <w:szCs w:val="16"/>
              </w:rPr>
            </w:pPr>
            <w:r w:rsidRPr="00D5621C">
              <w:rPr>
                <w:sz w:val="16"/>
                <w:szCs w:val="16"/>
              </w:rPr>
              <w:t>Case record creation</w:t>
            </w:r>
          </w:p>
        </w:tc>
        <w:tc>
          <w:tcPr>
            <w:tcW w:w="2424" w:type="dxa"/>
          </w:tcPr>
          <w:p w14:paraId="4C3F4F79" w14:textId="77777777" w:rsidR="008C1E7E" w:rsidRPr="00D5621C" w:rsidRDefault="00D5621C" w:rsidP="008C1E7E">
            <w:pPr>
              <w:rPr>
                <w:sz w:val="16"/>
                <w:szCs w:val="16"/>
              </w:rPr>
            </w:pPr>
            <w:r w:rsidRPr="00D5621C">
              <w:rPr>
                <w:sz w:val="16"/>
                <w:szCs w:val="16"/>
              </w:rPr>
              <w:t>Enhancement</w:t>
            </w:r>
          </w:p>
        </w:tc>
        <w:tc>
          <w:tcPr>
            <w:tcW w:w="1858" w:type="dxa"/>
          </w:tcPr>
          <w:p w14:paraId="33D8B0F9" w14:textId="77777777" w:rsidR="008C1E7E" w:rsidRDefault="008C1E7E" w:rsidP="008C1E7E"/>
        </w:tc>
        <w:tc>
          <w:tcPr>
            <w:tcW w:w="2466" w:type="dxa"/>
          </w:tcPr>
          <w:p w14:paraId="1B0A0D09" w14:textId="77777777" w:rsidR="008C1E7E" w:rsidRPr="00D5621C" w:rsidRDefault="00D5621C" w:rsidP="008C1E7E">
            <w:pPr>
              <w:rPr>
                <w:sz w:val="16"/>
                <w:szCs w:val="16"/>
              </w:rPr>
            </w:pPr>
            <w:r w:rsidRPr="00D5621C">
              <w:rPr>
                <w:sz w:val="16"/>
                <w:szCs w:val="16"/>
              </w:rPr>
              <w:t xml:space="preserve">A case needs to be </w:t>
            </w:r>
            <w:r>
              <w:rPr>
                <w:sz w:val="16"/>
                <w:szCs w:val="16"/>
              </w:rPr>
              <w:t xml:space="preserve">able to be </w:t>
            </w:r>
            <w:r w:rsidRPr="00D5621C">
              <w:rPr>
                <w:sz w:val="16"/>
                <w:szCs w:val="16"/>
              </w:rPr>
              <w:t>created with relevant details in the system and easily attached to multiple sales order records.</w:t>
            </w:r>
          </w:p>
        </w:tc>
      </w:tr>
    </w:tbl>
    <w:p w14:paraId="623217E6" w14:textId="77777777" w:rsidR="008C1E7E" w:rsidRPr="008C1E7E" w:rsidRDefault="008C1E7E" w:rsidP="008C1E7E">
      <w:pPr>
        <w:pStyle w:val="captiontext"/>
      </w:pPr>
    </w:p>
    <w:p w14:paraId="36CBAB32" w14:textId="77777777" w:rsidR="00AE448A" w:rsidRDefault="00AE448A">
      <w:pPr>
        <w:pStyle w:val="stagegraphic"/>
      </w:pPr>
      <w:bookmarkStart w:id="509" w:name="IDAKLIMF"/>
      <w:bookmarkEnd w:id="509"/>
    </w:p>
    <w:p w14:paraId="3E73726F" w14:textId="77777777" w:rsidR="008C1E7E" w:rsidRDefault="008C1E7E">
      <w:pPr>
        <w:spacing w:before="0"/>
      </w:pPr>
      <w:bookmarkStart w:id="510" w:name="IDALSIMF"/>
      <w:bookmarkEnd w:id="510"/>
      <w:r>
        <w:br w:type="page"/>
      </w:r>
    </w:p>
    <w:p w14:paraId="6DF9DAEC" w14:textId="77777777" w:rsidR="008C1E7E" w:rsidRDefault="008C1E7E" w:rsidP="008C1E7E">
      <w:pPr>
        <w:pStyle w:val="processHeading"/>
      </w:pPr>
      <w:bookmarkStart w:id="511" w:name="_Toc494359023"/>
      <w:r>
        <w:t>SAM002 Sales Orders</w:t>
      </w:r>
      <w:bookmarkEnd w:id="511"/>
      <w:r>
        <w:fldChar w:fldCharType="begin"/>
      </w:r>
      <w:r>
        <w:instrText xml:space="preserve"> XE "Processes:PROD001 Production Demand to Close" </w:instrText>
      </w:r>
      <w:r>
        <w:fldChar w:fldCharType="end"/>
      </w:r>
      <w:r>
        <w:fldChar w:fldCharType="begin"/>
      </w:r>
      <w:r>
        <w:instrText xml:space="preserve"> XE "PROD001 Production Demand to Close (process)" </w:instrText>
      </w:r>
      <w:r>
        <w:fldChar w:fldCharType="end"/>
      </w:r>
    </w:p>
    <w:tbl>
      <w:tblPr>
        <w:tblW w:w="0" w:type="auto"/>
        <w:tblLook w:val="0000" w:firstRow="0" w:lastRow="0" w:firstColumn="0" w:lastColumn="0" w:noHBand="0" w:noVBand="0"/>
      </w:tblPr>
      <w:tblGrid>
        <w:gridCol w:w="907"/>
        <w:gridCol w:w="7841"/>
      </w:tblGrid>
      <w:tr w:rsidR="008C1E7E" w14:paraId="75C68C01" w14:textId="77777777" w:rsidTr="008C1E7E">
        <w:tc>
          <w:tcPr>
            <w:tcW w:w="907" w:type="dxa"/>
          </w:tcPr>
          <w:p w14:paraId="25507E55" w14:textId="77777777" w:rsidR="008C1E7E" w:rsidRDefault="008C1E7E" w:rsidP="008C1E7E"/>
        </w:tc>
        <w:tc>
          <w:tcPr>
            <w:tcW w:w="7841" w:type="dxa"/>
          </w:tcPr>
          <w:p w14:paraId="1C0B3A41" w14:textId="77777777" w:rsidR="008C1E7E" w:rsidRDefault="008C1E7E" w:rsidP="008C1E7E">
            <w:pPr>
              <w:pStyle w:val="notegroup"/>
            </w:pPr>
            <w:r>
              <w:t>User Notes</w:t>
            </w:r>
          </w:p>
        </w:tc>
      </w:tr>
      <w:tr w:rsidR="008C1E7E" w14:paraId="3F8E1C47" w14:textId="77777777" w:rsidTr="008C1E7E">
        <w:tc>
          <w:tcPr>
            <w:tcW w:w="907" w:type="dxa"/>
          </w:tcPr>
          <w:p w14:paraId="5CF5EBA3" w14:textId="77777777" w:rsidR="008C1E7E" w:rsidRDefault="008C1E7E" w:rsidP="008C1E7E"/>
        </w:tc>
        <w:tc>
          <w:tcPr>
            <w:tcW w:w="7841" w:type="dxa"/>
          </w:tcPr>
          <w:p w14:paraId="615DADFF" w14:textId="77777777" w:rsidR="008C1E7E" w:rsidRDefault="008C1E7E" w:rsidP="008C1E7E">
            <w:pPr>
              <w:pStyle w:val="noteheader"/>
            </w:pPr>
            <w:r>
              <w:t xml:space="preserve">Process definition: </w:t>
            </w:r>
          </w:p>
          <w:p w14:paraId="61E8EB0C" w14:textId="74D972D6" w:rsidR="00845962" w:rsidRDefault="008C1E7E" w:rsidP="00845962">
            <w:r>
              <w:t xml:space="preserve">This process </w:t>
            </w:r>
            <w:r w:rsidR="00D30331">
              <w:t>handles the activities of creating demand via sales orders coming from customers which MSD actions and supplies the relevant quantities. The sales orders can be created manually, as well as come via a</w:t>
            </w:r>
            <w:ins w:id="512" w:author="Pascal Pastory" w:date="2017-10-12T11:55:00Z">
              <w:r w:rsidR="00A21507">
                <w:t>n</w:t>
              </w:r>
            </w:ins>
            <w:r w:rsidR="00D30331">
              <w:t xml:space="preserve"> interface (ELMIS) from the customers. It is expected that a high volume of orders are transacted on a daily basis. MSD also needs to define items coming from original demand, which cannot be supplied from stock (0 quantities on order). Counter sales </w:t>
            </w:r>
            <w:r w:rsidR="002A54BE">
              <w:t xml:space="preserve">functionality </w:t>
            </w:r>
            <w:r w:rsidR="00D30331">
              <w:t>will be used for certain locations where there are walk in customers.</w:t>
            </w:r>
            <w:r w:rsidR="002A54BE">
              <w:t xml:space="preserve"> It is expected that Quotes will be utilized for certain customers</w:t>
            </w:r>
            <w:r w:rsidR="00D30331">
              <w:t xml:space="preserve"> </w:t>
            </w:r>
            <w:r w:rsidR="00845962">
              <w:t>where pro-forma invoice is required. It has been identified that sales can be</w:t>
            </w:r>
            <w:ins w:id="513" w:author="Pascal Pastory" w:date="2017-10-12T11:56:00Z">
              <w:r w:rsidR="00A21507">
                <w:t xml:space="preserve"> of</w:t>
              </w:r>
            </w:ins>
            <w:r w:rsidR="00845962">
              <w:t xml:space="preserve"> the following types:</w:t>
            </w:r>
            <w:r w:rsidR="00C11B8C">
              <w:t xml:space="preserve"> </w:t>
            </w:r>
            <w:r w:rsidR="00845962">
              <w:t>Credit, normal, on account and vertical.</w:t>
            </w:r>
          </w:p>
        </w:tc>
      </w:tr>
    </w:tbl>
    <w:p w14:paraId="49DF9F5E" w14:textId="77777777" w:rsidR="005A55EF" w:rsidRDefault="00BE5F5C" w:rsidP="008C1E7E">
      <w:pPr>
        <w:jc w:val="center"/>
      </w:pPr>
      <w:r>
        <w:rPr>
          <w:noProof/>
          <w:lang w:val="en-GB" w:eastAsia="en-GB"/>
        </w:rPr>
        <w:drawing>
          <wp:inline distT="0" distB="0" distL="0" distR="0" wp14:anchorId="329842B1" wp14:editId="164350C7">
            <wp:extent cx="3101340" cy="1051560"/>
            <wp:effectExtent l="0" t="0" r="381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01340" cy="1051560"/>
                    </a:xfrm>
                    <a:prstGeom prst="rect">
                      <a:avLst/>
                    </a:prstGeom>
                    <a:noFill/>
                    <a:ln>
                      <a:noFill/>
                    </a:ln>
                  </pic:spPr>
                </pic:pic>
              </a:graphicData>
            </a:graphic>
          </wp:inline>
        </w:drawing>
      </w:r>
    </w:p>
    <w:p w14:paraId="22F1AF3E" w14:textId="77777777" w:rsidR="008C1E7E" w:rsidRDefault="008C1E7E" w:rsidP="008C1E7E">
      <w:pPr>
        <w:pStyle w:val="captiontext"/>
      </w:pPr>
      <w:r>
        <w:t>76. Process: SAM00</w:t>
      </w:r>
      <w:r w:rsidR="00BE5F5C">
        <w:t>2</w:t>
      </w:r>
      <w:r>
        <w:t xml:space="preserve"> </w:t>
      </w:r>
      <w:r w:rsidR="00BE5F5C">
        <w:t>Sales Order Process</w:t>
      </w:r>
    </w:p>
    <w:p w14:paraId="2CDCAC0D" w14:textId="77777777" w:rsidR="00BE5F5C" w:rsidRDefault="00BE5F5C" w:rsidP="00BE5F5C">
      <w:pPr>
        <w:pStyle w:val="stagesrolestasksheader"/>
      </w:pPr>
      <w:r>
        <w:t>Process Content</w:t>
      </w:r>
    </w:p>
    <w:p w14:paraId="28C12FFD" w14:textId="77777777" w:rsidR="00BE5F5C" w:rsidRDefault="00BE5F5C" w:rsidP="00BE5F5C">
      <w:pPr>
        <w:pStyle w:val="stage"/>
      </w:pPr>
      <w:r>
        <w:fldChar w:fldCharType="begin"/>
      </w:r>
      <w:r>
        <w:instrText xml:space="preserve"> XE "Stages:Demand Requirements established" </w:instrText>
      </w:r>
      <w:r>
        <w:fldChar w:fldCharType="end"/>
      </w:r>
      <w:r>
        <w:fldChar w:fldCharType="begin"/>
      </w:r>
      <w:r>
        <w:instrText xml:space="preserve"> XE "Demand Requirements established (stage)" </w:instrText>
      </w:r>
      <w:r>
        <w:fldChar w:fldCharType="end"/>
      </w:r>
      <w:r>
        <w:t>Sales Order Process</w:t>
      </w:r>
    </w:p>
    <w:p w14:paraId="165AB868" w14:textId="77777777" w:rsidR="00BE5F5C" w:rsidRDefault="00BE5F5C" w:rsidP="00BE5F5C">
      <w:r>
        <w:rPr>
          <w:noProof/>
          <w:lang w:val="en-GB" w:eastAsia="en-GB"/>
        </w:rPr>
        <w:drawing>
          <wp:inline distT="0" distB="0" distL="0" distR="0" wp14:anchorId="2F7E98EB" wp14:editId="26BD32CF">
            <wp:extent cx="5760720" cy="129540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295400"/>
                    </a:xfrm>
                    <a:prstGeom prst="rect">
                      <a:avLst/>
                    </a:prstGeom>
                    <a:noFill/>
                    <a:ln>
                      <a:noFill/>
                    </a:ln>
                  </pic:spPr>
                </pic:pic>
              </a:graphicData>
            </a:graphic>
          </wp:inline>
        </w:drawing>
      </w:r>
    </w:p>
    <w:p w14:paraId="316129CD" w14:textId="77777777" w:rsidR="00BE5F5C" w:rsidRDefault="00BE5F5C" w:rsidP="00BE5F5C">
      <w:pPr>
        <w:pStyle w:val="captiontext"/>
      </w:pPr>
      <w:r>
        <w:t xml:space="preserve">76. Process: SAM002 Sales Order Process, Stage: </w:t>
      </w:r>
      <w:commentRangeStart w:id="514"/>
      <w:r>
        <w:t>Sales Order Process</w:t>
      </w:r>
      <w:commentRangeEnd w:id="514"/>
      <w:r w:rsidR="0026062E">
        <w:rPr>
          <w:rStyle w:val="CommentReference"/>
          <w:rFonts w:eastAsia="Arial" w:cs="Arial"/>
          <w:b w:val="0"/>
        </w:rPr>
        <w:commentReference w:id="514"/>
      </w:r>
    </w:p>
    <w:p w14:paraId="778D63E7" w14:textId="77777777" w:rsidR="00BE5F5C" w:rsidRPr="00BE5F5C" w:rsidRDefault="00BE5F5C" w:rsidP="00BE5F5C">
      <w:pPr>
        <w:jc w:val="center"/>
      </w:pPr>
    </w:p>
    <w:p w14:paraId="063E8B3C" w14:textId="77777777" w:rsidR="00BE5F5C" w:rsidRPr="007B406F" w:rsidRDefault="00BE5F5C" w:rsidP="00BE5F5C">
      <w:pPr>
        <w:rPr>
          <w:b/>
        </w:rPr>
      </w:pPr>
      <w:r w:rsidRPr="007B406F">
        <w:rPr>
          <w:b/>
        </w:rPr>
        <w:t>GAPs/ Configuration changes Identified:</w:t>
      </w:r>
    </w:p>
    <w:p w14:paraId="28702915" w14:textId="77777777" w:rsidR="00BE5F5C" w:rsidRDefault="00BE5F5C" w:rsidP="00BE5F5C"/>
    <w:tbl>
      <w:tblPr>
        <w:tblStyle w:val="TableGrid"/>
        <w:tblW w:w="0" w:type="auto"/>
        <w:tblInd w:w="-5" w:type="dxa"/>
        <w:tblLayout w:type="fixed"/>
        <w:tblLook w:val="04A0" w:firstRow="1" w:lastRow="0" w:firstColumn="1" w:lastColumn="0" w:noHBand="0" w:noVBand="1"/>
        <w:tblPrChange w:id="515" w:author="Pascal Pastory" w:date="2017-10-12T12:51:00Z">
          <w:tblPr>
            <w:tblStyle w:val="TableGrid"/>
            <w:tblW w:w="0" w:type="auto"/>
            <w:tblLayout w:type="fixed"/>
            <w:tblLook w:val="04A0" w:firstRow="1" w:lastRow="0" w:firstColumn="1" w:lastColumn="0" w:noHBand="0" w:noVBand="1"/>
          </w:tblPr>
        </w:tblPrChange>
      </w:tblPr>
      <w:tblGrid>
        <w:gridCol w:w="2320"/>
        <w:gridCol w:w="2424"/>
        <w:gridCol w:w="1858"/>
        <w:gridCol w:w="2466"/>
        <w:tblGridChange w:id="516">
          <w:tblGrid>
            <w:gridCol w:w="10"/>
            <w:gridCol w:w="2310"/>
            <w:gridCol w:w="5"/>
            <w:gridCol w:w="2419"/>
            <w:gridCol w:w="5"/>
            <w:gridCol w:w="1853"/>
            <w:gridCol w:w="5"/>
            <w:gridCol w:w="2461"/>
            <w:gridCol w:w="5"/>
          </w:tblGrid>
        </w:tblGridChange>
      </w:tblGrid>
      <w:tr w:rsidR="00BE5F5C" w14:paraId="0E30408E" w14:textId="77777777" w:rsidTr="004A3B51">
        <w:trPr>
          <w:trPrChange w:id="517" w:author="Pascal Pastory" w:date="2017-10-12T12:51:00Z">
            <w:trPr>
              <w:gridBefore w:val="1"/>
            </w:trPr>
          </w:trPrChange>
        </w:trPr>
        <w:tc>
          <w:tcPr>
            <w:tcW w:w="2320" w:type="dxa"/>
            <w:tcPrChange w:id="518" w:author="Pascal Pastory" w:date="2017-10-12T12:51:00Z">
              <w:tcPr>
                <w:tcW w:w="2315" w:type="dxa"/>
                <w:gridSpan w:val="2"/>
              </w:tcPr>
            </w:tcPrChange>
          </w:tcPr>
          <w:p w14:paraId="71E4CB84" w14:textId="77777777" w:rsidR="00BE5F5C" w:rsidRDefault="00BE5F5C" w:rsidP="00F2726C">
            <w:r>
              <w:t>Definition</w:t>
            </w:r>
          </w:p>
        </w:tc>
        <w:tc>
          <w:tcPr>
            <w:tcW w:w="2424" w:type="dxa"/>
            <w:tcPrChange w:id="519" w:author="Pascal Pastory" w:date="2017-10-12T12:51:00Z">
              <w:tcPr>
                <w:tcW w:w="2424" w:type="dxa"/>
                <w:gridSpan w:val="2"/>
              </w:tcPr>
            </w:tcPrChange>
          </w:tcPr>
          <w:p w14:paraId="71606C54" w14:textId="77777777" w:rsidR="00BE5F5C" w:rsidRDefault="00BE5F5C" w:rsidP="00F2726C">
            <w:r>
              <w:t xml:space="preserve">Type </w:t>
            </w:r>
          </w:p>
        </w:tc>
        <w:tc>
          <w:tcPr>
            <w:tcW w:w="1858" w:type="dxa"/>
            <w:tcPrChange w:id="520" w:author="Pascal Pastory" w:date="2017-10-12T12:51:00Z">
              <w:tcPr>
                <w:tcW w:w="1858" w:type="dxa"/>
                <w:gridSpan w:val="2"/>
              </w:tcPr>
            </w:tcPrChange>
          </w:tcPr>
          <w:p w14:paraId="1B28C994" w14:textId="77777777" w:rsidR="00BE5F5C" w:rsidRDefault="00BE5F5C" w:rsidP="00F2726C"/>
        </w:tc>
        <w:tc>
          <w:tcPr>
            <w:tcW w:w="2466" w:type="dxa"/>
            <w:tcPrChange w:id="521" w:author="Pascal Pastory" w:date="2017-10-12T12:51:00Z">
              <w:tcPr>
                <w:tcW w:w="2466" w:type="dxa"/>
                <w:gridSpan w:val="2"/>
              </w:tcPr>
            </w:tcPrChange>
          </w:tcPr>
          <w:p w14:paraId="06C9FE5F" w14:textId="77777777" w:rsidR="00BE5F5C" w:rsidRDefault="00BE5F5C" w:rsidP="00F2726C">
            <w:r>
              <w:t>Comments</w:t>
            </w:r>
          </w:p>
        </w:tc>
      </w:tr>
      <w:tr w:rsidR="00BE5F5C" w14:paraId="137969F8" w14:textId="77777777" w:rsidTr="004A3B51">
        <w:trPr>
          <w:trPrChange w:id="522" w:author="Pascal Pastory" w:date="2017-10-12T12:51:00Z">
            <w:trPr>
              <w:gridBefore w:val="1"/>
            </w:trPr>
          </w:trPrChange>
        </w:trPr>
        <w:tc>
          <w:tcPr>
            <w:tcW w:w="2320" w:type="dxa"/>
            <w:tcPrChange w:id="523" w:author="Pascal Pastory" w:date="2017-10-12T12:51:00Z">
              <w:tcPr>
                <w:tcW w:w="2315" w:type="dxa"/>
                <w:gridSpan w:val="2"/>
              </w:tcPr>
            </w:tcPrChange>
          </w:tcPr>
          <w:p w14:paraId="6C294A58" w14:textId="77777777" w:rsidR="00BE5F5C" w:rsidRPr="002A54BE" w:rsidRDefault="00D30331" w:rsidP="00F2726C">
            <w:pPr>
              <w:rPr>
                <w:sz w:val="16"/>
                <w:szCs w:val="16"/>
              </w:rPr>
            </w:pPr>
            <w:r w:rsidRPr="002A54BE">
              <w:rPr>
                <w:sz w:val="16"/>
                <w:szCs w:val="16"/>
              </w:rPr>
              <w:t xml:space="preserve">Reason code on sales order </w:t>
            </w:r>
          </w:p>
        </w:tc>
        <w:tc>
          <w:tcPr>
            <w:tcW w:w="2424" w:type="dxa"/>
            <w:tcPrChange w:id="524" w:author="Pascal Pastory" w:date="2017-10-12T12:51:00Z">
              <w:tcPr>
                <w:tcW w:w="2424" w:type="dxa"/>
                <w:gridSpan w:val="2"/>
              </w:tcPr>
            </w:tcPrChange>
          </w:tcPr>
          <w:p w14:paraId="07160C1B" w14:textId="77777777" w:rsidR="00BE5F5C" w:rsidRPr="002A54BE" w:rsidRDefault="00D30331" w:rsidP="00F2726C">
            <w:pPr>
              <w:rPr>
                <w:sz w:val="16"/>
                <w:szCs w:val="16"/>
              </w:rPr>
            </w:pPr>
            <w:r w:rsidRPr="002A54BE">
              <w:rPr>
                <w:sz w:val="16"/>
                <w:szCs w:val="16"/>
              </w:rPr>
              <w:t>Custom fields</w:t>
            </w:r>
          </w:p>
        </w:tc>
        <w:tc>
          <w:tcPr>
            <w:tcW w:w="1858" w:type="dxa"/>
            <w:tcPrChange w:id="525" w:author="Pascal Pastory" w:date="2017-10-12T12:51:00Z">
              <w:tcPr>
                <w:tcW w:w="1858" w:type="dxa"/>
                <w:gridSpan w:val="2"/>
              </w:tcPr>
            </w:tcPrChange>
          </w:tcPr>
          <w:p w14:paraId="73DB1E47" w14:textId="77777777" w:rsidR="00BE5F5C" w:rsidRPr="002A54BE" w:rsidRDefault="00BE5F5C" w:rsidP="00F2726C">
            <w:pPr>
              <w:rPr>
                <w:sz w:val="16"/>
                <w:szCs w:val="16"/>
              </w:rPr>
            </w:pPr>
          </w:p>
        </w:tc>
        <w:tc>
          <w:tcPr>
            <w:tcW w:w="2466" w:type="dxa"/>
            <w:tcPrChange w:id="526" w:author="Pascal Pastory" w:date="2017-10-12T12:51:00Z">
              <w:tcPr>
                <w:tcW w:w="2466" w:type="dxa"/>
                <w:gridSpan w:val="2"/>
              </w:tcPr>
            </w:tcPrChange>
          </w:tcPr>
          <w:p w14:paraId="38258C05" w14:textId="77777777" w:rsidR="00BE5F5C" w:rsidRPr="002A54BE" w:rsidRDefault="00D30331" w:rsidP="00F2726C">
            <w:pPr>
              <w:rPr>
                <w:sz w:val="16"/>
                <w:szCs w:val="16"/>
              </w:rPr>
            </w:pPr>
            <w:r w:rsidRPr="002A54BE">
              <w:rPr>
                <w:sz w:val="16"/>
                <w:szCs w:val="16"/>
              </w:rPr>
              <w:t>A reason code is needed in case the line item cannot be supplied</w:t>
            </w:r>
          </w:p>
        </w:tc>
      </w:tr>
      <w:tr w:rsidR="00D30331" w14:paraId="19147C35" w14:textId="77777777" w:rsidTr="004A3B51">
        <w:trPr>
          <w:trPrChange w:id="527" w:author="Pascal Pastory" w:date="2017-10-12T12:51:00Z">
            <w:trPr>
              <w:gridBefore w:val="1"/>
            </w:trPr>
          </w:trPrChange>
        </w:trPr>
        <w:tc>
          <w:tcPr>
            <w:tcW w:w="2320" w:type="dxa"/>
            <w:tcPrChange w:id="528" w:author="Pascal Pastory" w:date="2017-10-12T12:51:00Z">
              <w:tcPr>
                <w:tcW w:w="2315" w:type="dxa"/>
                <w:gridSpan w:val="2"/>
              </w:tcPr>
            </w:tcPrChange>
          </w:tcPr>
          <w:p w14:paraId="33E313E1" w14:textId="77777777" w:rsidR="00D30331" w:rsidRPr="002A54BE" w:rsidRDefault="002A54BE" w:rsidP="00F2726C">
            <w:pPr>
              <w:rPr>
                <w:sz w:val="16"/>
                <w:szCs w:val="16"/>
              </w:rPr>
            </w:pPr>
            <w:r w:rsidRPr="002A54BE">
              <w:rPr>
                <w:sz w:val="16"/>
                <w:szCs w:val="16"/>
              </w:rPr>
              <w:t>Case to be linked to a</w:t>
            </w:r>
            <w:r w:rsidR="00845962">
              <w:rPr>
                <w:sz w:val="16"/>
                <w:szCs w:val="16"/>
              </w:rPr>
              <w:t>n</w:t>
            </w:r>
            <w:r w:rsidRPr="002A54BE">
              <w:rPr>
                <w:sz w:val="16"/>
                <w:szCs w:val="16"/>
              </w:rPr>
              <w:t xml:space="preserve"> order</w:t>
            </w:r>
            <w:r w:rsidR="00845962">
              <w:rPr>
                <w:sz w:val="16"/>
                <w:szCs w:val="16"/>
              </w:rPr>
              <w:t>(s)</w:t>
            </w:r>
          </w:p>
        </w:tc>
        <w:tc>
          <w:tcPr>
            <w:tcW w:w="2424" w:type="dxa"/>
            <w:tcPrChange w:id="529" w:author="Pascal Pastory" w:date="2017-10-12T12:51:00Z">
              <w:tcPr>
                <w:tcW w:w="2424" w:type="dxa"/>
                <w:gridSpan w:val="2"/>
              </w:tcPr>
            </w:tcPrChange>
          </w:tcPr>
          <w:p w14:paraId="297E6ED7" w14:textId="77777777" w:rsidR="00D30331" w:rsidRPr="002A54BE" w:rsidRDefault="002A54BE" w:rsidP="00F2726C">
            <w:pPr>
              <w:rPr>
                <w:sz w:val="16"/>
                <w:szCs w:val="16"/>
              </w:rPr>
            </w:pPr>
            <w:r w:rsidRPr="002A54BE">
              <w:rPr>
                <w:sz w:val="16"/>
                <w:szCs w:val="16"/>
              </w:rPr>
              <w:t>Enhancement</w:t>
            </w:r>
          </w:p>
        </w:tc>
        <w:tc>
          <w:tcPr>
            <w:tcW w:w="1858" w:type="dxa"/>
            <w:tcPrChange w:id="530" w:author="Pascal Pastory" w:date="2017-10-12T12:51:00Z">
              <w:tcPr>
                <w:tcW w:w="1858" w:type="dxa"/>
                <w:gridSpan w:val="2"/>
              </w:tcPr>
            </w:tcPrChange>
          </w:tcPr>
          <w:p w14:paraId="726EE83F" w14:textId="77777777" w:rsidR="00D30331" w:rsidRPr="002A54BE" w:rsidRDefault="00D30331" w:rsidP="00F2726C">
            <w:pPr>
              <w:rPr>
                <w:sz w:val="16"/>
                <w:szCs w:val="16"/>
              </w:rPr>
            </w:pPr>
          </w:p>
        </w:tc>
        <w:tc>
          <w:tcPr>
            <w:tcW w:w="2466" w:type="dxa"/>
            <w:tcPrChange w:id="531" w:author="Pascal Pastory" w:date="2017-10-12T12:51:00Z">
              <w:tcPr>
                <w:tcW w:w="2466" w:type="dxa"/>
                <w:gridSpan w:val="2"/>
              </w:tcPr>
            </w:tcPrChange>
          </w:tcPr>
          <w:p w14:paraId="23D0B74B" w14:textId="77777777" w:rsidR="00D30331" w:rsidRPr="002A54BE" w:rsidRDefault="002A54BE" w:rsidP="00F2726C">
            <w:pPr>
              <w:rPr>
                <w:sz w:val="16"/>
                <w:szCs w:val="16"/>
              </w:rPr>
            </w:pPr>
            <w:r w:rsidRPr="002A54BE">
              <w:rPr>
                <w:sz w:val="16"/>
                <w:szCs w:val="16"/>
              </w:rPr>
              <w:t>Case record needs to be able to be defined against multiple order records.</w:t>
            </w:r>
          </w:p>
        </w:tc>
      </w:tr>
      <w:tr w:rsidR="002A54BE" w14:paraId="7CFF0AB0" w14:textId="77777777" w:rsidTr="004A3B51">
        <w:trPr>
          <w:trPrChange w:id="532" w:author="Pascal Pastory" w:date="2017-10-12T12:51:00Z">
            <w:trPr>
              <w:gridBefore w:val="1"/>
            </w:trPr>
          </w:trPrChange>
        </w:trPr>
        <w:tc>
          <w:tcPr>
            <w:tcW w:w="2320" w:type="dxa"/>
            <w:tcPrChange w:id="533" w:author="Pascal Pastory" w:date="2017-10-12T12:51:00Z">
              <w:tcPr>
                <w:tcW w:w="2315" w:type="dxa"/>
                <w:gridSpan w:val="2"/>
              </w:tcPr>
            </w:tcPrChange>
          </w:tcPr>
          <w:p w14:paraId="41EDCD6D" w14:textId="77777777" w:rsidR="002A54BE" w:rsidRPr="002A54BE" w:rsidRDefault="002A54BE" w:rsidP="00F2726C">
            <w:pPr>
              <w:rPr>
                <w:sz w:val="16"/>
                <w:szCs w:val="16"/>
              </w:rPr>
            </w:pPr>
            <w:r w:rsidRPr="002A54BE">
              <w:rPr>
                <w:sz w:val="16"/>
                <w:szCs w:val="16"/>
              </w:rPr>
              <w:t>Original quantity field</w:t>
            </w:r>
          </w:p>
        </w:tc>
        <w:tc>
          <w:tcPr>
            <w:tcW w:w="2424" w:type="dxa"/>
            <w:tcPrChange w:id="534" w:author="Pascal Pastory" w:date="2017-10-12T12:51:00Z">
              <w:tcPr>
                <w:tcW w:w="2424" w:type="dxa"/>
                <w:gridSpan w:val="2"/>
              </w:tcPr>
            </w:tcPrChange>
          </w:tcPr>
          <w:p w14:paraId="5AEEB613" w14:textId="77777777" w:rsidR="002A54BE" w:rsidRPr="002A54BE" w:rsidRDefault="002A54BE" w:rsidP="00F2726C">
            <w:pPr>
              <w:rPr>
                <w:sz w:val="16"/>
                <w:szCs w:val="16"/>
              </w:rPr>
            </w:pPr>
            <w:r w:rsidRPr="002A54BE">
              <w:rPr>
                <w:sz w:val="16"/>
                <w:szCs w:val="16"/>
              </w:rPr>
              <w:t>Custom fields</w:t>
            </w:r>
          </w:p>
        </w:tc>
        <w:tc>
          <w:tcPr>
            <w:tcW w:w="1858" w:type="dxa"/>
            <w:tcPrChange w:id="535" w:author="Pascal Pastory" w:date="2017-10-12T12:51:00Z">
              <w:tcPr>
                <w:tcW w:w="1858" w:type="dxa"/>
                <w:gridSpan w:val="2"/>
              </w:tcPr>
            </w:tcPrChange>
          </w:tcPr>
          <w:p w14:paraId="12CBCAD3" w14:textId="77777777" w:rsidR="002A54BE" w:rsidRPr="002A54BE" w:rsidRDefault="002A54BE" w:rsidP="00F2726C">
            <w:pPr>
              <w:rPr>
                <w:sz w:val="16"/>
                <w:szCs w:val="16"/>
              </w:rPr>
            </w:pPr>
          </w:p>
        </w:tc>
        <w:tc>
          <w:tcPr>
            <w:tcW w:w="2466" w:type="dxa"/>
            <w:tcPrChange w:id="536" w:author="Pascal Pastory" w:date="2017-10-12T12:51:00Z">
              <w:tcPr>
                <w:tcW w:w="2466" w:type="dxa"/>
                <w:gridSpan w:val="2"/>
              </w:tcPr>
            </w:tcPrChange>
          </w:tcPr>
          <w:p w14:paraId="2F30C4EA" w14:textId="77777777" w:rsidR="002A54BE" w:rsidRPr="002A54BE" w:rsidRDefault="002A54BE" w:rsidP="00F2726C">
            <w:pPr>
              <w:rPr>
                <w:sz w:val="16"/>
                <w:szCs w:val="16"/>
              </w:rPr>
            </w:pPr>
            <w:r w:rsidRPr="002A54BE">
              <w:rPr>
                <w:sz w:val="16"/>
                <w:szCs w:val="16"/>
              </w:rPr>
              <w:t>A custom field needs to be provided to capture original quantity.</w:t>
            </w:r>
          </w:p>
        </w:tc>
      </w:tr>
      <w:tr w:rsidR="002A54BE" w14:paraId="7088E244" w14:textId="77777777" w:rsidTr="004A3B51">
        <w:trPr>
          <w:trPrChange w:id="537" w:author="Pascal Pastory" w:date="2017-10-12T12:51:00Z">
            <w:trPr>
              <w:gridBefore w:val="1"/>
            </w:trPr>
          </w:trPrChange>
        </w:trPr>
        <w:tc>
          <w:tcPr>
            <w:tcW w:w="2320" w:type="dxa"/>
            <w:tcPrChange w:id="538" w:author="Pascal Pastory" w:date="2017-10-12T12:51:00Z">
              <w:tcPr>
                <w:tcW w:w="2315" w:type="dxa"/>
                <w:gridSpan w:val="2"/>
              </w:tcPr>
            </w:tcPrChange>
          </w:tcPr>
          <w:p w14:paraId="5F49FF4A" w14:textId="77777777" w:rsidR="002A54BE" w:rsidRPr="002A54BE" w:rsidRDefault="002A54BE" w:rsidP="00F2726C">
            <w:pPr>
              <w:rPr>
                <w:sz w:val="16"/>
                <w:szCs w:val="16"/>
              </w:rPr>
            </w:pPr>
            <w:commentRangeStart w:id="539"/>
            <w:r w:rsidRPr="002A54BE">
              <w:rPr>
                <w:sz w:val="16"/>
                <w:szCs w:val="16"/>
              </w:rPr>
              <w:t xml:space="preserve">Ready to fulfill flag </w:t>
            </w:r>
            <w:commentRangeEnd w:id="539"/>
            <w:r w:rsidR="00CE46FB">
              <w:rPr>
                <w:rStyle w:val="CommentReference"/>
              </w:rPr>
              <w:commentReference w:id="539"/>
            </w:r>
            <w:r w:rsidRPr="002A54BE">
              <w:rPr>
                <w:sz w:val="16"/>
                <w:szCs w:val="16"/>
              </w:rPr>
              <w:t>to be mandatory</w:t>
            </w:r>
          </w:p>
        </w:tc>
        <w:tc>
          <w:tcPr>
            <w:tcW w:w="2424" w:type="dxa"/>
            <w:tcPrChange w:id="540" w:author="Pascal Pastory" w:date="2017-10-12T12:51:00Z">
              <w:tcPr>
                <w:tcW w:w="2424" w:type="dxa"/>
                <w:gridSpan w:val="2"/>
              </w:tcPr>
            </w:tcPrChange>
          </w:tcPr>
          <w:p w14:paraId="34D3B5BE" w14:textId="77777777" w:rsidR="002A54BE" w:rsidRPr="002A54BE" w:rsidRDefault="002A54BE" w:rsidP="00F2726C">
            <w:pPr>
              <w:rPr>
                <w:sz w:val="16"/>
                <w:szCs w:val="16"/>
              </w:rPr>
            </w:pPr>
            <w:r w:rsidRPr="002A54BE">
              <w:rPr>
                <w:sz w:val="16"/>
                <w:szCs w:val="16"/>
              </w:rPr>
              <w:t>BPM</w:t>
            </w:r>
          </w:p>
        </w:tc>
        <w:tc>
          <w:tcPr>
            <w:tcW w:w="1858" w:type="dxa"/>
            <w:tcPrChange w:id="541" w:author="Pascal Pastory" w:date="2017-10-12T12:51:00Z">
              <w:tcPr>
                <w:tcW w:w="1858" w:type="dxa"/>
                <w:gridSpan w:val="2"/>
              </w:tcPr>
            </w:tcPrChange>
          </w:tcPr>
          <w:p w14:paraId="38EFF72A" w14:textId="77777777" w:rsidR="002A54BE" w:rsidRDefault="002A54BE" w:rsidP="00F2726C"/>
        </w:tc>
        <w:tc>
          <w:tcPr>
            <w:tcW w:w="2466" w:type="dxa"/>
            <w:tcPrChange w:id="542" w:author="Pascal Pastory" w:date="2017-10-12T12:51:00Z">
              <w:tcPr>
                <w:tcW w:w="2466" w:type="dxa"/>
                <w:gridSpan w:val="2"/>
              </w:tcPr>
            </w:tcPrChange>
          </w:tcPr>
          <w:p w14:paraId="68E9E87D" w14:textId="77777777" w:rsidR="002A54BE" w:rsidRPr="002A54BE" w:rsidRDefault="002A54BE" w:rsidP="00F2726C">
            <w:pPr>
              <w:rPr>
                <w:sz w:val="16"/>
                <w:szCs w:val="16"/>
              </w:rPr>
            </w:pPr>
            <w:r w:rsidRPr="002A54BE">
              <w:rPr>
                <w:sz w:val="16"/>
                <w:szCs w:val="16"/>
              </w:rPr>
              <w:t xml:space="preserve">Ready to fulfill flag on sales order to be mandatory </w:t>
            </w:r>
          </w:p>
        </w:tc>
      </w:tr>
      <w:tr w:rsidR="002A54BE" w14:paraId="261B9C31" w14:textId="77777777" w:rsidTr="004A3B51">
        <w:trPr>
          <w:trPrChange w:id="543" w:author="Pascal Pastory" w:date="2017-10-12T12:51:00Z">
            <w:trPr>
              <w:gridBefore w:val="1"/>
            </w:trPr>
          </w:trPrChange>
        </w:trPr>
        <w:tc>
          <w:tcPr>
            <w:tcW w:w="2320" w:type="dxa"/>
            <w:tcPrChange w:id="544" w:author="Pascal Pastory" w:date="2017-10-12T12:51:00Z">
              <w:tcPr>
                <w:tcW w:w="2315" w:type="dxa"/>
                <w:gridSpan w:val="2"/>
              </w:tcPr>
            </w:tcPrChange>
          </w:tcPr>
          <w:p w14:paraId="4E5D4942" w14:textId="736637BB" w:rsidR="002A54BE" w:rsidRPr="002A54BE" w:rsidRDefault="002A54BE" w:rsidP="00F2726C">
            <w:pPr>
              <w:rPr>
                <w:sz w:val="16"/>
                <w:szCs w:val="16"/>
              </w:rPr>
            </w:pPr>
            <w:r>
              <w:rPr>
                <w:sz w:val="16"/>
                <w:szCs w:val="16"/>
              </w:rPr>
              <w:t>Substitute</w:t>
            </w:r>
            <w:ins w:id="545" w:author="Pascal Pastory" w:date="2017-10-12T12:34:00Z">
              <w:r w:rsidR="00AF4083">
                <w:rPr>
                  <w:sz w:val="16"/>
                  <w:szCs w:val="16"/>
                </w:rPr>
                <w:t xml:space="preserve"> and alternative</w:t>
              </w:r>
            </w:ins>
            <w:r>
              <w:rPr>
                <w:sz w:val="16"/>
                <w:szCs w:val="16"/>
              </w:rPr>
              <w:t xml:space="preserve"> item to show available quantity</w:t>
            </w:r>
          </w:p>
        </w:tc>
        <w:tc>
          <w:tcPr>
            <w:tcW w:w="2424" w:type="dxa"/>
            <w:tcPrChange w:id="546" w:author="Pascal Pastory" w:date="2017-10-12T12:51:00Z">
              <w:tcPr>
                <w:tcW w:w="2424" w:type="dxa"/>
                <w:gridSpan w:val="2"/>
              </w:tcPr>
            </w:tcPrChange>
          </w:tcPr>
          <w:p w14:paraId="6BD03ADF" w14:textId="77777777" w:rsidR="002A54BE" w:rsidRPr="002A54BE" w:rsidRDefault="002A54BE" w:rsidP="00F2726C">
            <w:pPr>
              <w:rPr>
                <w:sz w:val="16"/>
                <w:szCs w:val="16"/>
              </w:rPr>
            </w:pPr>
            <w:r>
              <w:rPr>
                <w:sz w:val="16"/>
                <w:szCs w:val="16"/>
              </w:rPr>
              <w:t>Custom Fields</w:t>
            </w:r>
          </w:p>
        </w:tc>
        <w:tc>
          <w:tcPr>
            <w:tcW w:w="1858" w:type="dxa"/>
            <w:tcPrChange w:id="547" w:author="Pascal Pastory" w:date="2017-10-12T12:51:00Z">
              <w:tcPr>
                <w:tcW w:w="1858" w:type="dxa"/>
                <w:gridSpan w:val="2"/>
              </w:tcPr>
            </w:tcPrChange>
          </w:tcPr>
          <w:p w14:paraId="2E6F6B4F" w14:textId="77777777" w:rsidR="002A54BE" w:rsidRDefault="002A54BE" w:rsidP="00F2726C"/>
        </w:tc>
        <w:tc>
          <w:tcPr>
            <w:tcW w:w="2466" w:type="dxa"/>
            <w:tcPrChange w:id="548" w:author="Pascal Pastory" w:date="2017-10-12T12:51:00Z">
              <w:tcPr>
                <w:tcW w:w="2466" w:type="dxa"/>
                <w:gridSpan w:val="2"/>
              </w:tcPr>
            </w:tcPrChange>
          </w:tcPr>
          <w:p w14:paraId="03747791" w14:textId="21B7313B" w:rsidR="002A54BE" w:rsidRPr="002A54BE" w:rsidRDefault="002A54BE" w:rsidP="00F2726C">
            <w:pPr>
              <w:rPr>
                <w:sz w:val="16"/>
                <w:szCs w:val="16"/>
              </w:rPr>
            </w:pPr>
            <w:r>
              <w:rPr>
                <w:sz w:val="16"/>
                <w:szCs w:val="16"/>
              </w:rPr>
              <w:t xml:space="preserve">Substitute </w:t>
            </w:r>
            <w:ins w:id="549" w:author="Pascal Pastory" w:date="2017-10-12T12:34:00Z">
              <w:r w:rsidR="00AF4083">
                <w:rPr>
                  <w:sz w:val="16"/>
                  <w:szCs w:val="16"/>
                </w:rPr>
                <w:t xml:space="preserve">and alternative </w:t>
              </w:r>
            </w:ins>
            <w:r>
              <w:rPr>
                <w:sz w:val="16"/>
                <w:szCs w:val="16"/>
              </w:rPr>
              <w:t>item to show available quantity on sale order line level.</w:t>
            </w:r>
          </w:p>
        </w:tc>
      </w:tr>
      <w:tr w:rsidR="00845962" w14:paraId="6796FB4B" w14:textId="77777777" w:rsidTr="004A3B51">
        <w:trPr>
          <w:trPrChange w:id="550" w:author="Pascal Pastory" w:date="2017-10-12T12:51:00Z">
            <w:trPr>
              <w:gridBefore w:val="1"/>
            </w:trPr>
          </w:trPrChange>
        </w:trPr>
        <w:tc>
          <w:tcPr>
            <w:tcW w:w="2320" w:type="dxa"/>
            <w:tcPrChange w:id="551" w:author="Pascal Pastory" w:date="2017-10-12T12:51:00Z">
              <w:tcPr>
                <w:tcW w:w="2315" w:type="dxa"/>
                <w:gridSpan w:val="2"/>
              </w:tcPr>
            </w:tcPrChange>
          </w:tcPr>
          <w:p w14:paraId="0C43C537" w14:textId="77777777" w:rsidR="00845962" w:rsidRDefault="00845962" w:rsidP="00F2726C">
            <w:pPr>
              <w:rPr>
                <w:sz w:val="16"/>
                <w:szCs w:val="16"/>
              </w:rPr>
            </w:pPr>
            <w:r>
              <w:rPr>
                <w:sz w:val="16"/>
                <w:szCs w:val="16"/>
              </w:rPr>
              <w:t>Order to have a type field</w:t>
            </w:r>
          </w:p>
        </w:tc>
        <w:tc>
          <w:tcPr>
            <w:tcW w:w="2424" w:type="dxa"/>
            <w:tcPrChange w:id="552" w:author="Pascal Pastory" w:date="2017-10-12T12:51:00Z">
              <w:tcPr>
                <w:tcW w:w="2424" w:type="dxa"/>
                <w:gridSpan w:val="2"/>
              </w:tcPr>
            </w:tcPrChange>
          </w:tcPr>
          <w:p w14:paraId="1EF1986A" w14:textId="77777777" w:rsidR="00845962" w:rsidRDefault="00845962" w:rsidP="00F2726C">
            <w:pPr>
              <w:rPr>
                <w:sz w:val="16"/>
                <w:szCs w:val="16"/>
              </w:rPr>
            </w:pPr>
            <w:r>
              <w:rPr>
                <w:sz w:val="16"/>
                <w:szCs w:val="16"/>
              </w:rPr>
              <w:t xml:space="preserve">Custom </w:t>
            </w:r>
            <w:r w:rsidR="00C11B8C">
              <w:rPr>
                <w:sz w:val="16"/>
                <w:szCs w:val="16"/>
              </w:rPr>
              <w:t>fields</w:t>
            </w:r>
          </w:p>
        </w:tc>
        <w:tc>
          <w:tcPr>
            <w:tcW w:w="1858" w:type="dxa"/>
            <w:tcPrChange w:id="553" w:author="Pascal Pastory" w:date="2017-10-12T12:51:00Z">
              <w:tcPr>
                <w:tcW w:w="1858" w:type="dxa"/>
                <w:gridSpan w:val="2"/>
              </w:tcPr>
            </w:tcPrChange>
          </w:tcPr>
          <w:p w14:paraId="3570CE49" w14:textId="77777777" w:rsidR="00845962" w:rsidRDefault="00845962" w:rsidP="00F2726C"/>
        </w:tc>
        <w:tc>
          <w:tcPr>
            <w:tcW w:w="2466" w:type="dxa"/>
            <w:tcPrChange w:id="554" w:author="Pascal Pastory" w:date="2017-10-12T12:51:00Z">
              <w:tcPr>
                <w:tcW w:w="2466" w:type="dxa"/>
                <w:gridSpan w:val="2"/>
              </w:tcPr>
            </w:tcPrChange>
          </w:tcPr>
          <w:p w14:paraId="43A68DB4" w14:textId="4EF35A8B" w:rsidR="00845962" w:rsidRDefault="00845962" w:rsidP="00AF4083">
            <w:pPr>
              <w:rPr>
                <w:sz w:val="16"/>
                <w:szCs w:val="16"/>
              </w:rPr>
            </w:pPr>
            <w:del w:id="555" w:author="Pascal Pastory" w:date="2017-10-12T12:35:00Z">
              <w:r w:rsidDel="00AF4083">
                <w:rPr>
                  <w:sz w:val="16"/>
                  <w:szCs w:val="16"/>
                </w:rPr>
                <w:delText>A vertical type</w:delText>
              </w:r>
            </w:del>
            <w:ins w:id="556" w:author="Pascal Pastory" w:date="2017-10-12T12:35:00Z">
              <w:r w:rsidR="00AF4083">
                <w:rPr>
                  <w:sz w:val="16"/>
                  <w:szCs w:val="16"/>
                </w:rPr>
                <w:t>The</w:t>
              </w:r>
            </w:ins>
            <w:r>
              <w:rPr>
                <w:sz w:val="16"/>
                <w:szCs w:val="16"/>
              </w:rPr>
              <w:t xml:space="preserve"> order is </w:t>
            </w:r>
            <w:del w:id="557" w:author="Pascal Pastory" w:date="2017-10-12T12:35:00Z">
              <w:r w:rsidDel="00AF4083">
                <w:rPr>
                  <w:sz w:val="16"/>
                  <w:szCs w:val="16"/>
                </w:rPr>
                <w:delText xml:space="preserve">to be </w:delText>
              </w:r>
            </w:del>
            <w:r>
              <w:rPr>
                <w:sz w:val="16"/>
                <w:szCs w:val="16"/>
              </w:rPr>
              <w:t>able to be differentiated</w:t>
            </w:r>
            <w:ins w:id="558" w:author="Pascal Pastory" w:date="2017-10-12T12:35:00Z">
              <w:r w:rsidR="00AF4083">
                <w:rPr>
                  <w:sz w:val="16"/>
                  <w:szCs w:val="16"/>
                </w:rPr>
                <w:t xml:space="preserve"> based on order type</w:t>
              </w:r>
            </w:ins>
            <w:ins w:id="559" w:author="Pascal Pastory" w:date="2017-10-12T12:37:00Z">
              <w:r w:rsidR="00AF4083">
                <w:rPr>
                  <w:sz w:val="16"/>
                  <w:szCs w:val="16"/>
                </w:rPr>
                <w:t xml:space="preserve"> </w:t>
              </w:r>
            </w:ins>
            <w:ins w:id="560" w:author="Pascal Pastory" w:date="2017-10-12T12:48:00Z">
              <w:r w:rsidR="004A3B51">
                <w:rPr>
                  <w:sz w:val="16"/>
                  <w:szCs w:val="16"/>
                </w:rPr>
                <w:t>(Normal</w:t>
              </w:r>
            </w:ins>
            <w:ins w:id="561" w:author="Pascal Pastory" w:date="2017-10-12T12:37:00Z">
              <w:r w:rsidR="00AF4083">
                <w:rPr>
                  <w:sz w:val="16"/>
                  <w:szCs w:val="16"/>
                </w:rPr>
                <w:t>, vertical, ILS, Special, Free Issue etc)</w:t>
              </w:r>
            </w:ins>
            <w:r>
              <w:rPr>
                <w:sz w:val="16"/>
                <w:szCs w:val="16"/>
              </w:rPr>
              <w:t xml:space="preserve">. </w:t>
            </w:r>
          </w:p>
        </w:tc>
      </w:tr>
      <w:tr w:rsidR="00433106" w14:paraId="624812BE" w14:textId="77777777" w:rsidTr="004A3B51">
        <w:trPr>
          <w:ins w:id="562" w:author="Pascal Pastory" w:date="2017-10-12T12:38:00Z"/>
          <w:trPrChange w:id="563" w:author="Pascal Pastory" w:date="2017-10-12T12:51:00Z">
            <w:trPr>
              <w:gridBefore w:val="1"/>
            </w:trPr>
          </w:trPrChange>
        </w:trPr>
        <w:tc>
          <w:tcPr>
            <w:tcW w:w="2320" w:type="dxa"/>
            <w:tcPrChange w:id="564" w:author="Pascal Pastory" w:date="2017-10-12T12:51:00Z">
              <w:tcPr>
                <w:tcW w:w="2315" w:type="dxa"/>
                <w:gridSpan w:val="2"/>
              </w:tcPr>
            </w:tcPrChange>
          </w:tcPr>
          <w:p w14:paraId="1057DDE9" w14:textId="024B0146" w:rsidR="00433106" w:rsidRDefault="00433106" w:rsidP="00F2726C">
            <w:pPr>
              <w:rPr>
                <w:ins w:id="565" w:author="Pascal Pastory" w:date="2017-10-12T12:38:00Z"/>
                <w:sz w:val="16"/>
                <w:szCs w:val="16"/>
              </w:rPr>
            </w:pPr>
            <w:ins w:id="566" w:author="Pascal Pastory" w:date="2017-10-12T12:42:00Z">
              <w:r>
                <w:rPr>
                  <w:sz w:val="16"/>
                  <w:szCs w:val="16"/>
                </w:rPr>
                <w:t>Customer balance to be shown</w:t>
              </w:r>
            </w:ins>
          </w:p>
        </w:tc>
        <w:tc>
          <w:tcPr>
            <w:tcW w:w="2424" w:type="dxa"/>
            <w:tcPrChange w:id="567" w:author="Pascal Pastory" w:date="2017-10-12T12:51:00Z">
              <w:tcPr>
                <w:tcW w:w="2424" w:type="dxa"/>
                <w:gridSpan w:val="2"/>
              </w:tcPr>
            </w:tcPrChange>
          </w:tcPr>
          <w:p w14:paraId="15E8E57A" w14:textId="6BF5C8F5" w:rsidR="00433106" w:rsidRDefault="00433106" w:rsidP="00F2726C">
            <w:pPr>
              <w:rPr>
                <w:ins w:id="568" w:author="Pascal Pastory" w:date="2017-10-12T12:38:00Z"/>
                <w:sz w:val="16"/>
                <w:szCs w:val="16"/>
              </w:rPr>
            </w:pPr>
            <w:ins w:id="569" w:author="Pascal Pastory" w:date="2017-10-12T12:43:00Z">
              <w:r>
                <w:rPr>
                  <w:sz w:val="16"/>
                  <w:szCs w:val="16"/>
                </w:rPr>
                <w:t>Custom field</w:t>
              </w:r>
            </w:ins>
          </w:p>
        </w:tc>
        <w:tc>
          <w:tcPr>
            <w:tcW w:w="1858" w:type="dxa"/>
            <w:tcPrChange w:id="570" w:author="Pascal Pastory" w:date="2017-10-12T12:51:00Z">
              <w:tcPr>
                <w:tcW w:w="1858" w:type="dxa"/>
                <w:gridSpan w:val="2"/>
              </w:tcPr>
            </w:tcPrChange>
          </w:tcPr>
          <w:p w14:paraId="22B824C8" w14:textId="77777777" w:rsidR="00433106" w:rsidRDefault="00433106" w:rsidP="00F2726C">
            <w:pPr>
              <w:rPr>
                <w:ins w:id="571" w:author="Pascal Pastory" w:date="2017-10-12T12:38:00Z"/>
              </w:rPr>
            </w:pPr>
          </w:p>
        </w:tc>
        <w:tc>
          <w:tcPr>
            <w:tcW w:w="2466" w:type="dxa"/>
            <w:tcPrChange w:id="572" w:author="Pascal Pastory" w:date="2017-10-12T12:51:00Z">
              <w:tcPr>
                <w:tcW w:w="2466" w:type="dxa"/>
                <w:gridSpan w:val="2"/>
              </w:tcPr>
            </w:tcPrChange>
          </w:tcPr>
          <w:p w14:paraId="0D67CD9F" w14:textId="04C11B77" w:rsidR="00433106" w:rsidDel="00AF4083" w:rsidRDefault="00433106" w:rsidP="00AF4083">
            <w:pPr>
              <w:rPr>
                <w:ins w:id="573" w:author="Pascal Pastory" w:date="2017-10-12T12:38:00Z"/>
                <w:sz w:val="16"/>
                <w:szCs w:val="16"/>
              </w:rPr>
            </w:pPr>
            <w:ins w:id="574" w:author="Pascal Pastory" w:date="2017-10-12T12:43:00Z">
              <w:r>
                <w:rPr>
                  <w:sz w:val="16"/>
                  <w:szCs w:val="16"/>
                </w:rPr>
                <w:t>Customer balance to be reduced as item lines are entered.</w:t>
              </w:r>
            </w:ins>
          </w:p>
        </w:tc>
      </w:tr>
      <w:tr w:rsidR="004A3B51" w14:paraId="367AA08E" w14:textId="77777777" w:rsidTr="004A3B51">
        <w:trPr>
          <w:ins w:id="575" w:author="Pascal Pastory" w:date="2017-10-12T12:52:00Z"/>
        </w:trPr>
        <w:tc>
          <w:tcPr>
            <w:tcW w:w="2320" w:type="dxa"/>
          </w:tcPr>
          <w:p w14:paraId="2C2F1410" w14:textId="76C0D489" w:rsidR="004A3B51" w:rsidRDefault="004A3B51" w:rsidP="004A3B51">
            <w:pPr>
              <w:rPr>
                <w:ins w:id="576" w:author="Pascal Pastory" w:date="2017-10-12T12:52:00Z"/>
              </w:rPr>
            </w:pPr>
            <w:ins w:id="577" w:author="Pascal Pastory" w:date="2017-10-12T12:52:00Z">
              <w:r>
                <w:rPr>
                  <w:sz w:val="16"/>
                  <w:szCs w:val="16"/>
                </w:rPr>
                <w:t>Permit requirement for particular items being sold</w:t>
              </w:r>
            </w:ins>
          </w:p>
        </w:tc>
        <w:tc>
          <w:tcPr>
            <w:tcW w:w="2424" w:type="dxa"/>
          </w:tcPr>
          <w:p w14:paraId="252175DE" w14:textId="77777777" w:rsidR="004A3B51" w:rsidRPr="00E346FD" w:rsidRDefault="004A3B51" w:rsidP="00611E52">
            <w:pPr>
              <w:rPr>
                <w:ins w:id="578" w:author="Pascal Pastory" w:date="2017-10-12T12:52:00Z"/>
                <w:sz w:val="16"/>
                <w:szCs w:val="16"/>
              </w:rPr>
            </w:pPr>
            <w:ins w:id="579" w:author="Pascal Pastory" w:date="2017-10-12T12:52:00Z">
              <w:r w:rsidRPr="00E346FD">
                <w:rPr>
                  <w:sz w:val="16"/>
                  <w:szCs w:val="16"/>
                </w:rPr>
                <w:t>Enhancement</w:t>
              </w:r>
            </w:ins>
          </w:p>
        </w:tc>
        <w:tc>
          <w:tcPr>
            <w:tcW w:w="1858" w:type="dxa"/>
          </w:tcPr>
          <w:p w14:paraId="0FB38724" w14:textId="77777777" w:rsidR="004A3B51" w:rsidRDefault="004A3B51" w:rsidP="00611E52">
            <w:pPr>
              <w:rPr>
                <w:ins w:id="580" w:author="Pascal Pastory" w:date="2017-10-12T12:52:00Z"/>
              </w:rPr>
            </w:pPr>
          </w:p>
        </w:tc>
        <w:tc>
          <w:tcPr>
            <w:tcW w:w="2466" w:type="dxa"/>
          </w:tcPr>
          <w:p w14:paraId="75541A1C" w14:textId="1C68A59C" w:rsidR="004A3B51" w:rsidRPr="00E346FD" w:rsidRDefault="004A3B51" w:rsidP="004A3B51">
            <w:pPr>
              <w:rPr>
                <w:ins w:id="581" w:author="Pascal Pastory" w:date="2017-10-12T12:52:00Z"/>
                <w:sz w:val="16"/>
                <w:szCs w:val="16"/>
              </w:rPr>
            </w:pPr>
            <w:ins w:id="582" w:author="Pascal Pastory" w:date="2017-10-12T12:52:00Z">
              <w:r w:rsidRPr="00E346FD">
                <w:rPr>
                  <w:sz w:val="16"/>
                  <w:szCs w:val="16"/>
                </w:rPr>
                <w:t>Items that have special conditions require permits before they can be sold</w:t>
              </w:r>
              <w:r>
                <w:rPr>
                  <w:sz w:val="16"/>
                  <w:szCs w:val="16"/>
                </w:rPr>
                <w:t>.</w:t>
              </w:r>
            </w:ins>
          </w:p>
        </w:tc>
      </w:tr>
    </w:tbl>
    <w:p w14:paraId="26336256" w14:textId="77777777" w:rsidR="00BE5F5C" w:rsidRDefault="00BE5F5C" w:rsidP="00BE5F5C"/>
    <w:p w14:paraId="1C503AE9" w14:textId="77777777" w:rsidR="00BE5F5C" w:rsidRDefault="00BE5F5C">
      <w:pPr>
        <w:spacing w:before="0"/>
      </w:pPr>
      <w:r>
        <w:br w:type="page"/>
      </w:r>
    </w:p>
    <w:p w14:paraId="4CF0C2ED" w14:textId="77777777" w:rsidR="00BE5F5C" w:rsidRDefault="00BE5F5C" w:rsidP="00BE5F5C">
      <w:pPr>
        <w:pStyle w:val="processHeading"/>
      </w:pPr>
      <w:bookmarkStart w:id="583" w:name="_Toc494359024"/>
      <w:r>
        <w:t>SAM003 RMA</w:t>
      </w:r>
      <w:bookmarkEnd w:id="583"/>
      <w:r>
        <w:fldChar w:fldCharType="begin"/>
      </w:r>
      <w:r>
        <w:instrText xml:space="preserve"> XE "Processes:PROD001 Production Demand to Close" </w:instrText>
      </w:r>
      <w:r>
        <w:fldChar w:fldCharType="end"/>
      </w:r>
      <w:r>
        <w:fldChar w:fldCharType="begin"/>
      </w:r>
      <w:r>
        <w:instrText xml:space="preserve"> XE "PROD001 Production Demand to Close (process)" </w:instrText>
      </w:r>
      <w:r>
        <w:fldChar w:fldCharType="end"/>
      </w:r>
    </w:p>
    <w:tbl>
      <w:tblPr>
        <w:tblW w:w="0" w:type="auto"/>
        <w:tblLook w:val="0000" w:firstRow="0" w:lastRow="0" w:firstColumn="0" w:lastColumn="0" w:noHBand="0" w:noVBand="0"/>
      </w:tblPr>
      <w:tblGrid>
        <w:gridCol w:w="907"/>
        <w:gridCol w:w="7841"/>
      </w:tblGrid>
      <w:tr w:rsidR="00BE5F5C" w14:paraId="39D8871A" w14:textId="77777777" w:rsidTr="00F2726C">
        <w:tc>
          <w:tcPr>
            <w:tcW w:w="907" w:type="dxa"/>
          </w:tcPr>
          <w:p w14:paraId="4B72E679" w14:textId="77777777" w:rsidR="00BE5F5C" w:rsidRDefault="00BE5F5C" w:rsidP="00F2726C"/>
        </w:tc>
        <w:tc>
          <w:tcPr>
            <w:tcW w:w="7841" w:type="dxa"/>
          </w:tcPr>
          <w:p w14:paraId="12008AC6" w14:textId="77777777" w:rsidR="00BE5F5C" w:rsidRDefault="00BE5F5C" w:rsidP="00F2726C">
            <w:pPr>
              <w:pStyle w:val="notegroup"/>
            </w:pPr>
            <w:r>
              <w:t>User Notes</w:t>
            </w:r>
          </w:p>
        </w:tc>
      </w:tr>
      <w:tr w:rsidR="00BE5F5C" w14:paraId="0EE6BCA7" w14:textId="77777777" w:rsidTr="00F2726C">
        <w:tc>
          <w:tcPr>
            <w:tcW w:w="907" w:type="dxa"/>
          </w:tcPr>
          <w:p w14:paraId="42C3BAA0" w14:textId="77777777" w:rsidR="00BE5F5C" w:rsidRDefault="00BE5F5C" w:rsidP="00F2726C"/>
        </w:tc>
        <w:tc>
          <w:tcPr>
            <w:tcW w:w="7841" w:type="dxa"/>
          </w:tcPr>
          <w:p w14:paraId="69DB5F38" w14:textId="77777777" w:rsidR="00BE5F5C" w:rsidRDefault="00BE5F5C" w:rsidP="00F2726C">
            <w:pPr>
              <w:pStyle w:val="noteheader"/>
            </w:pPr>
            <w:r>
              <w:t xml:space="preserve">Process definition: </w:t>
            </w:r>
          </w:p>
          <w:p w14:paraId="1FE0D20B" w14:textId="594724EF" w:rsidR="00BE5F5C" w:rsidRDefault="00F73370" w:rsidP="00527931">
            <w:r>
              <w:t xml:space="preserve">This process handles the receipts from Customers based on issues with the delivered products, and managing the return back to MSD. Also this allows to link up relevant records to the RMA record in order to provide tracking possibilities </w:t>
            </w:r>
            <w:ins w:id="584" w:author="Pascal Pastory" w:date="2017-10-12T13:30:00Z">
              <w:r w:rsidR="00D60337">
                <w:t>throughout</w:t>
              </w:r>
            </w:ins>
            <w:r>
              <w:t xml:space="preserve"> the system. The RMA process is linked to inspection in order to trigger investigation upon arrival of products.</w:t>
            </w:r>
          </w:p>
        </w:tc>
      </w:tr>
    </w:tbl>
    <w:p w14:paraId="44DFFF2D" w14:textId="77777777" w:rsidR="00BE5F5C" w:rsidRDefault="00BE5F5C" w:rsidP="00BE5F5C">
      <w:pPr>
        <w:jc w:val="center"/>
      </w:pPr>
      <w:r>
        <w:rPr>
          <w:noProof/>
          <w:lang w:val="en-GB" w:eastAsia="en-GB"/>
        </w:rPr>
        <w:drawing>
          <wp:inline distT="0" distB="0" distL="0" distR="0" wp14:anchorId="4352F4F5" wp14:editId="608C38F6">
            <wp:extent cx="4465320" cy="12192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65320" cy="1219200"/>
                    </a:xfrm>
                    <a:prstGeom prst="rect">
                      <a:avLst/>
                    </a:prstGeom>
                    <a:noFill/>
                    <a:ln>
                      <a:noFill/>
                    </a:ln>
                  </pic:spPr>
                </pic:pic>
              </a:graphicData>
            </a:graphic>
          </wp:inline>
        </w:drawing>
      </w:r>
    </w:p>
    <w:p w14:paraId="604D3724" w14:textId="77777777" w:rsidR="00BE5F5C" w:rsidRDefault="00BE5F5C" w:rsidP="00BE5F5C">
      <w:pPr>
        <w:pStyle w:val="captiontext"/>
      </w:pPr>
      <w:r>
        <w:t>76. Process: SAM003 RMA Process</w:t>
      </w:r>
    </w:p>
    <w:p w14:paraId="0D493919" w14:textId="77777777" w:rsidR="00BE5F5C" w:rsidRDefault="00BE5F5C" w:rsidP="00BE5F5C">
      <w:pPr>
        <w:pStyle w:val="stagesrolestasksheader"/>
      </w:pPr>
      <w:r>
        <w:t>Process Content</w:t>
      </w:r>
    </w:p>
    <w:p w14:paraId="4D201F77" w14:textId="77777777" w:rsidR="00BE5F5C" w:rsidRDefault="00BE5F5C" w:rsidP="00BE5F5C">
      <w:pPr>
        <w:pStyle w:val="stage"/>
      </w:pPr>
      <w:r>
        <w:fldChar w:fldCharType="begin"/>
      </w:r>
      <w:r>
        <w:instrText xml:space="preserve"> XE "Stages:Demand Requirements established" </w:instrText>
      </w:r>
      <w:r>
        <w:fldChar w:fldCharType="end"/>
      </w:r>
      <w:r>
        <w:fldChar w:fldCharType="begin"/>
      </w:r>
      <w:r>
        <w:instrText xml:space="preserve"> XE "Demand Requirements established (stage)" </w:instrText>
      </w:r>
      <w:r>
        <w:fldChar w:fldCharType="end"/>
      </w:r>
      <w:r>
        <w:t>RMA Process</w:t>
      </w:r>
    </w:p>
    <w:p w14:paraId="6463F896" w14:textId="77777777" w:rsidR="00BE5F5C" w:rsidRDefault="00BE5F5C" w:rsidP="00BE5F5C">
      <w:r>
        <w:rPr>
          <w:noProof/>
          <w:lang w:val="en-GB" w:eastAsia="en-GB"/>
        </w:rPr>
        <w:drawing>
          <wp:inline distT="0" distB="0" distL="0" distR="0" wp14:anchorId="7E722D06" wp14:editId="7D364273">
            <wp:extent cx="5760720" cy="138684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1386840"/>
                    </a:xfrm>
                    <a:prstGeom prst="rect">
                      <a:avLst/>
                    </a:prstGeom>
                    <a:noFill/>
                    <a:ln>
                      <a:noFill/>
                    </a:ln>
                  </pic:spPr>
                </pic:pic>
              </a:graphicData>
            </a:graphic>
          </wp:inline>
        </w:drawing>
      </w:r>
    </w:p>
    <w:p w14:paraId="6A4482F5" w14:textId="77777777" w:rsidR="00BE5F5C" w:rsidRDefault="00BE5F5C" w:rsidP="00BE5F5C">
      <w:pPr>
        <w:pStyle w:val="captiontext"/>
      </w:pPr>
      <w:r>
        <w:t>76. Process: SAM003 RMA Process, Stage: RMA Process</w:t>
      </w:r>
    </w:p>
    <w:p w14:paraId="6160E37E" w14:textId="77777777" w:rsidR="00BE5F5C" w:rsidRDefault="00BE5F5C" w:rsidP="00BE5F5C"/>
    <w:p w14:paraId="5D044797" w14:textId="77777777" w:rsidR="00BE5F5C" w:rsidRPr="007B406F" w:rsidRDefault="00BE5F5C" w:rsidP="00BE5F5C">
      <w:pPr>
        <w:rPr>
          <w:b/>
        </w:rPr>
      </w:pPr>
      <w:r w:rsidRPr="007B406F">
        <w:rPr>
          <w:b/>
        </w:rPr>
        <w:t>GAPs/ Configuration changes Identified:</w:t>
      </w:r>
    </w:p>
    <w:p w14:paraId="083B5E80" w14:textId="77777777" w:rsidR="00BE5F5C" w:rsidRDefault="00BE5F5C" w:rsidP="00BE5F5C"/>
    <w:tbl>
      <w:tblPr>
        <w:tblStyle w:val="TableGrid"/>
        <w:tblW w:w="0" w:type="auto"/>
        <w:tblLayout w:type="fixed"/>
        <w:tblLook w:val="04A0" w:firstRow="1" w:lastRow="0" w:firstColumn="1" w:lastColumn="0" w:noHBand="0" w:noVBand="1"/>
      </w:tblPr>
      <w:tblGrid>
        <w:gridCol w:w="2315"/>
        <w:gridCol w:w="2424"/>
        <w:gridCol w:w="1858"/>
        <w:gridCol w:w="2466"/>
      </w:tblGrid>
      <w:tr w:rsidR="00BE5F5C" w14:paraId="309EB4D4" w14:textId="77777777" w:rsidTr="00F2726C">
        <w:tc>
          <w:tcPr>
            <w:tcW w:w="2315" w:type="dxa"/>
          </w:tcPr>
          <w:p w14:paraId="68A50487" w14:textId="77777777" w:rsidR="00BE5F5C" w:rsidRDefault="00BE5F5C" w:rsidP="00F2726C">
            <w:r>
              <w:t>Definition</w:t>
            </w:r>
          </w:p>
        </w:tc>
        <w:tc>
          <w:tcPr>
            <w:tcW w:w="2424" w:type="dxa"/>
          </w:tcPr>
          <w:p w14:paraId="1DAB9972" w14:textId="77777777" w:rsidR="00BE5F5C" w:rsidRDefault="00BE5F5C" w:rsidP="00F2726C">
            <w:r>
              <w:t xml:space="preserve">Type </w:t>
            </w:r>
          </w:p>
        </w:tc>
        <w:tc>
          <w:tcPr>
            <w:tcW w:w="1858" w:type="dxa"/>
          </w:tcPr>
          <w:p w14:paraId="5B2A5B31" w14:textId="77777777" w:rsidR="00BE5F5C" w:rsidRDefault="00BE5F5C" w:rsidP="00F2726C"/>
        </w:tc>
        <w:tc>
          <w:tcPr>
            <w:tcW w:w="2466" w:type="dxa"/>
          </w:tcPr>
          <w:p w14:paraId="02F94A29" w14:textId="77777777" w:rsidR="00BE5F5C" w:rsidRDefault="00BE5F5C" w:rsidP="00F2726C">
            <w:r>
              <w:t>Comments</w:t>
            </w:r>
          </w:p>
        </w:tc>
      </w:tr>
      <w:tr w:rsidR="00BE5F5C" w14:paraId="43B31A20" w14:textId="77777777" w:rsidTr="00F2726C">
        <w:tc>
          <w:tcPr>
            <w:tcW w:w="2315" w:type="dxa"/>
          </w:tcPr>
          <w:p w14:paraId="538BE9C1" w14:textId="77777777" w:rsidR="00BE5F5C" w:rsidRPr="00ED0955" w:rsidRDefault="00ED0955" w:rsidP="00F2726C">
            <w:pPr>
              <w:rPr>
                <w:sz w:val="16"/>
                <w:szCs w:val="16"/>
              </w:rPr>
            </w:pPr>
            <w:r w:rsidRPr="00ED0955">
              <w:rPr>
                <w:sz w:val="16"/>
                <w:szCs w:val="16"/>
              </w:rPr>
              <w:t xml:space="preserve">RMA process needs to linkup to DMR processing </w:t>
            </w:r>
          </w:p>
        </w:tc>
        <w:tc>
          <w:tcPr>
            <w:tcW w:w="2424" w:type="dxa"/>
          </w:tcPr>
          <w:p w14:paraId="39937F8F" w14:textId="77777777" w:rsidR="00BE5F5C" w:rsidRPr="00ED0955" w:rsidRDefault="00ED0955" w:rsidP="00F2726C">
            <w:pPr>
              <w:rPr>
                <w:sz w:val="16"/>
                <w:szCs w:val="16"/>
              </w:rPr>
            </w:pPr>
            <w:r w:rsidRPr="00ED0955">
              <w:rPr>
                <w:sz w:val="16"/>
                <w:szCs w:val="16"/>
              </w:rPr>
              <w:t>Enhancement</w:t>
            </w:r>
          </w:p>
        </w:tc>
        <w:tc>
          <w:tcPr>
            <w:tcW w:w="1858" w:type="dxa"/>
          </w:tcPr>
          <w:p w14:paraId="6A9160BF" w14:textId="77777777" w:rsidR="00BE5F5C" w:rsidRPr="00ED0955" w:rsidRDefault="00BE5F5C" w:rsidP="00F2726C">
            <w:pPr>
              <w:rPr>
                <w:sz w:val="16"/>
                <w:szCs w:val="16"/>
              </w:rPr>
            </w:pPr>
          </w:p>
        </w:tc>
        <w:tc>
          <w:tcPr>
            <w:tcW w:w="2466" w:type="dxa"/>
          </w:tcPr>
          <w:p w14:paraId="66396A62" w14:textId="77777777" w:rsidR="00BE5F5C" w:rsidRPr="00ED0955" w:rsidRDefault="00ED0955" w:rsidP="00F2726C">
            <w:pPr>
              <w:rPr>
                <w:sz w:val="16"/>
                <w:szCs w:val="16"/>
              </w:rPr>
            </w:pPr>
            <w:r w:rsidRPr="00ED0955">
              <w:rPr>
                <w:sz w:val="16"/>
                <w:szCs w:val="16"/>
              </w:rPr>
              <w:t>When items failed in inspection coming from RMA, should be pushed to DMR processing</w:t>
            </w:r>
          </w:p>
        </w:tc>
      </w:tr>
      <w:tr w:rsidR="007B2CFE" w14:paraId="6C9DC247" w14:textId="77777777" w:rsidTr="00F2726C">
        <w:tc>
          <w:tcPr>
            <w:tcW w:w="2315" w:type="dxa"/>
          </w:tcPr>
          <w:p w14:paraId="48FE2660" w14:textId="77777777" w:rsidR="007B2CFE" w:rsidRPr="00ED0955" w:rsidRDefault="007B2CFE" w:rsidP="00F2726C">
            <w:pPr>
              <w:rPr>
                <w:sz w:val="16"/>
                <w:szCs w:val="16"/>
              </w:rPr>
            </w:pPr>
            <w:r>
              <w:rPr>
                <w:sz w:val="16"/>
                <w:szCs w:val="16"/>
              </w:rPr>
              <w:t>Restriction on receiving greater qty than what was sold</w:t>
            </w:r>
          </w:p>
        </w:tc>
        <w:tc>
          <w:tcPr>
            <w:tcW w:w="2424" w:type="dxa"/>
          </w:tcPr>
          <w:p w14:paraId="5913082A" w14:textId="77777777" w:rsidR="007B2CFE" w:rsidRPr="00ED0955" w:rsidRDefault="007B2CFE" w:rsidP="00F2726C">
            <w:pPr>
              <w:rPr>
                <w:sz w:val="16"/>
                <w:szCs w:val="16"/>
              </w:rPr>
            </w:pPr>
            <w:r>
              <w:rPr>
                <w:sz w:val="16"/>
                <w:szCs w:val="16"/>
              </w:rPr>
              <w:t>BPM</w:t>
            </w:r>
          </w:p>
        </w:tc>
        <w:tc>
          <w:tcPr>
            <w:tcW w:w="1858" w:type="dxa"/>
          </w:tcPr>
          <w:p w14:paraId="4A2D248D" w14:textId="77777777" w:rsidR="007B2CFE" w:rsidRPr="00ED0955" w:rsidRDefault="007B2CFE" w:rsidP="00F2726C">
            <w:pPr>
              <w:rPr>
                <w:sz w:val="16"/>
                <w:szCs w:val="16"/>
              </w:rPr>
            </w:pPr>
          </w:p>
        </w:tc>
        <w:tc>
          <w:tcPr>
            <w:tcW w:w="2466" w:type="dxa"/>
          </w:tcPr>
          <w:p w14:paraId="40E00146" w14:textId="77777777" w:rsidR="007B2CFE" w:rsidRPr="00ED0955" w:rsidRDefault="007B2CFE" w:rsidP="00F2726C">
            <w:pPr>
              <w:rPr>
                <w:sz w:val="16"/>
                <w:szCs w:val="16"/>
              </w:rPr>
            </w:pPr>
            <w:r>
              <w:rPr>
                <w:sz w:val="16"/>
                <w:szCs w:val="16"/>
              </w:rPr>
              <w:t>Order shipment linkup to prevent greater quantity from being received to what was shipped.</w:t>
            </w:r>
          </w:p>
        </w:tc>
      </w:tr>
    </w:tbl>
    <w:p w14:paraId="7B33148D" w14:textId="77777777" w:rsidR="00BE5F5C" w:rsidRPr="005A55EF" w:rsidRDefault="00BE5F5C" w:rsidP="00BE5F5C"/>
    <w:p w14:paraId="71A861AD" w14:textId="77777777" w:rsidR="00AE448A" w:rsidRDefault="008C1E7E">
      <w:pPr>
        <w:pStyle w:val="processgroupHeading"/>
      </w:pPr>
      <w:bookmarkStart w:id="585" w:name="_Toc494359025"/>
      <w:r>
        <w:t>S</w:t>
      </w:r>
      <w:r w:rsidR="00D22026">
        <w:t>hipping</w:t>
      </w:r>
      <w:bookmarkEnd w:id="585"/>
    </w:p>
    <w:p w14:paraId="63B81ECF" w14:textId="77777777" w:rsidR="00AE448A" w:rsidRDefault="0085400E">
      <w:pPr>
        <w:pStyle w:val="groupintro"/>
      </w:pPr>
      <w:r>
        <w:t>The following item(s) are in this Group:</w:t>
      </w:r>
    </w:p>
    <w:p w14:paraId="2982D9DF" w14:textId="77777777" w:rsidR="00AE448A" w:rsidRDefault="00D22026">
      <w:pPr>
        <w:pStyle w:val="groupprocesses"/>
      </w:pPr>
      <w:r>
        <w:t>SHP</w:t>
      </w:r>
      <w:r w:rsidR="0085400E">
        <w:t xml:space="preserve">001 </w:t>
      </w:r>
      <w:r>
        <w:t>Case/order fulfillment</w:t>
      </w:r>
    </w:p>
    <w:p w14:paraId="1BECFE5B" w14:textId="77777777" w:rsidR="00AE448A" w:rsidRDefault="00D22026">
      <w:pPr>
        <w:pStyle w:val="groupprocesses"/>
      </w:pPr>
      <w:r>
        <w:t>SHP002</w:t>
      </w:r>
      <w:r w:rsidR="0085400E">
        <w:t xml:space="preserve"> </w:t>
      </w:r>
      <w:r>
        <w:t>Truck Allocation</w:t>
      </w:r>
    </w:p>
    <w:p w14:paraId="6DE6A154" w14:textId="77777777" w:rsidR="00AE448A" w:rsidRDefault="00D22026">
      <w:pPr>
        <w:pStyle w:val="groupprocesses"/>
      </w:pPr>
      <w:r>
        <w:t>SHP003 Creating Customer Shipments</w:t>
      </w:r>
    </w:p>
    <w:tbl>
      <w:tblPr>
        <w:tblW w:w="0" w:type="auto"/>
        <w:tblLook w:val="0000" w:firstRow="0" w:lastRow="0" w:firstColumn="0" w:lastColumn="0" w:noHBand="0" w:noVBand="0"/>
      </w:tblPr>
      <w:tblGrid>
        <w:gridCol w:w="674"/>
        <w:gridCol w:w="8074"/>
      </w:tblGrid>
      <w:tr w:rsidR="00AE448A" w14:paraId="69FE1EFE" w14:textId="77777777">
        <w:tc>
          <w:tcPr>
            <w:tcW w:w="674" w:type="dxa"/>
          </w:tcPr>
          <w:p w14:paraId="43C7FD2A" w14:textId="77777777" w:rsidR="00AE448A" w:rsidRDefault="00AE448A"/>
        </w:tc>
        <w:tc>
          <w:tcPr>
            <w:tcW w:w="8074" w:type="dxa"/>
          </w:tcPr>
          <w:p w14:paraId="6A481297" w14:textId="77777777" w:rsidR="00AE448A" w:rsidRDefault="0085400E">
            <w:pPr>
              <w:pStyle w:val="notegroup"/>
            </w:pPr>
            <w:r>
              <w:t>User Notes</w:t>
            </w:r>
          </w:p>
        </w:tc>
      </w:tr>
      <w:tr w:rsidR="00AE448A" w14:paraId="302AC1F5" w14:textId="77777777">
        <w:tc>
          <w:tcPr>
            <w:tcW w:w="674" w:type="dxa"/>
          </w:tcPr>
          <w:p w14:paraId="54F7E4F1" w14:textId="77777777" w:rsidR="00AE448A" w:rsidRDefault="00AE448A"/>
        </w:tc>
        <w:tc>
          <w:tcPr>
            <w:tcW w:w="8074" w:type="dxa"/>
          </w:tcPr>
          <w:p w14:paraId="4516D641" w14:textId="77777777" w:rsidR="00AE448A" w:rsidRDefault="0085400E">
            <w:pPr>
              <w:pStyle w:val="noteheader"/>
            </w:pPr>
            <w:r>
              <w:t xml:space="preserve">Process Group definition: </w:t>
            </w:r>
          </w:p>
          <w:p w14:paraId="18265A40" w14:textId="77777777" w:rsidR="0085400E" w:rsidRDefault="0085400E">
            <w:pPr>
              <w:spacing w:after="200" w:line="276" w:lineRule="auto"/>
              <w:divId w:val="81874670"/>
              <w:rPr>
                <w:rFonts w:ascii="Calibri" w:hAnsi="Calibri"/>
                <w:sz w:val="22"/>
                <w:szCs w:val="22"/>
              </w:rPr>
            </w:pPr>
            <w:bookmarkStart w:id="586" w:name="IDAPCJMF"/>
            <w:bookmarkEnd w:id="586"/>
            <w:r>
              <w:rPr>
                <w:rFonts w:ascii="Calibri" w:hAnsi="Calibri"/>
                <w:sz w:val="22"/>
                <w:szCs w:val="22"/>
              </w:rPr>
              <w:t>This gro</w:t>
            </w:r>
            <w:r w:rsidR="0033418B">
              <w:rPr>
                <w:rFonts w:ascii="Calibri" w:hAnsi="Calibri"/>
                <w:sz w:val="22"/>
                <w:szCs w:val="22"/>
              </w:rPr>
              <w:t>up contains the process used to identify stock available at MSD and use tools such as fulfillment workbench, allocation of trucks and shipments to transact in a</w:t>
            </w:r>
            <w:r w:rsidR="00527931">
              <w:rPr>
                <w:rFonts w:ascii="Calibri" w:hAnsi="Calibri"/>
                <w:sz w:val="22"/>
                <w:szCs w:val="22"/>
              </w:rPr>
              <w:t>n</w:t>
            </w:r>
            <w:r w:rsidR="0033418B">
              <w:rPr>
                <w:rFonts w:ascii="Calibri" w:hAnsi="Calibri"/>
                <w:sz w:val="22"/>
                <w:szCs w:val="22"/>
              </w:rPr>
              <w:t xml:space="preserve"> efficient manner.</w:t>
            </w:r>
          </w:p>
          <w:p w14:paraId="12610C8A" w14:textId="77777777" w:rsidR="00AE448A" w:rsidRPr="0085400E" w:rsidRDefault="00AE448A" w:rsidP="0085400E">
            <w:pPr>
              <w:tabs>
                <w:tab w:val="num" w:pos="900"/>
                <w:tab w:val="num" w:pos="1440"/>
              </w:tabs>
              <w:ind w:left="900" w:hanging="360"/>
              <w:divId w:val="81874670"/>
              <w:rPr>
                <w:rFonts w:ascii="Calibri" w:hAnsi="Calibri"/>
                <w:sz w:val="22"/>
                <w:szCs w:val="22"/>
              </w:rPr>
            </w:pPr>
          </w:p>
        </w:tc>
      </w:tr>
    </w:tbl>
    <w:p w14:paraId="735F93D7" w14:textId="77777777" w:rsidR="00AE448A" w:rsidRDefault="00D22026">
      <w:pPr>
        <w:pStyle w:val="processHeading"/>
      </w:pPr>
      <w:bookmarkStart w:id="587" w:name="_Toc494359026"/>
      <w:r>
        <w:t>SHP001</w:t>
      </w:r>
      <w:r w:rsidR="0085400E">
        <w:t xml:space="preserve"> </w:t>
      </w:r>
      <w:r>
        <w:t>Case Order fulfillment</w:t>
      </w:r>
      <w:bookmarkEnd w:id="587"/>
      <w:r w:rsidR="00AE448A">
        <w:fldChar w:fldCharType="begin"/>
      </w:r>
      <w:r w:rsidR="0085400E">
        <w:instrText xml:space="preserve"> XE "Processes:PROD001 Production Demand to Close" </w:instrText>
      </w:r>
      <w:r w:rsidR="00AE448A">
        <w:fldChar w:fldCharType="end"/>
      </w:r>
      <w:r w:rsidR="00AE448A">
        <w:fldChar w:fldCharType="begin"/>
      </w:r>
      <w:r w:rsidR="0085400E">
        <w:instrText xml:space="preserve"> XE "PROD001 Production Demand to Close (process)" </w:instrText>
      </w:r>
      <w:r w:rsidR="00AE448A">
        <w:fldChar w:fldCharType="end"/>
      </w:r>
    </w:p>
    <w:tbl>
      <w:tblPr>
        <w:tblW w:w="0" w:type="auto"/>
        <w:tblLook w:val="0000" w:firstRow="0" w:lastRow="0" w:firstColumn="0" w:lastColumn="0" w:noHBand="0" w:noVBand="0"/>
      </w:tblPr>
      <w:tblGrid>
        <w:gridCol w:w="907"/>
        <w:gridCol w:w="7841"/>
      </w:tblGrid>
      <w:tr w:rsidR="00AE448A" w14:paraId="47768A54" w14:textId="77777777">
        <w:tc>
          <w:tcPr>
            <w:tcW w:w="907" w:type="dxa"/>
          </w:tcPr>
          <w:p w14:paraId="34B79605" w14:textId="77777777" w:rsidR="00AE448A" w:rsidRDefault="00AE448A"/>
        </w:tc>
        <w:tc>
          <w:tcPr>
            <w:tcW w:w="7841" w:type="dxa"/>
          </w:tcPr>
          <w:p w14:paraId="0202FB7D" w14:textId="77777777" w:rsidR="00AE448A" w:rsidRDefault="0085400E">
            <w:pPr>
              <w:pStyle w:val="notegroup"/>
            </w:pPr>
            <w:r>
              <w:t>User Notes</w:t>
            </w:r>
          </w:p>
        </w:tc>
      </w:tr>
      <w:tr w:rsidR="00AE448A" w14:paraId="2406F326" w14:textId="77777777">
        <w:tc>
          <w:tcPr>
            <w:tcW w:w="907" w:type="dxa"/>
          </w:tcPr>
          <w:p w14:paraId="29A5A0E5" w14:textId="77777777" w:rsidR="00AE448A" w:rsidRDefault="00AE448A"/>
        </w:tc>
        <w:tc>
          <w:tcPr>
            <w:tcW w:w="7841" w:type="dxa"/>
          </w:tcPr>
          <w:p w14:paraId="521A3CA5" w14:textId="77777777" w:rsidR="00AE448A" w:rsidRDefault="0085400E">
            <w:pPr>
              <w:pStyle w:val="noteheader"/>
            </w:pPr>
            <w:r>
              <w:t xml:space="preserve">Process definition: </w:t>
            </w:r>
          </w:p>
          <w:p w14:paraId="53955C68" w14:textId="77777777" w:rsidR="00AE448A" w:rsidRDefault="003C0065" w:rsidP="003C0065">
            <w:pPr>
              <w:divId w:val="1519151668"/>
            </w:pPr>
            <w:bookmarkStart w:id="588" w:name="IDAIDJMF"/>
            <w:bookmarkEnd w:id="588"/>
            <w:r>
              <w:t>This process handles the stock allocations against confirmed sales orders. Fulfillment is done based on demand coming from sales order or transfer orders. The system needs to be able to utilize a FeFO (First expiry, first out) logic with lot tracked items. Picking transactions are then pushed once the allocations are done.</w:t>
            </w:r>
            <w:r w:rsidR="00E10DBF">
              <w:t xml:space="preserve"> </w:t>
            </w:r>
            <w:r>
              <w:t xml:space="preserve"> </w:t>
            </w:r>
          </w:p>
        </w:tc>
      </w:tr>
    </w:tbl>
    <w:p w14:paraId="39AACBD3" w14:textId="77777777" w:rsidR="00AE448A" w:rsidRDefault="00D22026">
      <w:pPr>
        <w:pStyle w:val="processgraphic"/>
      </w:pPr>
      <w:bookmarkStart w:id="589" w:name="IDANDJMF"/>
      <w:bookmarkEnd w:id="589"/>
      <w:r>
        <w:rPr>
          <w:noProof/>
          <w:lang w:val="en-GB" w:eastAsia="en-GB"/>
        </w:rPr>
        <w:drawing>
          <wp:inline distT="0" distB="0" distL="0" distR="0" wp14:anchorId="25A03EF9" wp14:editId="0F9CA06A">
            <wp:extent cx="3307080" cy="108966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07080" cy="1089660"/>
                    </a:xfrm>
                    <a:prstGeom prst="rect">
                      <a:avLst/>
                    </a:prstGeom>
                    <a:noFill/>
                    <a:ln>
                      <a:noFill/>
                    </a:ln>
                  </pic:spPr>
                </pic:pic>
              </a:graphicData>
            </a:graphic>
          </wp:inline>
        </w:drawing>
      </w:r>
    </w:p>
    <w:p w14:paraId="685A4161" w14:textId="77777777" w:rsidR="00AE448A" w:rsidRDefault="0085400E">
      <w:pPr>
        <w:pStyle w:val="captiontext"/>
      </w:pPr>
      <w:bookmarkStart w:id="590" w:name="_Toc410316626"/>
      <w:r>
        <w:t xml:space="preserve">80. Process: </w:t>
      </w:r>
      <w:r w:rsidR="00D22026">
        <w:t>SHP001</w:t>
      </w:r>
      <w:r>
        <w:t xml:space="preserve"> </w:t>
      </w:r>
      <w:r w:rsidR="00D22026">
        <w:t xml:space="preserve">order </w:t>
      </w:r>
      <w:bookmarkEnd w:id="590"/>
      <w:r w:rsidR="00D22026">
        <w:t>Fulfillment</w:t>
      </w:r>
    </w:p>
    <w:p w14:paraId="698B1D5F" w14:textId="77777777" w:rsidR="00AE448A" w:rsidRDefault="00AE448A">
      <w:pPr>
        <w:pStyle w:val="stagegraphic"/>
      </w:pPr>
      <w:bookmarkStart w:id="591" w:name="IDA5JJMF"/>
      <w:bookmarkEnd w:id="591"/>
    </w:p>
    <w:p w14:paraId="18F2BE60" w14:textId="77777777" w:rsidR="00D22026" w:rsidRDefault="00D22026" w:rsidP="00D22026">
      <w:pPr>
        <w:pStyle w:val="stagesrolestasksheader"/>
      </w:pPr>
      <w:bookmarkStart w:id="592" w:name="IDABVJMF"/>
      <w:bookmarkEnd w:id="592"/>
      <w:r>
        <w:t>Process Content</w:t>
      </w:r>
    </w:p>
    <w:p w14:paraId="337E1BD4" w14:textId="77777777" w:rsidR="00D22026" w:rsidRDefault="00D22026" w:rsidP="00D22026">
      <w:pPr>
        <w:pStyle w:val="stage"/>
      </w:pPr>
      <w:r>
        <w:fldChar w:fldCharType="begin"/>
      </w:r>
      <w:r>
        <w:instrText xml:space="preserve"> XE "Stages:Demand Requirements established" </w:instrText>
      </w:r>
      <w:r>
        <w:fldChar w:fldCharType="end"/>
      </w:r>
      <w:r>
        <w:fldChar w:fldCharType="begin"/>
      </w:r>
      <w:r>
        <w:instrText xml:space="preserve"> XE "Demand Requirements established (stage)" </w:instrText>
      </w:r>
      <w:r>
        <w:fldChar w:fldCharType="end"/>
      </w:r>
      <w:r w:rsidR="002A5439">
        <w:t>Order Fulfillment</w:t>
      </w:r>
    </w:p>
    <w:p w14:paraId="07FE5B47" w14:textId="77777777" w:rsidR="00AE448A" w:rsidRDefault="002A5439">
      <w:pPr>
        <w:pStyle w:val="stagegraphic"/>
      </w:pPr>
      <w:r>
        <w:rPr>
          <w:noProof/>
          <w:lang w:val="en-GB" w:eastAsia="en-GB"/>
        </w:rPr>
        <w:drawing>
          <wp:inline distT="0" distB="0" distL="0" distR="0" wp14:anchorId="06C2C0B4" wp14:editId="786763B9">
            <wp:extent cx="5753100" cy="233934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2339340"/>
                    </a:xfrm>
                    <a:prstGeom prst="rect">
                      <a:avLst/>
                    </a:prstGeom>
                    <a:noFill/>
                    <a:ln>
                      <a:noFill/>
                    </a:ln>
                  </pic:spPr>
                </pic:pic>
              </a:graphicData>
            </a:graphic>
          </wp:inline>
        </w:drawing>
      </w:r>
    </w:p>
    <w:p w14:paraId="44005C4E" w14:textId="77777777" w:rsidR="002A5439" w:rsidRDefault="002A5439" w:rsidP="002A5439">
      <w:pPr>
        <w:pStyle w:val="captiontext"/>
      </w:pPr>
      <w:r>
        <w:t>80. Process: SHP001 order Fulfillment, Stage: Order Fulfillment</w:t>
      </w:r>
    </w:p>
    <w:p w14:paraId="5CE1E7F0" w14:textId="77777777" w:rsidR="002A5439" w:rsidRPr="002A5439" w:rsidRDefault="002A5439" w:rsidP="002A5439"/>
    <w:p w14:paraId="618BC697" w14:textId="77777777" w:rsidR="002A5439" w:rsidRPr="007B406F" w:rsidRDefault="002A5439" w:rsidP="002A5439">
      <w:pPr>
        <w:rPr>
          <w:b/>
        </w:rPr>
      </w:pPr>
      <w:r w:rsidRPr="007B406F">
        <w:rPr>
          <w:b/>
        </w:rPr>
        <w:t>GAPs/ Configuration changes Identified:</w:t>
      </w:r>
    </w:p>
    <w:tbl>
      <w:tblPr>
        <w:tblStyle w:val="TableGrid"/>
        <w:tblW w:w="0" w:type="auto"/>
        <w:tblLayout w:type="fixed"/>
        <w:tblLook w:val="04A0" w:firstRow="1" w:lastRow="0" w:firstColumn="1" w:lastColumn="0" w:noHBand="0" w:noVBand="1"/>
      </w:tblPr>
      <w:tblGrid>
        <w:gridCol w:w="2315"/>
        <w:gridCol w:w="2424"/>
        <w:gridCol w:w="1858"/>
        <w:gridCol w:w="2466"/>
      </w:tblGrid>
      <w:tr w:rsidR="002A5439" w14:paraId="3DE3054B" w14:textId="77777777" w:rsidTr="00F2726C">
        <w:tc>
          <w:tcPr>
            <w:tcW w:w="2315" w:type="dxa"/>
          </w:tcPr>
          <w:p w14:paraId="4A4E77FB" w14:textId="77777777" w:rsidR="002A5439" w:rsidRDefault="002A5439" w:rsidP="00F2726C">
            <w:r>
              <w:t>Definition</w:t>
            </w:r>
          </w:p>
        </w:tc>
        <w:tc>
          <w:tcPr>
            <w:tcW w:w="2424" w:type="dxa"/>
          </w:tcPr>
          <w:p w14:paraId="3F5DABF4" w14:textId="77777777" w:rsidR="002A5439" w:rsidRDefault="002A5439" w:rsidP="00F2726C">
            <w:r>
              <w:t xml:space="preserve">Type </w:t>
            </w:r>
          </w:p>
        </w:tc>
        <w:tc>
          <w:tcPr>
            <w:tcW w:w="1858" w:type="dxa"/>
          </w:tcPr>
          <w:p w14:paraId="079A8C55" w14:textId="77777777" w:rsidR="002A5439" w:rsidRDefault="002A5439" w:rsidP="00F2726C"/>
        </w:tc>
        <w:tc>
          <w:tcPr>
            <w:tcW w:w="2466" w:type="dxa"/>
          </w:tcPr>
          <w:p w14:paraId="4F064071" w14:textId="77777777" w:rsidR="002A5439" w:rsidRDefault="002A5439" w:rsidP="00F2726C">
            <w:r>
              <w:t>Comments</w:t>
            </w:r>
          </w:p>
        </w:tc>
      </w:tr>
      <w:tr w:rsidR="002A5439" w14:paraId="3EDE1493" w14:textId="77777777" w:rsidTr="00F2726C">
        <w:tc>
          <w:tcPr>
            <w:tcW w:w="2315" w:type="dxa"/>
          </w:tcPr>
          <w:p w14:paraId="494EEAB5" w14:textId="77777777" w:rsidR="002A5439" w:rsidRPr="00E250EE" w:rsidRDefault="00E250EE" w:rsidP="00F2726C">
            <w:pPr>
              <w:rPr>
                <w:sz w:val="16"/>
                <w:szCs w:val="16"/>
              </w:rPr>
            </w:pPr>
            <w:r w:rsidRPr="00E250EE">
              <w:rPr>
                <w:sz w:val="16"/>
                <w:szCs w:val="16"/>
              </w:rPr>
              <w:t>Fulfillment workbench enhancement</w:t>
            </w:r>
          </w:p>
        </w:tc>
        <w:tc>
          <w:tcPr>
            <w:tcW w:w="2424" w:type="dxa"/>
          </w:tcPr>
          <w:p w14:paraId="738F0123" w14:textId="77777777" w:rsidR="002A5439" w:rsidRPr="00E250EE" w:rsidRDefault="00E250EE" w:rsidP="00F2726C">
            <w:pPr>
              <w:rPr>
                <w:sz w:val="16"/>
                <w:szCs w:val="16"/>
              </w:rPr>
            </w:pPr>
            <w:r w:rsidRPr="00E250EE">
              <w:rPr>
                <w:sz w:val="16"/>
                <w:szCs w:val="16"/>
              </w:rPr>
              <w:t>Enhancement</w:t>
            </w:r>
          </w:p>
        </w:tc>
        <w:tc>
          <w:tcPr>
            <w:tcW w:w="1858" w:type="dxa"/>
          </w:tcPr>
          <w:p w14:paraId="502B7E52" w14:textId="77777777" w:rsidR="002A5439" w:rsidRPr="00E250EE" w:rsidRDefault="002A5439" w:rsidP="00F2726C">
            <w:pPr>
              <w:rPr>
                <w:sz w:val="16"/>
                <w:szCs w:val="16"/>
              </w:rPr>
            </w:pPr>
          </w:p>
        </w:tc>
        <w:tc>
          <w:tcPr>
            <w:tcW w:w="2466" w:type="dxa"/>
          </w:tcPr>
          <w:p w14:paraId="2F99EB21" w14:textId="77777777" w:rsidR="002A5439" w:rsidRPr="00E250EE" w:rsidRDefault="00E250EE" w:rsidP="00F2726C">
            <w:pPr>
              <w:rPr>
                <w:sz w:val="16"/>
                <w:szCs w:val="16"/>
              </w:rPr>
            </w:pPr>
            <w:r w:rsidRPr="00E250EE">
              <w:rPr>
                <w:sz w:val="16"/>
                <w:szCs w:val="16"/>
              </w:rPr>
              <w:t>Ability to integrate Case into fulfilment workbench and provide reservation/allocation options. Performance requirement ( over 1000 lines processed at the same time)</w:t>
            </w:r>
            <w:r w:rsidR="00E10DBF">
              <w:rPr>
                <w:sz w:val="16"/>
                <w:szCs w:val="16"/>
              </w:rPr>
              <w:t>, PackIDs are to be supported.</w:t>
            </w:r>
          </w:p>
        </w:tc>
      </w:tr>
      <w:tr w:rsidR="00E250EE" w14:paraId="29F1AC0F" w14:textId="77777777" w:rsidTr="00F2726C">
        <w:tc>
          <w:tcPr>
            <w:tcW w:w="2315" w:type="dxa"/>
          </w:tcPr>
          <w:p w14:paraId="68C81F18" w14:textId="77777777" w:rsidR="00E250EE" w:rsidRPr="00E250EE" w:rsidRDefault="00E250EE" w:rsidP="00772B85">
            <w:pPr>
              <w:rPr>
                <w:sz w:val="16"/>
                <w:szCs w:val="16"/>
              </w:rPr>
            </w:pPr>
            <w:r>
              <w:rPr>
                <w:sz w:val="16"/>
                <w:szCs w:val="16"/>
              </w:rPr>
              <w:t>Picking transactions to be grouped per location</w:t>
            </w:r>
          </w:p>
        </w:tc>
        <w:tc>
          <w:tcPr>
            <w:tcW w:w="2424" w:type="dxa"/>
          </w:tcPr>
          <w:p w14:paraId="605DD7CC" w14:textId="77777777" w:rsidR="00E250EE" w:rsidRPr="00E250EE" w:rsidRDefault="00C11B8C" w:rsidP="00F2726C">
            <w:pPr>
              <w:rPr>
                <w:sz w:val="16"/>
                <w:szCs w:val="16"/>
              </w:rPr>
            </w:pPr>
            <w:r>
              <w:rPr>
                <w:sz w:val="16"/>
                <w:szCs w:val="16"/>
              </w:rPr>
              <w:t>configuration</w:t>
            </w:r>
          </w:p>
        </w:tc>
        <w:tc>
          <w:tcPr>
            <w:tcW w:w="1858" w:type="dxa"/>
          </w:tcPr>
          <w:p w14:paraId="0B2CA586" w14:textId="77777777" w:rsidR="00E250EE" w:rsidRPr="00E250EE" w:rsidRDefault="00E250EE" w:rsidP="00F2726C">
            <w:pPr>
              <w:rPr>
                <w:sz w:val="16"/>
                <w:szCs w:val="16"/>
              </w:rPr>
            </w:pPr>
          </w:p>
        </w:tc>
        <w:tc>
          <w:tcPr>
            <w:tcW w:w="2466" w:type="dxa"/>
          </w:tcPr>
          <w:p w14:paraId="4AD6B52F" w14:textId="77777777" w:rsidR="00E250EE" w:rsidRPr="00E250EE" w:rsidRDefault="00E250EE" w:rsidP="00F2726C">
            <w:pPr>
              <w:rPr>
                <w:sz w:val="16"/>
                <w:szCs w:val="16"/>
              </w:rPr>
            </w:pPr>
            <w:r>
              <w:rPr>
                <w:sz w:val="16"/>
                <w:szCs w:val="16"/>
              </w:rPr>
              <w:t xml:space="preserve">Ability to </w:t>
            </w:r>
            <w:commentRangeStart w:id="593"/>
            <w:r>
              <w:rPr>
                <w:sz w:val="16"/>
                <w:szCs w:val="16"/>
              </w:rPr>
              <w:t xml:space="preserve">group picking </w:t>
            </w:r>
            <w:commentRangeEnd w:id="593"/>
            <w:r w:rsidR="0046727E">
              <w:rPr>
                <w:rStyle w:val="CommentReference"/>
              </w:rPr>
              <w:commentReference w:id="593"/>
            </w:r>
            <w:r>
              <w:rPr>
                <w:sz w:val="16"/>
                <w:szCs w:val="16"/>
              </w:rPr>
              <w:t>transactions for lot numbers per locations to allow users to reduce number of movements.</w:t>
            </w:r>
          </w:p>
        </w:tc>
      </w:tr>
      <w:tr w:rsidR="00C11B8C" w14:paraId="07B7D4F8" w14:textId="77777777" w:rsidTr="00F2726C">
        <w:tc>
          <w:tcPr>
            <w:tcW w:w="2315" w:type="dxa"/>
          </w:tcPr>
          <w:p w14:paraId="37628913" w14:textId="77777777" w:rsidR="00C11B8C" w:rsidRDefault="00C11B8C" w:rsidP="00772B85">
            <w:pPr>
              <w:rPr>
                <w:sz w:val="16"/>
                <w:szCs w:val="16"/>
              </w:rPr>
            </w:pPr>
            <w:r>
              <w:rPr>
                <w:sz w:val="16"/>
                <w:szCs w:val="16"/>
              </w:rPr>
              <w:t>Case records creation</w:t>
            </w:r>
          </w:p>
        </w:tc>
        <w:tc>
          <w:tcPr>
            <w:tcW w:w="2424" w:type="dxa"/>
          </w:tcPr>
          <w:p w14:paraId="5A317EA2" w14:textId="77777777" w:rsidR="00C11B8C" w:rsidRPr="00E250EE" w:rsidRDefault="00C11B8C" w:rsidP="00F2726C">
            <w:pPr>
              <w:rPr>
                <w:sz w:val="16"/>
                <w:szCs w:val="16"/>
              </w:rPr>
            </w:pPr>
            <w:r>
              <w:rPr>
                <w:sz w:val="16"/>
                <w:szCs w:val="16"/>
              </w:rPr>
              <w:t>Enhancement</w:t>
            </w:r>
          </w:p>
        </w:tc>
        <w:tc>
          <w:tcPr>
            <w:tcW w:w="1858" w:type="dxa"/>
          </w:tcPr>
          <w:p w14:paraId="37D3F9CC" w14:textId="77777777" w:rsidR="00C11B8C" w:rsidRPr="00E250EE" w:rsidRDefault="00C11B8C" w:rsidP="00F2726C">
            <w:pPr>
              <w:rPr>
                <w:sz w:val="16"/>
                <w:szCs w:val="16"/>
              </w:rPr>
            </w:pPr>
          </w:p>
        </w:tc>
        <w:tc>
          <w:tcPr>
            <w:tcW w:w="2466" w:type="dxa"/>
          </w:tcPr>
          <w:p w14:paraId="5A22E4FE" w14:textId="77777777" w:rsidR="00C11B8C" w:rsidRDefault="00C11B8C" w:rsidP="00F2726C">
            <w:pPr>
              <w:rPr>
                <w:sz w:val="16"/>
                <w:szCs w:val="16"/>
              </w:rPr>
            </w:pPr>
            <w:r>
              <w:rPr>
                <w:sz w:val="16"/>
                <w:szCs w:val="16"/>
              </w:rPr>
              <w:t xml:space="preserve">Case records </w:t>
            </w:r>
            <w:r w:rsidR="00F7388E">
              <w:rPr>
                <w:sz w:val="16"/>
                <w:szCs w:val="16"/>
              </w:rPr>
              <w:t>are to be generated and stored to group orders together</w:t>
            </w:r>
          </w:p>
        </w:tc>
      </w:tr>
    </w:tbl>
    <w:p w14:paraId="3271E8C4" w14:textId="77777777" w:rsidR="002A5439" w:rsidRPr="002A5439" w:rsidRDefault="002A5439" w:rsidP="002A5439">
      <w:pPr>
        <w:pStyle w:val="captiontext"/>
      </w:pPr>
    </w:p>
    <w:p w14:paraId="56FB634B" w14:textId="77777777" w:rsidR="00AE448A" w:rsidRDefault="00AE448A">
      <w:pPr>
        <w:pStyle w:val="stagegraphic"/>
      </w:pPr>
      <w:bookmarkStart w:id="594" w:name="IDAYN0PF"/>
      <w:bookmarkEnd w:id="594"/>
    </w:p>
    <w:p w14:paraId="051D2804" w14:textId="77777777" w:rsidR="000F5509" w:rsidRDefault="00132203" w:rsidP="000F5509">
      <w:pPr>
        <w:pStyle w:val="processHeading"/>
      </w:pPr>
      <w:bookmarkStart w:id="595" w:name="_Toc494359027"/>
      <w:r>
        <w:t>S</w:t>
      </w:r>
      <w:r w:rsidR="000F5509">
        <w:t>HP002 Truck Allocation</w:t>
      </w:r>
      <w:bookmarkEnd w:id="595"/>
      <w:r w:rsidR="000F5509">
        <w:fldChar w:fldCharType="begin"/>
      </w:r>
      <w:r w:rsidR="000F5509">
        <w:instrText xml:space="preserve"> XE "Processes:PROD001 Production Demand to Close" </w:instrText>
      </w:r>
      <w:r w:rsidR="000F5509">
        <w:fldChar w:fldCharType="end"/>
      </w:r>
      <w:r w:rsidR="000F5509">
        <w:fldChar w:fldCharType="begin"/>
      </w:r>
      <w:r w:rsidR="000F5509">
        <w:instrText xml:space="preserve"> XE "PROD001 Production Demand to Close (process)" </w:instrText>
      </w:r>
      <w:r w:rsidR="000F5509">
        <w:fldChar w:fldCharType="end"/>
      </w:r>
    </w:p>
    <w:tbl>
      <w:tblPr>
        <w:tblW w:w="0" w:type="auto"/>
        <w:tblLook w:val="0000" w:firstRow="0" w:lastRow="0" w:firstColumn="0" w:lastColumn="0" w:noHBand="0" w:noVBand="0"/>
      </w:tblPr>
      <w:tblGrid>
        <w:gridCol w:w="222"/>
        <w:gridCol w:w="8851"/>
      </w:tblGrid>
      <w:tr w:rsidR="000F5509" w14:paraId="3C061830" w14:textId="77777777" w:rsidTr="000F5509">
        <w:trPr>
          <w:trHeight w:val="297"/>
        </w:trPr>
        <w:tc>
          <w:tcPr>
            <w:tcW w:w="222" w:type="dxa"/>
          </w:tcPr>
          <w:p w14:paraId="4A94C6EB" w14:textId="77777777" w:rsidR="000F5509" w:rsidRDefault="000F5509" w:rsidP="00F2726C"/>
        </w:tc>
        <w:tc>
          <w:tcPr>
            <w:tcW w:w="8851" w:type="dxa"/>
          </w:tcPr>
          <w:p w14:paraId="489FF851" w14:textId="77777777" w:rsidR="000F5509" w:rsidRDefault="000F5509" w:rsidP="00F2726C">
            <w:pPr>
              <w:pStyle w:val="notegroup"/>
            </w:pPr>
            <w:r>
              <w:t>User Notes</w:t>
            </w:r>
          </w:p>
        </w:tc>
      </w:tr>
      <w:tr w:rsidR="000F5509" w14:paraId="40DAD6AE" w14:textId="77777777" w:rsidTr="000F5509">
        <w:trPr>
          <w:trHeight w:val="572"/>
        </w:trPr>
        <w:tc>
          <w:tcPr>
            <w:tcW w:w="222" w:type="dxa"/>
          </w:tcPr>
          <w:p w14:paraId="50DABE55" w14:textId="77777777" w:rsidR="000F5509" w:rsidRDefault="000F5509" w:rsidP="00F2726C"/>
        </w:tc>
        <w:tc>
          <w:tcPr>
            <w:tcW w:w="8851" w:type="dxa"/>
          </w:tcPr>
          <w:p w14:paraId="72C494FF" w14:textId="77777777" w:rsidR="000F5509" w:rsidRDefault="000F5509" w:rsidP="00F2726C">
            <w:pPr>
              <w:pStyle w:val="noteheader"/>
            </w:pPr>
            <w:r>
              <w:t xml:space="preserve">Process definition: </w:t>
            </w:r>
          </w:p>
          <w:p w14:paraId="7A94FDD5" w14:textId="77777777" w:rsidR="000F5509" w:rsidRDefault="000F5509" w:rsidP="00E10DBF">
            <w:r>
              <w:t xml:space="preserve">This process </w:t>
            </w:r>
            <w:r w:rsidR="00E10DBF">
              <w:t>relates to creating and using Truck in Epicor 10, where the system is expected to store truck related information in the database and allocate trucks to different shipments as required by MSD. Truck measurements and calculations against shipments are supported.</w:t>
            </w:r>
          </w:p>
        </w:tc>
      </w:tr>
      <w:tr w:rsidR="000F5509" w14:paraId="4E227673" w14:textId="77777777" w:rsidTr="000F5509">
        <w:trPr>
          <w:trHeight w:val="594"/>
        </w:trPr>
        <w:tc>
          <w:tcPr>
            <w:tcW w:w="222" w:type="dxa"/>
          </w:tcPr>
          <w:p w14:paraId="266AA642" w14:textId="77777777" w:rsidR="000F5509" w:rsidRDefault="000F5509" w:rsidP="00F2726C"/>
          <w:p w14:paraId="6478EBAB" w14:textId="77777777" w:rsidR="000F5509" w:rsidRDefault="000F5509" w:rsidP="00F2726C"/>
        </w:tc>
        <w:tc>
          <w:tcPr>
            <w:tcW w:w="8851" w:type="dxa"/>
          </w:tcPr>
          <w:p w14:paraId="0DF5FA15" w14:textId="77777777" w:rsidR="000F5509" w:rsidRDefault="000F5509" w:rsidP="00F2726C">
            <w:pPr>
              <w:pStyle w:val="noteheader"/>
            </w:pPr>
          </w:p>
          <w:p w14:paraId="3087ADE1" w14:textId="77777777" w:rsidR="000F5509" w:rsidRDefault="000F5509" w:rsidP="000F5509">
            <w:pPr>
              <w:pStyle w:val="noteheader"/>
              <w:jc w:val="center"/>
            </w:pPr>
            <w:r>
              <w:object w:dxaOrig="5355" w:dyaOrig="1710" w14:anchorId="3169A219">
                <v:shape id="_x0000_i1040" type="#_x0000_t75" style="width:267pt;height:85.5pt" o:ole="">
                  <v:imagedata r:id="rId78" o:title=""/>
                </v:shape>
                <o:OLEObject Type="Embed" ProgID="PBrush" ShapeID="_x0000_i1040" DrawAspect="Content" ObjectID="_1569922092" r:id="rId79"/>
              </w:object>
            </w:r>
          </w:p>
          <w:p w14:paraId="602657B2" w14:textId="77777777" w:rsidR="000F5509" w:rsidRDefault="000F5509" w:rsidP="000F5509">
            <w:pPr>
              <w:pStyle w:val="captiontext"/>
            </w:pPr>
            <w:r>
              <w:t>80. Process: SHP002 Truck Allocation</w:t>
            </w:r>
          </w:p>
          <w:p w14:paraId="39FF2207" w14:textId="77777777" w:rsidR="000F5509" w:rsidRDefault="000F5509" w:rsidP="000F5509">
            <w:pPr>
              <w:pStyle w:val="stagesrolestasksheader"/>
            </w:pPr>
            <w:r>
              <w:t>Process Content</w:t>
            </w:r>
          </w:p>
          <w:p w14:paraId="0BC942A2" w14:textId="77777777" w:rsidR="000F5509" w:rsidRDefault="000F5509" w:rsidP="000F5509">
            <w:pPr>
              <w:pStyle w:val="stage"/>
            </w:pPr>
            <w:r>
              <w:fldChar w:fldCharType="begin"/>
            </w:r>
            <w:r>
              <w:instrText xml:space="preserve"> XE "Stages:Demand Requirements established" </w:instrText>
            </w:r>
            <w:r>
              <w:fldChar w:fldCharType="end"/>
            </w:r>
            <w:r>
              <w:fldChar w:fldCharType="begin"/>
            </w:r>
            <w:r>
              <w:instrText xml:space="preserve"> XE "Demand Requirements established (stage)" </w:instrText>
            </w:r>
            <w:r>
              <w:fldChar w:fldCharType="end"/>
            </w:r>
            <w:r>
              <w:t>Truck Definition and allocation</w:t>
            </w:r>
          </w:p>
          <w:p w14:paraId="430DFD65" w14:textId="77777777" w:rsidR="000F5509" w:rsidRDefault="000F5509" w:rsidP="000F5509"/>
          <w:p w14:paraId="0ABEDC8B" w14:textId="77777777" w:rsidR="000F5509" w:rsidRDefault="000F5509" w:rsidP="000F5509">
            <w:r>
              <w:object w:dxaOrig="11265" w:dyaOrig="5760" w14:anchorId="3C7C7685">
                <v:shape id="_x0000_i1041" type="#_x0000_t75" style="width:453.75pt;height:231.75pt" o:ole="">
                  <v:imagedata r:id="rId80" o:title=""/>
                </v:shape>
                <o:OLEObject Type="Embed" ProgID="PBrush" ShapeID="_x0000_i1041" DrawAspect="Content" ObjectID="_1569922093" r:id="rId81"/>
              </w:object>
            </w:r>
          </w:p>
          <w:p w14:paraId="571F7399" w14:textId="77777777" w:rsidR="000F5509" w:rsidRPr="000F5509" w:rsidRDefault="000F5509" w:rsidP="000F5509"/>
          <w:p w14:paraId="6CA289C6" w14:textId="77777777" w:rsidR="000F5509" w:rsidRDefault="000F5509" w:rsidP="000F5509">
            <w:pPr>
              <w:pStyle w:val="captiontext"/>
            </w:pPr>
            <w:r>
              <w:t>80. Process: SHP002 Truck allocation, Stage: Truck Allocation</w:t>
            </w:r>
          </w:p>
          <w:p w14:paraId="328C5EED" w14:textId="77777777" w:rsidR="000F5509" w:rsidRDefault="000F5509" w:rsidP="00F2726C">
            <w:pPr>
              <w:pStyle w:val="noteheader"/>
            </w:pPr>
          </w:p>
        </w:tc>
      </w:tr>
    </w:tbl>
    <w:p w14:paraId="1B26F724" w14:textId="77777777" w:rsidR="000F5509" w:rsidRPr="007B406F" w:rsidRDefault="000F5509" w:rsidP="000F5509">
      <w:pPr>
        <w:rPr>
          <w:b/>
        </w:rPr>
      </w:pPr>
      <w:r w:rsidRPr="007B406F">
        <w:rPr>
          <w:b/>
        </w:rPr>
        <w:t>GAPs/ Configuration changes Identified:</w:t>
      </w:r>
    </w:p>
    <w:p w14:paraId="40E3DFFE" w14:textId="77777777" w:rsidR="000F5509" w:rsidRDefault="000F5509" w:rsidP="000F5509"/>
    <w:tbl>
      <w:tblPr>
        <w:tblStyle w:val="TableGrid"/>
        <w:tblW w:w="0" w:type="auto"/>
        <w:tblLayout w:type="fixed"/>
        <w:tblLook w:val="04A0" w:firstRow="1" w:lastRow="0" w:firstColumn="1" w:lastColumn="0" w:noHBand="0" w:noVBand="1"/>
      </w:tblPr>
      <w:tblGrid>
        <w:gridCol w:w="2315"/>
        <w:gridCol w:w="2424"/>
        <w:gridCol w:w="1858"/>
        <w:gridCol w:w="2466"/>
      </w:tblGrid>
      <w:tr w:rsidR="000F5509" w14:paraId="0C2FB620" w14:textId="77777777" w:rsidTr="00F2726C">
        <w:tc>
          <w:tcPr>
            <w:tcW w:w="2315" w:type="dxa"/>
          </w:tcPr>
          <w:p w14:paraId="0114EACB" w14:textId="77777777" w:rsidR="000F5509" w:rsidRDefault="000F5509" w:rsidP="00F2726C">
            <w:r>
              <w:t>Definition</w:t>
            </w:r>
          </w:p>
        </w:tc>
        <w:tc>
          <w:tcPr>
            <w:tcW w:w="2424" w:type="dxa"/>
          </w:tcPr>
          <w:p w14:paraId="1A802738" w14:textId="77777777" w:rsidR="000F5509" w:rsidRDefault="000F5509" w:rsidP="00F2726C">
            <w:r>
              <w:t xml:space="preserve">Type </w:t>
            </w:r>
          </w:p>
        </w:tc>
        <w:tc>
          <w:tcPr>
            <w:tcW w:w="1858" w:type="dxa"/>
          </w:tcPr>
          <w:p w14:paraId="416D4F09" w14:textId="77777777" w:rsidR="000F5509" w:rsidRDefault="000F5509" w:rsidP="00F2726C"/>
        </w:tc>
        <w:tc>
          <w:tcPr>
            <w:tcW w:w="2466" w:type="dxa"/>
          </w:tcPr>
          <w:p w14:paraId="197DDA63" w14:textId="77777777" w:rsidR="000F5509" w:rsidRDefault="000F5509" w:rsidP="00F2726C">
            <w:r>
              <w:t>Comments</w:t>
            </w:r>
          </w:p>
        </w:tc>
      </w:tr>
      <w:tr w:rsidR="000F5509" w14:paraId="36A4EA43" w14:textId="77777777" w:rsidTr="00F2726C">
        <w:tc>
          <w:tcPr>
            <w:tcW w:w="2315" w:type="dxa"/>
          </w:tcPr>
          <w:p w14:paraId="1D6A98E8" w14:textId="77777777" w:rsidR="000F5509" w:rsidRDefault="00E10DBF" w:rsidP="00F2726C">
            <w:r>
              <w:t>Truck record</w:t>
            </w:r>
          </w:p>
        </w:tc>
        <w:tc>
          <w:tcPr>
            <w:tcW w:w="2424" w:type="dxa"/>
          </w:tcPr>
          <w:p w14:paraId="1D78C75D" w14:textId="77777777" w:rsidR="000F5509" w:rsidRDefault="00E10DBF" w:rsidP="00F2726C">
            <w:r>
              <w:t>Enhancement</w:t>
            </w:r>
          </w:p>
        </w:tc>
        <w:tc>
          <w:tcPr>
            <w:tcW w:w="1858" w:type="dxa"/>
          </w:tcPr>
          <w:p w14:paraId="3D84EE69" w14:textId="77777777" w:rsidR="000F5509" w:rsidRDefault="000F5509" w:rsidP="00F2726C"/>
        </w:tc>
        <w:tc>
          <w:tcPr>
            <w:tcW w:w="2466" w:type="dxa"/>
          </w:tcPr>
          <w:p w14:paraId="2FBB11C1" w14:textId="0A9DBD32" w:rsidR="000F5509" w:rsidRDefault="00E10DBF" w:rsidP="00F2726C">
            <w:r>
              <w:t>A truck identification needs to be stored in the system together with possibility to link it to multiple shipments and transfer shipments.</w:t>
            </w:r>
          </w:p>
        </w:tc>
      </w:tr>
    </w:tbl>
    <w:p w14:paraId="27B4173F" w14:textId="77777777" w:rsidR="00075F37" w:rsidRDefault="00075F37">
      <w:pPr>
        <w:pStyle w:val="captiontext"/>
        <w:jc w:val="left"/>
        <w:rPr>
          <w:ins w:id="596" w:author="Pascal Pastory" w:date="2017-10-12T15:02:00Z"/>
        </w:rPr>
        <w:pPrChange w:id="597" w:author="Pascal Pastory" w:date="2017-10-12T15:01:00Z">
          <w:pPr>
            <w:pStyle w:val="captiontext"/>
          </w:pPr>
        </w:pPrChange>
      </w:pPr>
    </w:p>
    <w:p w14:paraId="6FBBDB50" w14:textId="529E8DD5" w:rsidR="000F5509" w:rsidRDefault="00CF0CC6">
      <w:pPr>
        <w:pStyle w:val="captiontext"/>
        <w:jc w:val="left"/>
        <w:pPrChange w:id="598" w:author="Pascal Pastory" w:date="2017-10-12T15:01:00Z">
          <w:pPr>
            <w:pStyle w:val="captiontext"/>
          </w:pPr>
        </w:pPrChange>
      </w:pPr>
      <w:r>
        <w:br w:type="page"/>
      </w:r>
    </w:p>
    <w:p w14:paraId="14D97723" w14:textId="77777777" w:rsidR="000F5509" w:rsidRDefault="000F5509" w:rsidP="000F5509">
      <w:pPr>
        <w:pStyle w:val="processHeading"/>
      </w:pPr>
      <w:bookmarkStart w:id="599" w:name="_Toc494359028"/>
      <w:r>
        <w:t>SHP003 Customer Shipments</w:t>
      </w:r>
      <w:bookmarkEnd w:id="599"/>
      <w:r>
        <w:fldChar w:fldCharType="begin"/>
      </w:r>
      <w:r>
        <w:instrText xml:space="preserve"> XE "Processes:PROD001 Production Demand to Close" </w:instrText>
      </w:r>
      <w:r>
        <w:fldChar w:fldCharType="end"/>
      </w:r>
      <w:r>
        <w:fldChar w:fldCharType="begin"/>
      </w:r>
      <w:r>
        <w:instrText xml:space="preserve"> XE "PROD001 Production Demand to Close (process)" </w:instrText>
      </w:r>
      <w:r>
        <w:fldChar w:fldCharType="end"/>
      </w:r>
    </w:p>
    <w:tbl>
      <w:tblPr>
        <w:tblW w:w="0" w:type="auto"/>
        <w:tblLook w:val="0000" w:firstRow="0" w:lastRow="0" w:firstColumn="0" w:lastColumn="0" w:noHBand="0" w:noVBand="0"/>
      </w:tblPr>
      <w:tblGrid>
        <w:gridCol w:w="222"/>
        <w:gridCol w:w="8851"/>
      </w:tblGrid>
      <w:tr w:rsidR="000F5509" w14:paraId="4C4429A3" w14:textId="77777777" w:rsidTr="00F2726C">
        <w:trPr>
          <w:trHeight w:val="297"/>
        </w:trPr>
        <w:tc>
          <w:tcPr>
            <w:tcW w:w="222" w:type="dxa"/>
          </w:tcPr>
          <w:p w14:paraId="75BC42EB" w14:textId="77777777" w:rsidR="000F5509" w:rsidRDefault="000F5509" w:rsidP="00F2726C"/>
        </w:tc>
        <w:tc>
          <w:tcPr>
            <w:tcW w:w="8851" w:type="dxa"/>
          </w:tcPr>
          <w:p w14:paraId="52601CF8" w14:textId="77777777" w:rsidR="000F5509" w:rsidRDefault="000F5509" w:rsidP="00F2726C">
            <w:pPr>
              <w:pStyle w:val="notegroup"/>
            </w:pPr>
            <w:r>
              <w:t>User Notes</w:t>
            </w:r>
          </w:p>
        </w:tc>
      </w:tr>
      <w:tr w:rsidR="000F5509" w14:paraId="03E4CEB3" w14:textId="77777777" w:rsidTr="00F2726C">
        <w:trPr>
          <w:trHeight w:val="572"/>
        </w:trPr>
        <w:tc>
          <w:tcPr>
            <w:tcW w:w="222" w:type="dxa"/>
          </w:tcPr>
          <w:p w14:paraId="6DFE405B" w14:textId="77777777" w:rsidR="000F5509" w:rsidRDefault="000F5509" w:rsidP="00F2726C"/>
        </w:tc>
        <w:tc>
          <w:tcPr>
            <w:tcW w:w="8851" w:type="dxa"/>
          </w:tcPr>
          <w:p w14:paraId="4DF7E3B6" w14:textId="77777777" w:rsidR="000F5509" w:rsidRDefault="000F5509" w:rsidP="00F2726C">
            <w:pPr>
              <w:pStyle w:val="noteheader"/>
            </w:pPr>
            <w:r>
              <w:t xml:space="preserve">Process definition: </w:t>
            </w:r>
          </w:p>
          <w:p w14:paraId="39E79250" w14:textId="77777777" w:rsidR="000F5509" w:rsidRDefault="000F5509" w:rsidP="00BF2FE8">
            <w:r>
              <w:t xml:space="preserve">This process </w:t>
            </w:r>
            <w:r w:rsidR="00BF2FE8">
              <w:t xml:space="preserve">handles the activities of transforming allocated stock to shipments against sales orders and linkup to Truck records where needed, in order to support shipments towards customers. </w:t>
            </w:r>
          </w:p>
        </w:tc>
      </w:tr>
    </w:tbl>
    <w:p w14:paraId="7BDA4F03" w14:textId="77777777" w:rsidR="00CF0CC6" w:rsidRDefault="00CF0CC6">
      <w:pPr>
        <w:spacing w:before="0"/>
      </w:pPr>
    </w:p>
    <w:p w14:paraId="011629D1" w14:textId="77777777" w:rsidR="00CF0CC6" w:rsidRDefault="000F5509" w:rsidP="00CF0CC6">
      <w:r>
        <w:rPr>
          <w:noProof/>
          <w:lang w:val="en-GB" w:eastAsia="en-GB"/>
        </w:rPr>
        <w:drawing>
          <wp:inline distT="0" distB="0" distL="0" distR="0" wp14:anchorId="0DDB9334" wp14:editId="3BAADEEC">
            <wp:extent cx="5760720" cy="3116580"/>
            <wp:effectExtent l="0" t="0" r="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116580"/>
                    </a:xfrm>
                    <a:prstGeom prst="rect">
                      <a:avLst/>
                    </a:prstGeom>
                    <a:noFill/>
                    <a:ln>
                      <a:noFill/>
                    </a:ln>
                  </pic:spPr>
                </pic:pic>
              </a:graphicData>
            </a:graphic>
          </wp:inline>
        </w:drawing>
      </w:r>
    </w:p>
    <w:p w14:paraId="4A4EF6FD" w14:textId="77777777" w:rsidR="000F5509" w:rsidRDefault="000F5509" w:rsidP="000F5509">
      <w:pPr>
        <w:pStyle w:val="captiontext"/>
      </w:pPr>
      <w:r>
        <w:t>80. Process: SHP003 Customer Shipments</w:t>
      </w:r>
    </w:p>
    <w:p w14:paraId="52662D5D" w14:textId="77777777" w:rsidR="000F5509" w:rsidRPr="00CF0CC6" w:rsidRDefault="000F5509" w:rsidP="00CF0CC6"/>
    <w:tbl>
      <w:tblPr>
        <w:tblW w:w="0" w:type="auto"/>
        <w:tblLook w:val="0000" w:firstRow="0" w:lastRow="0" w:firstColumn="0" w:lastColumn="0" w:noHBand="0" w:noVBand="0"/>
      </w:tblPr>
      <w:tblGrid>
        <w:gridCol w:w="720"/>
        <w:gridCol w:w="8028"/>
      </w:tblGrid>
      <w:tr w:rsidR="00AE448A" w14:paraId="449134C9" w14:textId="77777777">
        <w:tc>
          <w:tcPr>
            <w:tcW w:w="720" w:type="dxa"/>
          </w:tcPr>
          <w:p w14:paraId="34E72BD7" w14:textId="77777777" w:rsidR="00AE448A" w:rsidRDefault="00AE448A">
            <w:r>
              <w:fldChar w:fldCharType="begin"/>
            </w:r>
            <w:r w:rsidR="0085400E">
              <w:instrText xml:space="preserve"> XE "Stages:Complete the job" </w:instrText>
            </w:r>
            <w:r>
              <w:fldChar w:fldCharType="end"/>
            </w:r>
            <w:r>
              <w:fldChar w:fldCharType="begin"/>
            </w:r>
            <w:r w:rsidR="0085400E">
              <w:instrText xml:space="preserve"> XE "Complete the job (stage)" </w:instrText>
            </w:r>
            <w:r>
              <w:fldChar w:fldCharType="end"/>
            </w:r>
          </w:p>
        </w:tc>
        <w:tc>
          <w:tcPr>
            <w:tcW w:w="8028" w:type="dxa"/>
          </w:tcPr>
          <w:p w14:paraId="2389B5E4" w14:textId="77777777" w:rsidR="000F5509" w:rsidRDefault="000F5509" w:rsidP="000F5509">
            <w:pPr>
              <w:pStyle w:val="stagesrolestasksheader"/>
            </w:pPr>
            <w:r>
              <w:t>Process Content</w:t>
            </w:r>
          </w:p>
          <w:p w14:paraId="7513BD0C" w14:textId="77777777" w:rsidR="000F5509" w:rsidRDefault="000F5509" w:rsidP="000F5509">
            <w:pPr>
              <w:pStyle w:val="stage"/>
            </w:pPr>
            <w:r>
              <w:fldChar w:fldCharType="begin"/>
            </w:r>
            <w:r>
              <w:instrText xml:space="preserve"> XE "Stages:Demand Requirements established" </w:instrText>
            </w:r>
            <w:r>
              <w:fldChar w:fldCharType="end"/>
            </w:r>
            <w:r>
              <w:fldChar w:fldCharType="begin"/>
            </w:r>
            <w:r>
              <w:instrText xml:space="preserve"> XE "Demand Requirements established (stage)" </w:instrText>
            </w:r>
            <w:r>
              <w:fldChar w:fldCharType="end"/>
            </w:r>
            <w:r>
              <w:t>Truck Definition and allocation</w:t>
            </w:r>
          </w:p>
          <w:p w14:paraId="114871AB" w14:textId="77777777" w:rsidR="00AE448A" w:rsidRDefault="000F5509">
            <w:pPr>
              <w:pStyle w:val="notegroup"/>
            </w:pPr>
            <w:r>
              <w:object w:dxaOrig="5490" w:dyaOrig="3240" w14:anchorId="2536E3F2">
                <v:shape id="_x0000_i1042" type="#_x0000_t75" style="width:274.5pt;height:162pt" o:ole="">
                  <v:imagedata r:id="rId83" o:title=""/>
                </v:shape>
                <o:OLEObject Type="Embed" ProgID="PBrush" ShapeID="_x0000_i1042" DrawAspect="Content" ObjectID="_1569922094" r:id="rId84"/>
              </w:object>
            </w:r>
          </w:p>
          <w:p w14:paraId="233D6DC9" w14:textId="77777777" w:rsidR="000F5509" w:rsidRDefault="000F5509" w:rsidP="000F5509">
            <w:pPr>
              <w:pStyle w:val="captiontext"/>
            </w:pPr>
            <w:r>
              <w:t xml:space="preserve">80. Process: SHP003 Customer Shipments, Stage: Sales Shipments </w:t>
            </w:r>
          </w:p>
          <w:p w14:paraId="06A9887F" w14:textId="77777777" w:rsidR="000F5509" w:rsidRDefault="000F5509" w:rsidP="000F5509"/>
          <w:p w14:paraId="30E626C3" w14:textId="77777777" w:rsidR="000F5509" w:rsidRDefault="000F5509" w:rsidP="000F5509">
            <w:pPr>
              <w:pStyle w:val="stage"/>
            </w:pPr>
            <w:r>
              <w:fldChar w:fldCharType="begin"/>
            </w:r>
            <w:r>
              <w:instrText xml:space="preserve"> XE "Stages:Demand Requirements established" </w:instrText>
            </w:r>
            <w:r>
              <w:fldChar w:fldCharType="end"/>
            </w:r>
            <w:r>
              <w:fldChar w:fldCharType="begin"/>
            </w:r>
            <w:r>
              <w:instrText xml:space="preserve"> XE "Demand Requirements established (stage)" </w:instrText>
            </w:r>
            <w:r>
              <w:fldChar w:fldCharType="end"/>
            </w:r>
            <w:r>
              <w:t>Shipment</w:t>
            </w:r>
          </w:p>
          <w:p w14:paraId="0869CA47" w14:textId="77777777" w:rsidR="000F5509" w:rsidRDefault="000F5509" w:rsidP="000F5509">
            <w:pPr>
              <w:jc w:val="center"/>
            </w:pPr>
            <w:r>
              <w:object w:dxaOrig="4500" w:dyaOrig="1605" w14:anchorId="45D37715">
                <v:shape id="_x0000_i1043" type="#_x0000_t75" style="width:225pt;height:81pt" o:ole="">
                  <v:imagedata r:id="rId85" o:title=""/>
                </v:shape>
                <o:OLEObject Type="Embed" ProgID="PBrush" ShapeID="_x0000_i1043" DrawAspect="Content" ObjectID="_1569922095" r:id="rId86"/>
              </w:object>
            </w:r>
          </w:p>
          <w:p w14:paraId="5D81CB8D" w14:textId="77777777" w:rsidR="000F5509" w:rsidRDefault="000F5509" w:rsidP="000F5509">
            <w:pPr>
              <w:pStyle w:val="captiontext"/>
            </w:pPr>
            <w:r>
              <w:t xml:space="preserve">80. Process: SHP003 Customer Shipments, Stage: Shipment </w:t>
            </w:r>
          </w:p>
          <w:p w14:paraId="576ABE2E" w14:textId="77777777" w:rsidR="000F5509" w:rsidRPr="000F5509" w:rsidRDefault="000F5509" w:rsidP="000F5509">
            <w:pPr>
              <w:jc w:val="center"/>
            </w:pPr>
          </w:p>
          <w:p w14:paraId="350EE25F" w14:textId="77777777" w:rsidR="000F5509" w:rsidRPr="007B406F" w:rsidRDefault="000F5509" w:rsidP="000F5509">
            <w:pPr>
              <w:rPr>
                <w:b/>
              </w:rPr>
            </w:pPr>
            <w:r w:rsidRPr="007B406F">
              <w:rPr>
                <w:b/>
              </w:rPr>
              <w:t>GAPs/ Configuration changes Identified:</w:t>
            </w:r>
          </w:p>
          <w:p w14:paraId="170F336D" w14:textId="77777777" w:rsidR="000F5509" w:rsidRDefault="000F5509" w:rsidP="000F5509"/>
          <w:tbl>
            <w:tblPr>
              <w:tblStyle w:val="TableGrid"/>
              <w:tblW w:w="0" w:type="auto"/>
              <w:tblLook w:val="04A0" w:firstRow="1" w:lastRow="0" w:firstColumn="1" w:lastColumn="0" w:noHBand="0" w:noVBand="1"/>
            </w:tblPr>
            <w:tblGrid>
              <w:gridCol w:w="2018"/>
              <w:gridCol w:w="2133"/>
              <w:gridCol w:w="1430"/>
              <w:gridCol w:w="2221"/>
            </w:tblGrid>
            <w:tr w:rsidR="000F5509" w14:paraId="2D7A877E" w14:textId="77777777" w:rsidTr="00F2726C">
              <w:tc>
                <w:tcPr>
                  <w:tcW w:w="2315" w:type="dxa"/>
                </w:tcPr>
                <w:p w14:paraId="3D349911" w14:textId="77777777" w:rsidR="000F5509" w:rsidRDefault="000F5509" w:rsidP="009F05B3">
                  <w:pPr>
                    <w:jc w:val="both"/>
                  </w:pPr>
                  <w:r>
                    <w:t>Definition</w:t>
                  </w:r>
                </w:p>
              </w:tc>
              <w:tc>
                <w:tcPr>
                  <w:tcW w:w="2424" w:type="dxa"/>
                </w:tcPr>
                <w:p w14:paraId="25E0EB0F" w14:textId="77777777" w:rsidR="000F5509" w:rsidRDefault="000F5509" w:rsidP="000F5509">
                  <w:r>
                    <w:t xml:space="preserve">Type </w:t>
                  </w:r>
                </w:p>
              </w:tc>
              <w:tc>
                <w:tcPr>
                  <w:tcW w:w="1858" w:type="dxa"/>
                </w:tcPr>
                <w:p w14:paraId="40A655AC" w14:textId="77777777" w:rsidR="000F5509" w:rsidRDefault="000F5509" w:rsidP="000F5509"/>
              </w:tc>
              <w:tc>
                <w:tcPr>
                  <w:tcW w:w="2466" w:type="dxa"/>
                </w:tcPr>
                <w:p w14:paraId="48317C4E" w14:textId="77777777" w:rsidR="000F5509" w:rsidRDefault="000F5509" w:rsidP="000F5509">
                  <w:r>
                    <w:t>Comments</w:t>
                  </w:r>
                </w:p>
              </w:tc>
            </w:tr>
            <w:tr w:rsidR="000F5509" w14:paraId="0F6CCF01" w14:textId="77777777" w:rsidTr="00F2726C">
              <w:tc>
                <w:tcPr>
                  <w:tcW w:w="2315" w:type="dxa"/>
                </w:tcPr>
                <w:p w14:paraId="50ACA75E" w14:textId="77777777" w:rsidR="000F5509" w:rsidRPr="00B40DB7" w:rsidRDefault="00B40DB7" w:rsidP="000F5509">
                  <w:pPr>
                    <w:rPr>
                      <w:sz w:val="16"/>
                      <w:szCs w:val="16"/>
                    </w:rPr>
                  </w:pPr>
                  <w:r w:rsidRPr="00B40DB7">
                    <w:rPr>
                      <w:sz w:val="16"/>
                      <w:szCs w:val="16"/>
                    </w:rPr>
                    <w:t xml:space="preserve">Permit is required to be able to ship out specific items </w:t>
                  </w:r>
                </w:p>
              </w:tc>
              <w:tc>
                <w:tcPr>
                  <w:tcW w:w="2424" w:type="dxa"/>
                </w:tcPr>
                <w:p w14:paraId="0A9D9CA4" w14:textId="77777777" w:rsidR="000F5509" w:rsidRPr="00B40DB7" w:rsidRDefault="00B40DB7" w:rsidP="000F5509">
                  <w:pPr>
                    <w:rPr>
                      <w:sz w:val="16"/>
                      <w:szCs w:val="16"/>
                    </w:rPr>
                  </w:pPr>
                  <w:r w:rsidRPr="00B40DB7">
                    <w:rPr>
                      <w:sz w:val="16"/>
                      <w:szCs w:val="16"/>
                    </w:rPr>
                    <w:t>Enhancement</w:t>
                  </w:r>
                </w:p>
              </w:tc>
              <w:tc>
                <w:tcPr>
                  <w:tcW w:w="1858" w:type="dxa"/>
                </w:tcPr>
                <w:p w14:paraId="5B8EEABC" w14:textId="77777777" w:rsidR="000F5509" w:rsidRPr="00B40DB7" w:rsidRDefault="000F5509" w:rsidP="000F5509">
                  <w:pPr>
                    <w:rPr>
                      <w:sz w:val="16"/>
                      <w:szCs w:val="16"/>
                    </w:rPr>
                  </w:pPr>
                </w:p>
              </w:tc>
              <w:tc>
                <w:tcPr>
                  <w:tcW w:w="2466" w:type="dxa"/>
                </w:tcPr>
                <w:p w14:paraId="14D0201E" w14:textId="77777777" w:rsidR="000F5509" w:rsidRPr="00B40DB7" w:rsidRDefault="00B40DB7" w:rsidP="000F5509">
                  <w:pPr>
                    <w:rPr>
                      <w:sz w:val="16"/>
                      <w:szCs w:val="16"/>
                    </w:rPr>
                  </w:pPr>
                  <w:r w:rsidRPr="00B40DB7">
                    <w:rPr>
                      <w:sz w:val="16"/>
                      <w:szCs w:val="16"/>
                    </w:rPr>
                    <w:t xml:space="preserve">A permit needs to be verified agaist a specific items before they can be shipped. </w:t>
                  </w:r>
                </w:p>
              </w:tc>
            </w:tr>
            <w:tr w:rsidR="0085488D" w14:paraId="32DF753E" w14:textId="77777777" w:rsidTr="00F2726C">
              <w:tc>
                <w:tcPr>
                  <w:tcW w:w="2315" w:type="dxa"/>
                </w:tcPr>
                <w:p w14:paraId="5C4E245D" w14:textId="77777777" w:rsidR="0085488D" w:rsidRPr="00B40DB7" w:rsidRDefault="0085488D" w:rsidP="000F5509">
                  <w:pPr>
                    <w:rPr>
                      <w:sz w:val="16"/>
                      <w:szCs w:val="16"/>
                    </w:rPr>
                  </w:pPr>
                  <w:r>
                    <w:rPr>
                      <w:sz w:val="16"/>
                      <w:szCs w:val="16"/>
                    </w:rPr>
                    <w:t>Inspection to be forced before shipping</w:t>
                  </w:r>
                </w:p>
              </w:tc>
              <w:tc>
                <w:tcPr>
                  <w:tcW w:w="2424" w:type="dxa"/>
                </w:tcPr>
                <w:p w14:paraId="3CD5FD2B" w14:textId="77777777" w:rsidR="0085488D" w:rsidRPr="00B40DB7" w:rsidRDefault="0085488D" w:rsidP="000F5509">
                  <w:pPr>
                    <w:rPr>
                      <w:sz w:val="16"/>
                      <w:szCs w:val="16"/>
                    </w:rPr>
                  </w:pPr>
                  <w:r>
                    <w:rPr>
                      <w:sz w:val="16"/>
                      <w:szCs w:val="16"/>
                    </w:rPr>
                    <w:t>Enhancement</w:t>
                  </w:r>
                </w:p>
              </w:tc>
              <w:tc>
                <w:tcPr>
                  <w:tcW w:w="1858" w:type="dxa"/>
                </w:tcPr>
                <w:p w14:paraId="785E3E59" w14:textId="77777777" w:rsidR="0085488D" w:rsidRPr="00B40DB7" w:rsidRDefault="0085488D" w:rsidP="000F5509">
                  <w:pPr>
                    <w:rPr>
                      <w:sz w:val="16"/>
                      <w:szCs w:val="16"/>
                    </w:rPr>
                  </w:pPr>
                </w:p>
              </w:tc>
              <w:tc>
                <w:tcPr>
                  <w:tcW w:w="2466" w:type="dxa"/>
                </w:tcPr>
                <w:p w14:paraId="528AD378" w14:textId="77777777" w:rsidR="0085488D" w:rsidRPr="00B40DB7" w:rsidRDefault="0085488D" w:rsidP="000F5509">
                  <w:pPr>
                    <w:rPr>
                      <w:sz w:val="16"/>
                      <w:szCs w:val="16"/>
                    </w:rPr>
                  </w:pPr>
                  <w:r>
                    <w:rPr>
                      <w:sz w:val="16"/>
                      <w:szCs w:val="16"/>
                    </w:rPr>
                    <w:t>Shipments need to be inspected (mandatory)</w:t>
                  </w:r>
                </w:p>
              </w:tc>
            </w:tr>
            <w:tr w:rsidR="00F73370" w14:paraId="31BC94D3" w14:textId="77777777" w:rsidTr="00F2726C">
              <w:tc>
                <w:tcPr>
                  <w:tcW w:w="2315" w:type="dxa"/>
                </w:tcPr>
                <w:p w14:paraId="41A18C69" w14:textId="77777777" w:rsidR="00F73370" w:rsidRDefault="00F73370" w:rsidP="000F5509">
                  <w:pPr>
                    <w:rPr>
                      <w:sz w:val="16"/>
                      <w:szCs w:val="16"/>
                    </w:rPr>
                  </w:pPr>
                  <w:r>
                    <w:rPr>
                      <w:sz w:val="16"/>
                      <w:szCs w:val="16"/>
                    </w:rPr>
                    <w:t>Expired items to be stopped from shipping</w:t>
                  </w:r>
                </w:p>
              </w:tc>
              <w:tc>
                <w:tcPr>
                  <w:tcW w:w="2424" w:type="dxa"/>
                </w:tcPr>
                <w:p w14:paraId="6D947D85" w14:textId="77777777" w:rsidR="00F73370" w:rsidRDefault="00F73370" w:rsidP="000F5509">
                  <w:pPr>
                    <w:rPr>
                      <w:sz w:val="16"/>
                      <w:szCs w:val="16"/>
                    </w:rPr>
                  </w:pPr>
                  <w:r>
                    <w:rPr>
                      <w:sz w:val="16"/>
                      <w:szCs w:val="16"/>
                    </w:rPr>
                    <w:t>BPM</w:t>
                  </w:r>
                </w:p>
              </w:tc>
              <w:tc>
                <w:tcPr>
                  <w:tcW w:w="1858" w:type="dxa"/>
                </w:tcPr>
                <w:p w14:paraId="74A04E4D" w14:textId="77777777" w:rsidR="00F73370" w:rsidRPr="00B40DB7" w:rsidRDefault="00F73370" w:rsidP="000F5509">
                  <w:pPr>
                    <w:rPr>
                      <w:sz w:val="16"/>
                      <w:szCs w:val="16"/>
                    </w:rPr>
                  </w:pPr>
                </w:p>
              </w:tc>
              <w:tc>
                <w:tcPr>
                  <w:tcW w:w="2466" w:type="dxa"/>
                </w:tcPr>
                <w:p w14:paraId="44E8CAE5" w14:textId="77777777" w:rsidR="00F73370" w:rsidRDefault="00F73370" w:rsidP="000F5509">
                  <w:pPr>
                    <w:rPr>
                      <w:sz w:val="16"/>
                      <w:szCs w:val="16"/>
                    </w:rPr>
                  </w:pPr>
                  <w:r>
                    <w:rPr>
                      <w:sz w:val="16"/>
                      <w:szCs w:val="16"/>
                    </w:rPr>
                    <w:t>Expiry dates to be tracked at picking/shipping</w:t>
                  </w:r>
                </w:p>
              </w:tc>
            </w:tr>
          </w:tbl>
          <w:p w14:paraId="2AA63021" w14:textId="77777777" w:rsidR="000F5509" w:rsidRDefault="000F5509">
            <w:pPr>
              <w:pStyle w:val="notegroup"/>
            </w:pPr>
          </w:p>
        </w:tc>
      </w:tr>
      <w:tr w:rsidR="00AE448A" w14:paraId="2D7793AF" w14:textId="77777777">
        <w:tc>
          <w:tcPr>
            <w:tcW w:w="720" w:type="dxa"/>
          </w:tcPr>
          <w:p w14:paraId="11A2D1D9" w14:textId="77777777" w:rsidR="00AE448A" w:rsidRDefault="00AE448A"/>
        </w:tc>
        <w:tc>
          <w:tcPr>
            <w:tcW w:w="8028" w:type="dxa"/>
          </w:tcPr>
          <w:p w14:paraId="2E59289B" w14:textId="77777777" w:rsidR="00AE448A" w:rsidRPr="0085400E" w:rsidRDefault="00AE448A" w:rsidP="0085400E">
            <w:pPr>
              <w:divId w:val="1078332926"/>
              <w:rPr>
                <w:rFonts w:ascii="Calibri" w:hAnsi="Calibri"/>
                <w:sz w:val="22"/>
                <w:szCs w:val="22"/>
              </w:rPr>
            </w:pPr>
          </w:p>
        </w:tc>
      </w:tr>
    </w:tbl>
    <w:p w14:paraId="5F695E17" w14:textId="77777777" w:rsidR="00AE448A" w:rsidRDefault="00AE448A">
      <w:pPr>
        <w:pStyle w:val="stagegraphic"/>
      </w:pPr>
      <w:bookmarkStart w:id="600" w:name="IDACA1PF"/>
      <w:bookmarkEnd w:id="600"/>
    </w:p>
    <w:p w14:paraId="684B7710" w14:textId="77777777" w:rsidR="00142C4A" w:rsidRDefault="00142C4A">
      <w:pPr>
        <w:spacing w:before="0"/>
      </w:pPr>
      <w:r>
        <w:br w:type="page"/>
      </w:r>
    </w:p>
    <w:p w14:paraId="3223916E" w14:textId="77777777" w:rsidR="00142C4A" w:rsidRDefault="00142C4A" w:rsidP="00142C4A">
      <w:pPr>
        <w:pStyle w:val="processHeading"/>
      </w:pPr>
      <w:bookmarkStart w:id="601" w:name="_Toc494359029"/>
      <w:r>
        <w:t>SHP004 Transfer Orders</w:t>
      </w:r>
      <w:bookmarkEnd w:id="601"/>
      <w:r>
        <w:fldChar w:fldCharType="begin"/>
      </w:r>
      <w:r>
        <w:instrText xml:space="preserve"> XE "Processes:PROD001 Production Demand to Close" </w:instrText>
      </w:r>
      <w:r>
        <w:fldChar w:fldCharType="end"/>
      </w:r>
      <w:r>
        <w:fldChar w:fldCharType="begin"/>
      </w:r>
      <w:r>
        <w:instrText xml:space="preserve"> XE "PROD001 Production Demand to Close (process)" </w:instrText>
      </w:r>
      <w:r>
        <w:fldChar w:fldCharType="end"/>
      </w:r>
    </w:p>
    <w:tbl>
      <w:tblPr>
        <w:tblW w:w="0" w:type="auto"/>
        <w:tblLook w:val="0000" w:firstRow="0" w:lastRow="0" w:firstColumn="0" w:lastColumn="0" w:noHBand="0" w:noVBand="0"/>
      </w:tblPr>
      <w:tblGrid>
        <w:gridCol w:w="222"/>
        <w:gridCol w:w="8851"/>
      </w:tblGrid>
      <w:tr w:rsidR="00142C4A" w14:paraId="5EF55680" w14:textId="77777777" w:rsidTr="00F2726C">
        <w:trPr>
          <w:trHeight w:val="297"/>
        </w:trPr>
        <w:tc>
          <w:tcPr>
            <w:tcW w:w="222" w:type="dxa"/>
          </w:tcPr>
          <w:p w14:paraId="198F0307" w14:textId="77777777" w:rsidR="00142C4A" w:rsidRDefault="00142C4A" w:rsidP="00F2726C"/>
        </w:tc>
        <w:tc>
          <w:tcPr>
            <w:tcW w:w="8851" w:type="dxa"/>
          </w:tcPr>
          <w:p w14:paraId="1E73E3C2" w14:textId="77777777" w:rsidR="00142C4A" w:rsidRDefault="00142C4A" w:rsidP="00F2726C">
            <w:pPr>
              <w:pStyle w:val="notegroup"/>
            </w:pPr>
            <w:r>
              <w:t>User Notes</w:t>
            </w:r>
          </w:p>
        </w:tc>
      </w:tr>
      <w:tr w:rsidR="00142C4A" w14:paraId="3137B1FE" w14:textId="77777777" w:rsidTr="00F2726C">
        <w:trPr>
          <w:trHeight w:val="572"/>
        </w:trPr>
        <w:tc>
          <w:tcPr>
            <w:tcW w:w="222" w:type="dxa"/>
          </w:tcPr>
          <w:p w14:paraId="05046237" w14:textId="77777777" w:rsidR="00142C4A" w:rsidRDefault="00142C4A" w:rsidP="00F2726C"/>
        </w:tc>
        <w:tc>
          <w:tcPr>
            <w:tcW w:w="8851" w:type="dxa"/>
          </w:tcPr>
          <w:p w14:paraId="1438992C" w14:textId="77777777" w:rsidR="00142C4A" w:rsidRDefault="00142C4A" w:rsidP="00F2726C">
            <w:pPr>
              <w:pStyle w:val="noteheader"/>
            </w:pPr>
            <w:r>
              <w:t xml:space="preserve">Process definition: </w:t>
            </w:r>
          </w:p>
          <w:p w14:paraId="5A58E182" w14:textId="77777777" w:rsidR="00142C4A" w:rsidRDefault="00142C4A" w:rsidP="00F2726C">
            <w:r>
              <w:t xml:space="preserve">This process </w:t>
            </w:r>
            <w:r w:rsidR="006D6038">
              <w:t>handles the activities related to movements of MSD inventory from one location to the next, with the use of transfer orders, receipts and truck records.</w:t>
            </w:r>
          </w:p>
          <w:p w14:paraId="1ED01EBB" w14:textId="77777777" w:rsidR="009F05B3" w:rsidRDefault="009F05B3" w:rsidP="00F2726C"/>
        </w:tc>
      </w:tr>
    </w:tbl>
    <w:p w14:paraId="40B430BE" w14:textId="77777777" w:rsidR="009F05B3" w:rsidRDefault="009F05B3">
      <w:pPr>
        <w:spacing w:before="0"/>
      </w:pPr>
      <w:r>
        <w:rPr>
          <w:noProof/>
          <w:lang w:val="en-GB" w:eastAsia="en-GB"/>
        </w:rPr>
        <w:drawing>
          <wp:inline distT="0" distB="0" distL="0" distR="0" wp14:anchorId="5C8C34FF" wp14:editId="09DA08B6">
            <wp:extent cx="5760720" cy="662940"/>
            <wp:effectExtent l="0" t="0" r="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662940"/>
                    </a:xfrm>
                    <a:prstGeom prst="rect">
                      <a:avLst/>
                    </a:prstGeom>
                    <a:noFill/>
                    <a:ln>
                      <a:noFill/>
                    </a:ln>
                  </pic:spPr>
                </pic:pic>
              </a:graphicData>
            </a:graphic>
          </wp:inline>
        </w:drawing>
      </w:r>
    </w:p>
    <w:p w14:paraId="5BBED033" w14:textId="77777777" w:rsidR="009F05B3" w:rsidRDefault="009F05B3" w:rsidP="009F05B3">
      <w:pPr>
        <w:pStyle w:val="captiontext"/>
      </w:pPr>
      <w:r>
        <w:t>80. Process: SHP004 Transfer Orders</w:t>
      </w:r>
    </w:p>
    <w:p w14:paraId="424612F0" w14:textId="77777777" w:rsidR="009F05B3" w:rsidRDefault="009F05B3" w:rsidP="009F05B3">
      <w:pPr>
        <w:pStyle w:val="stagesrolestasksheader"/>
      </w:pPr>
      <w:r>
        <w:t>Process Content</w:t>
      </w:r>
    </w:p>
    <w:p w14:paraId="155155EF" w14:textId="77777777" w:rsidR="009F05B3" w:rsidRDefault="009F05B3" w:rsidP="009F05B3">
      <w:pPr>
        <w:pStyle w:val="stage"/>
      </w:pPr>
      <w:r>
        <w:fldChar w:fldCharType="begin"/>
      </w:r>
      <w:r>
        <w:instrText xml:space="preserve"> XE "Stages:Demand Requirements established" </w:instrText>
      </w:r>
      <w:r>
        <w:fldChar w:fldCharType="end"/>
      </w:r>
      <w:r>
        <w:fldChar w:fldCharType="begin"/>
      </w:r>
      <w:r>
        <w:instrText xml:space="preserve"> XE "Demand Requirements established (stage)" </w:instrText>
      </w:r>
      <w:r>
        <w:fldChar w:fldCharType="end"/>
      </w:r>
      <w:r>
        <w:t>Transfer Order Creation</w:t>
      </w:r>
    </w:p>
    <w:p w14:paraId="6C5A7602" w14:textId="77777777" w:rsidR="009F05B3" w:rsidRDefault="009F05B3">
      <w:pPr>
        <w:spacing w:before="0"/>
      </w:pPr>
      <w:r>
        <w:rPr>
          <w:noProof/>
          <w:lang w:val="en-GB" w:eastAsia="en-GB"/>
        </w:rPr>
        <w:drawing>
          <wp:inline distT="0" distB="0" distL="0" distR="0" wp14:anchorId="0C8CDB14" wp14:editId="12BD4125">
            <wp:extent cx="5760720" cy="1577340"/>
            <wp:effectExtent l="0" t="0" r="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1577340"/>
                    </a:xfrm>
                    <a:prstGeom prst="rect">
                      <a:avLst/>
                    </a:prstGeom>
                    <a:noFill/>
                    <a:ln>
                      <a:noFill/>
                    </a:ln>
                  </pic:spPr>
                </pic:pic>
              </a:graphicData>
            </a:graphic>
          </wp:inline>
        </w:drawing>
      </w:r>
    </w:p>
    <w:p w14:paraId="656E0FCE" w14:textId="77777777" w:rsidR="009F05B3" w:rsidRDefault="009F05B3" w:rsidP="009F05B3">
      <w:pPr>
        <w:pStyle w:val="captiontext"/>
      </w:pPr>
      <w:r>
        <w:t>80. Process: SHP004 Transfer Orders, Stage: Transfer Order Creation</w:t>
      </w:r>
    </w:p>
    <w:p w14:paraId="4A612D06" w14:textId="77777777" w:rsidR="009F05B3" w:rsidRDefault="009F05B3" w:rsidP="009F05B3">
      <w:pPr>
        <w:pStyle w:val="stage"/>
      </w:pPr>
      <w:r>
        <w:fldChar w:fldCharType="begin"/>
      </w:r>
      <w:r>
        <w:instrText xml:space="preserve"> XE "Stages:Demand Requirements established" </w:instrText>
      </w:r>
      <w:r>
        <w:fldChar w:fldCharType="end"/>
      </w:r>
      <w:r>
        <w:fldChar w:fldCharType="begin"/>
      </w:r>
      <w:r>
        <w:instrText xml:space="preserve"> XE "Demand Requirements established (stage)" </w:instrText>
      </w:r>
      <w:r>
        <w:fldChar w:fldCharType="end"/>
      </w:r>
      <w:r>
        <w:t>Transfer Order Shipment</w:t>
      </w:r>
    </w:p>
    <w:p w14:paraId="0D091B32" w14:textId="77777777" w:rsidR="009F05B3" w:rsidRDefault="009F05B3" w:rsidP="009F05B3">
      <w:r>
        <w:rPr>
          <w:noProof/>
          <w:lang w:val="en-GB" w:eastAsia="en-GB"/>
        </w:rPr>
        <w:drawing>
          <wp:inline distT="0" distB="0" distL="0" distR="0" wp14:anchorId="0178E8BC" wp14:editId="168521EE">
            <wp:extent cx="5753100" cy="8001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316502BD" w14:textId="77777777" w:rsidR="009F05B3" w:rsidRDefault="009F05B3" w:rsidP="009F05B3">
      <w:pPr>
        <w:pStyle w:val="captiontext"/>
      </w:pPr>
      <w:r>
        <w:t>80. Process: SHP004 Transfer Orders, Stage: Transfer Order Shipment</w:t>
      </w:r>
    </w:p>
    <w:p w14:paraId="0B26E1A2" w14:textId="77777777" w:rsidR="009F05B3" w:rsidRDefault="009F05B3" w:rsidP="009F05B3">
      <w:pPr>
        <w:pStyle w:val="stage"/>
      </w:pPr>
      <w:r>
        <w:fldChar w:fldCharType="begin"/>
      </w:r>
      <w:r>
        <w:instrText xml:space="preserve"> XE "Stages:Demand Requirements established" </w:instrText>
      </w:r>
      <w:r>
        <w:fldChar w:fldCharType="end"/>
      </w:r>
      <w:r>
        <w:fldChar w:fldCharType="begin"/>
      </w:r>
      <w:r>
        <w:instrText xml:space="preserve"> XE "Demand Requirements established (stage)" </w:instrText>
      </w:r>
      <w:r>
        <w:fldChar w:fldCharType="end"/>
      </w:r>
      <w:r>
        <w:t>Transfer Order Receipt</w:t>
      </w:r>
    </w:p>
    <w:p w14:paraId="6DAAB693" w14:textId="77777777" w:rsidR="009F05B3" w:rsidRDefault="009F05B3" w:rsidP="009F05B3">
      <w:r>
        <w:rPr>
          <w:noProof/>
          <w:lang w:val="en-GB" w:eastAsia="en-GB"/>
        </w:rPr>
        <w:drawing>
          <wp:inline distT="0" distB="0" distL="0" distR="0" wp14:anchorId="0C7372B2" wp14:editId="4403BD5D">
            <wp:extent cx="5760720" cy="16916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1691640"/>
                    </a:xfrm>
                    <a:prstGeom prst="rect">
                      <a:avLst/>
                    </a:prstGeom>
                    <a:noFill/>
                    <a:ln>
                      <a:noFill/>
                    </a:ln>
                  </pic:spPr>
                </pic:pic>
              </a:graphicData>
            </a:graphic>
          </wp:inline>
        </w:drawing>
      </w:r>
    </w:p>
    <w:p w14:paraId="492B247B" w14:textId="77777777" w:rsidR="009F05B3" w:rsidRDefault="009F05B3" w:rsidP="009F05B3">
      <w:pPr>
        <w:pStyle w:val="captiontext"/>
      </w:pPr>
      <w:r>
        <w:t>80. Process: SHP004 Transfer Orders, Stage: Transfer Order Receipt</w:t>
      </w:r>
    </w:p>
    <w:p w14:paraId="17235EEC" w14:textId="77777777" w:rsidR="00A05BF8" w:rsidRDefault="00A05BF8" w:rsidP="00A05BF8"/>
    <w:p w14:paraId="42FD4E37" w14:textId="77777777" w:rsidR="00A05BF8" w:rsidRDefault="00A05BF8" w:rsidP="00A05BF8"/>
    <w:p w14:paraId="0AAE5C97" w14:textId="77777777" w:rsidR="00A05BF8" w:rsidRPr="00A05BF8" w:rsidRDefault="00A05BF8" w:rsidP="00A05BF8"/>
    <w:p w14:paraId="5E22C0B4" w14:textId="77777777" w:rsidR="009F05B3" w:rsidRPr="009F05B3" w:rsidRDefault="009F05B3" w:rsidP="009F05B3"/>
    <w:p w14:paraId="7647ADE7" w14:textId="77777777" w:rsidR="00A05BF8" w:rsidRPr="007B406F" w:rsidRDefault="00A05BF8" w:rsidP="00A05BF8">
      <w:pPr>
        <w:rPr>
          <w:b/>
        </w:rPr>
      </w:pPr>
      <w:r w:rsidRPr="007B406F">
        <w:rPr>
          <w:b/>
        </w:rPr>
        <w:t>GAPs/ Configuration changes Identified:</w:t>
      </w:r>
    </w:p>
    <w:p w14:paraId="36E76211" w14:textId="77777777" w:rsidR="00A05BF8" w:rsidRDefault="00A05BF8" w:rsidP="00A05BF8"/>
    <w:tbl>
      <w:tblPr>
        <w:tblStyle w:val="TableGrid"/>
        <w:tblW w:w="0" w:type="auto"/>
        <w:tblLook w:val="04A0" w:firstRow="1" w:lastRow="0" w:firstColumn="1" w:lastColumn="0" w:noHBand="0" w:noVBand="1"/>
      </w:tblPr>
      <w:tblGrid>
        <w:gridCol w:w="2315"/>
        <w:gridCol w:w="2424"/>
        <w:gridCol w:w="1858"/>
        <w:gridCol w:w="2466"/>
      </w:tblGrid>
      <w:tr w:rsidR="00A05BF8" w14:paraId="18343EBC" w14:textId="77777777" w:rsidTr="00F2726C">
        <w:tc>
          <w:tcPr>
            <w:tcW w:w="2315" w:type="dxa"/>
          </w:tcPr>
          <w:p w14:paraId="65A9F66C" w14:textId="77777777" w:rsidR="00A05BF8" w:rsidRDefault="00A05BF8" w:rsidP="00F2726C">
            <w:pPr>
              <w:jc w:val="both"/>
            </w:pPr>
            <w:r>
              <w:t>Definition</w:t>
            </w:r>
          </w:p>
        </w:tc>
        <w:tc>
          <w:tcPr>
            <w:tcW w:w="2424" w:type="dxa"/>
          </w:tcPr>
          <w:p w14:paraId="445F7BAE" w14:textId="77777777" w:rsidR="00A05BF8" w:rsidRDefault="00A05BF8" w:rsidP="00F2726C">
            <w:r>
              <w:t xml:space="preserve">Type </w:t>
            </w:r>
          </w:p>
        </w:tc>
        <w:tc>
          <w:tcPr>
            <w:tcW w:w="1858" w:type="dxa"/>
          </w:tcPr>
          <w:p w14:paraId="1E189203" w14:textId="77777777" w:rsidR="00A05BF8" w:rsidRDefault="00A05BF8" w:rsidP="00F2726C"/>
        </w:tc>
        <w:tc>
          <w:tcPr>
            <w:tcW w:w="2466" w:type="dxa"/>
          </w:tcPr>
          <w:p w14:paraId="2FA641BA" w14:textId="77777777" w:rsidR="00A05BF8" w:rsidRDefault="00A05BF8" w:rsidP="00F2726C">
            <w:r>
              <w:t>Comments</w:t>
            </w:r>
          </w:p>
        </w:tc>
      </w:tr>
      <w:tr w:rsidR="00A05BF8" w14:paraId="3B6879C7" w14:textId="77777777" w:rsidTr="00F2726C">
        <w:tc>
          <w:tcPr>
            <w:tcW w:w="2315" w:type="dxa"/>
          </w:tcPr>
          <w:p w14:paraId="275774AF" w14:textId="796C76D3" w:rsidR="00A05BF8" w:rsidRDefault="00A05BF8" w:rsidP="0044238F">
            <w:del w:id="602" w:author="Pascal Pastory" w:date="2017-10-12T15:38:00Z">
              <w:r w:rsidDel="0044238F">
                <w:delText>N/A</w:delText>
              </w:r>
            </w:del>
            <w:ins w:id="603" w:author="Pascal Pastory" w:date="2017-10-12T15:38:00Z">
              <w:r w:rsidR="0044238F">
                <w:t xml:space="preserve"> Recei</w:t>
              </w:r>
            </w:ins>
            <w:ins w:id="604" w:author="Pascal Pastory" w:date="2017-10-12T15:39:00Z">
              <w:r w:rsidR="0044238F">
                <w:t>pt of</w:t>
              </w:r>
            </w:ins>
            <w:ins w:id="605" w:author="Pascal Pastory" w:date="2017-10-12T15:38:00Z">
              <w:r w:rsidR="0044238F">
                <w:t xml:space="preserve"> partial line qty</w:t>
              </w:r>
            </w:ins>
          </w:p>
        </w:tc>
        <w:tc>
          <w:tcPr>
            <w:tcW w:w="2424" w:type="dxa"/>
          </w:tcPr>
          <w:p w14:paraId="612434DD" w14:textId="77777777" w:rsidR="00A05BF8" w:rsidRDefault="00A05BF8" w:rsidP="00F2726C">
            <w:r>
              <w:t>N/A</w:t>
            </w:r>
          </w:p>
        </w:tc>
        <w:tc>
          <w:tcPr>
            <w:tcW w:w="1858" w:type="dxa"/>
          </w:tcPr>
          <w:p w14:paraId="450CF394" w14:textId="77777777" w:rsidR="00A05BF8" w:rsidRDefault="00A05BF8" w:rsidP="00F2726C"/>
        </w:tc>
        <w:tc>
          <w:tcPr>
            <w:tcW w:w="2466" w:type="dxa"/>
          </w:tcPr>
          <w:p w14:paraId="1CE940D2" w14:textId="5512B74A" w:rsidR="00A05BF8" w:rsidRDefault="00A05BF8" w:rsidP="00F2726C">
            <w:del w:id="606" w:author="Pascal Pastory" w:date="2017-10-12T15:39:00Z">
              <w:r w:rsidDel="0044238F">
                <w:delText>N/A</w:delText>
              </w:r>
            </w:del>
            <w:ins w:id="607" w:author="Pascal Pastory" w:date="2017-10-12T15:40:00Z">
              <w:r w:rsidR="0044238F">
                <w:t xml:space="preserve"> Ability to receive partial quantity of a line</w:t>
              </w:r>
            </w:ins>
          </w:p>
        </w:tc>
      </w:tr>
    </w:tbl>
    <w:p w14:paraId="321497B1" w14:textId="77777777" w:rsidR="009F05B3" w:rsidRPr="009F05B3" w:rsidRDefault="009F05B3" w:rsidP="009F05B3"/>
    <w:p w14:paraId="5B0C3751" w14:textId="77777777" w:rsidR="009F05B3" w:rsidRDefault="009F05B3">
      <w:pPr>
        <w:spacing w:before="0"/>
      </w:pPr>
    </w:p>
    <w:p w14:paraId="7EB30C58" w14:textId="77777777" w:rsidR="009F05B3" w:rsidRDefault="009F05B3">
      <w:pPr>
        <w:spacing w:before="0"/>
      </w:pPr>
    </w:p>
    <w:p w14:paraId="35ED77B7" w14:textId="77777777" w:rsidR="00A05BF8" w:rsidRDefault="00A05BF8" w:rsidP="00A05BF8">
      <w:pPr>
        <w:pStyle w:val="processgroupHeading"/>
      </w:pPr>
      <w:bookmarkStart w:id="608" w:name="_Toc494359030"/>
      <w:r>
        <w:t>Integrations</w:t>
      </w:r>
      <w:bookmarkEnd w:id="608"/>
    </w:p>
    <w:p w14:paraId="7216891C" w14:textId="77777777" w:rsidR="00A05BF8" w:rsidRDefault="00A05BF8" w:rsidP="00A05BF8">
      <w:pPr>
        <w:pStyle w:val="groupintro"/>
      </w:pPr>
      <w:r>
        <w:t>The following integrations were discussed at MSD during onsite meeting</w:t>
      </w:r>
      <w:r w:rsidR="00F504EC">
        <w:t xml:space="preserve"> </w:t>
      </w:r>
      <w:r>
        <w:t>which need to be considered during implementation</w:t>
      </w:r>
      <w:r w:rsidR="00AC67BB">
        <w:t>. This document will not provide specific solutions and architecture for the integration requirement. It will be used to list the high level areas that need to be reviewed and considered</w:t>
      </w:r>
      <w:r>
        <w:t>:</w:t>
      </w:r>
    </w:p>
    <w:p w14:paraId="6596EB02" w14:textId="77777777" w:rsidR="00A05BF8" w:rsidRDefault="00AC67BB" w:rsidP="00AC67BB">
      <w:pPr>
        <w:pStyle w:val="groupprocesses"/>
      </w:pPr>
      <w:r w:rsidRPr="00AC67BB">
        <w:t>ELMIS</w:t>
      </w:r>
      <w:r w:rsidRPr="00E8545B">
        <w:rPr>
          <w:b/>
        </w:rPr>
        <w:t xml:space="preserve"> </w:t>
      </w:r>
      <w:r w:rsidRPr="00AC67BB">
        <w:t>(</w:t>
      </w:r>
      <w:r>
        <w:t>E</w:t>
      </w:r>
      <w:r w:rsidRPr="00AC67BB">
        <w:t>lectronic logistics management information system</w:t>
      </w:r>
      <w:r>
        <w:t>)</w:t>
      </w:r>
    </w:p>
    <w:p w14:paraId="69C2A509" w14:textId="77777777" w:rsidR="00AC67BB" w:rsidRDefault="00AC67BB" w:rsidP="00F2726C">
      <w:pPr>
        <w:pStyle w:val="groupprocesses"/>
      </w:pPr>
      <w:r>
        <w:t xml:space="preserve">Business intelligence and analytics system </w:t>
      </w:r>
    </w:p>
    <w:p w14:paraId="6B422707" w14:textId="77777777" w:rsidR="00A05BF8" w:rsidRDefault="00AC67BB" w:rsidP="00F2726C">
      <w:pPr>
        <w:pStyle w:val="groupprocesses"/>
      </w:pPr>
      <w:r>
        <w:t xml:space="preserve">E-Procurement system </w:t>
      </w:r>
    </w:p>
    <w:p w14:paraId="63E032CC" w14:textId="77777777" w:rsidR="00AC67BB" w:rsidRDefault="00AC67BB" w:rsidP="00AC67BB">
      <w:pPr>
        <w:pStyle w:val="groupprocesses"/>
        <w:numPr>
          <w:ilvl w:val="0"/>
          <w:numId w:val="0"/>
        </w:numPr>
        <w:ind w:left="720"/>
      </w:pPr>
    </w:p>
    <w:tbl>
      <w:tblPr>
        <w:tblW w:w="0" w:type="auto"/>
        <w:tblLook w:val="0000" w:firstRow="0" w:lastRow="0" w:firstColumn="0" w:lastColumn="0" w:noHBand="0" w:noVBand="0"/>
      </w:tblPr>
      <w:tblGrid>
        <w:gridCol w:w="674"/>
        <w:gridCol w:w="8074"/>
      </w:tblGrid>
      <w:tr w:rsidR="00A05BF8" w14:paraId="702246D6" w14:textId="77777777" w:rsidTr="00F2726C">
        <w:tc>
          <w:tcPr>
            <w:tcW w:w="674" w:type="dxa"/>
          </w:tcPr>
          <w:p w14:paraId="2B09B4AC" w14:textId="77777777" w:rsidR="00A05BF8" w:rsidRDefault="00A05BF8" w:rsidP="00F2726C"/>
        </w:tc>
        <w:tc>
          <w:tcPr>
            <w:tcW w:w="8074" w:type="dxa"/>
          </w:tcPr>
          <w:p w14:paraId="2E64E7ED" w14:textId="77777777" w:rsidR="00A05BF8" w:rsidRDefault="00A05BF8" w:rsidP="00F2726C">
            <w:pPr>
              <w:pStyle w:val="notegroup"/>
            </w:pPr>
            <w:r>
              <w:t>User Notes</w:t>
            </w:r>
            <w:r w:rsidR="00F2726C">
              <w:t>:</w:t>
            </w:r>
          </w:p>
        </w:tc>
      </w:tr>
      <w:tr w:rsidR="00A05BF8" w14:paraId="068F9BB0" w14:textId="77777777" w:rsidTr="00F2726C">
        <w:tc>
          <w:tcPr>
            <w:tcW w:w="674" w:type="dxa"/>
          </w:tcPr>
          <w:p w14:paraId="6E04747A" w14:textId="77777777" w:rsidR="00A05BF8" w:rsidRDefault="00A05BF8" w:rsidP="00F2726C"/>
        </w:tc>
        <w:tc>
          <w:tcPr>
            <w:tcW w:w="8074" w:type="dxa"/>
          </w:tcPr>
          <w:p w14:paraId="3BF56C86" w14:textId="77777777" w:rsidR="00AC67BB" w:rsidRPr="00AC67BB" w:rsidRDefault="00AC67BB" w:rsidP="00F2726C">
            <w:pPr>
              <w:spacing w:after="200" w:line="276" w:lineRule="auto"/>
              <w:rPr>
                <w:sz w:val="22"/>
                <w:szCs w:val="22"/>
              </w:rPr>
            </w:pPr>
          </w:p>
          <w:p w14:paraId="5151226D" w14:textId="77777777" w:rsidR="00AC67BB" w:rsidRPr="00AC67BB" w:rsidRDefault="00AC67BB" w:rsidP="00F2726C">
            <w:pPr>
              <w:spacing w:after="200" w:line="276" w:lineRule="auto"/>
              <w:rPr>
                <w:sz w:val="22"/>
                <w:szCs w:val="22"/>
              </w:rPr>
            </w:pPr>
            <w:r w:rsidRPr="00AC67BB">
              <w:rPr>
                <w:sz w:val="22"/>
                <w:szCs w:val="22"/>
              </w:rPr>
              <w:t xml:space="preserve">ELMIS: </w:t>
            </w:r>
          </w:p>
          <w:p w14:paraId="30A28FF5" w14:textId="77777777" w:rsidR="00AC67BB" w:rsidRPr="00AC67BB" w:rsidRDefault="00AC67BB" w:rsidP="00AC67BB">
            <w:pPr>
              <w:spacing w:after="200" w:line="276" w:lineRule="auto"/>
            </w:pPr>
            <w:r w:rsidRPr="00AC67BB">
              <w:t xml:space="preserve">The ELMIS system is used </w:t>
            </w:r>
            <w:r w:rsidR="00F2726C">
              <w:t xml:space="preserve">to generate demand coming from customers, where sales orders are being utilized via a web based User interface. This allows customers to place orders to MSD once they manage to get the order approved. After this the order is confirmed as demand that MSD will supply. </w:t>
            </w:r>
            <w:r w:rsidR="006C7FCA">
              <w:t xml:space="preserve">Current data format is csv file. It is expected that more than 100 sales orders are generated this way per day from customers towards MSD. </w:t>
            </w:r>
          </w:p>
          <w:p w14:paraId="6779741B" w14:textId="77777777" w:rsidR="00AC67BB" w:rsidRPr="00AC67BB" w:rsidRDefault="00AC67BB" w:rsidP="00AC67BB">
            <w:pPr>
              <w:spacing w:after="200" w:line="276" w:lineRule="auto"/>
            </w:pPr>
            <w:r w:rsidRPr="00AC67BB">
              <w:t>Business Intelligent and analytics system:</w:t>
            </w:r>
          </w:p>
          <w:p w14:paraId="3968224D" w14:textId="77777777" w:rsidR="00AC67BB" w:rsidRDefault="006C7FCA" w:rsidP="00AC67BB">
            <w:r>
              <w:t xml:space="preserve">Business Intelligence and analytics system is used to gather procurement based information from Epicor 9 database, which is later utilized by a separate software. It is expected that the same data and format is to be identified in Epicor 10 database and extracted. Current method used is service connect workflow. </w:t>
            </w:r>
          </w:p>
          <w:p w14:paraId="6AF8AC6D" w14:textId="77777777" w:rsidR="00AC67BB" w:rsidRDefault="00AC67BB" w:rsidP="00AC67BB"/>
          <w:p w14:paraId="60FBC43C" w14:textId="77777777" w:rsidR="00AC67BB" w:rsidRDefault="00AC67BB" w:rsidP="00AC67BB">
            <w:r>
              <w:t>E- Procurement system:</w:t>
            </w:r>
          </w:p>
          <w:p w14:paraId="35A42EB4" w14:textId="77777777" w:rsidR="00AC67BB" w:rsidRPr="00AC67BB" w:rsidRDefault="00AC67BB" w:rsidP="00AC67BB">
            <w:r>
              <w:t xml:space="preserve">Not currently operational, therefore will not be included in further detail in this document. </w:t>
            </w:r>
          </w:p>
          <w:p w14:paraId="76A0815C" w14:textId="77777777" w:rsidR="00AC67BB" w:rsidRPr="00AC67BB" w:rsidRDefault="00AC67BB" w:rsidP="00AC67BB">
            <w:pPr>
              <w:spacing w:after="200" w:line="276" w:lineRule="auto"/>
              <w:rPr>
                <w:sz w:val="22"/>
                <w:szCs w:val="22"/>
              </w:rPr>
            </w:pPr>
          </w:p>
        </w:tc>
      </w:tr>
    </w:tbl>
    <w:p w14:paraId="4E546CC1" w14:textId="5290DAB7" w:rsidR="00AE448A" w:rsidRDefault="00AE448A" w:rsidP="00A05BF8">
      <w:pPr>
        <w:pStyle w:val="captiontext"/>
        <w:jc w:val="left"/>
        <w:rPr>
          <w:ins w:id="609" w:author="Pascal Pastory" w:date="2017-10-12T15:46:00Z"/>
        </w:rPr>
      </w:pPr>
    </w:p>
    <w:p w14:paraId="1A237241" w14:textId="2C418432" w:rsidR="003C37BA" w:rsidRDefault="003C37BA">
      <w:pPr>
        <w:rPr>
          <w:ins w:id="610" w:author="Pascal Pastory" w:date="2017-10-12T15:46:00Z"/>
        </w:rPr>
        <w:pPrChange w:id="611" w:author="Pascal Pastory" w:date="2017-10-12T15:46:00Z">
          <w:pPr>
            <w:pStyle w:val="captiontext"/>
            <w:jc w:val="left"/>
          </w:pPr>
        </w:pPrChange>
      </w:pPr>
    </w:p>
    <w:p w14:paraId="68792D0E" w14:textId="6571C922" w:rsidR="003C37BA" w:rsidRDefault="003C37BA">
      <w:pPr>
        <w:rPr>
          <w:ins w:id="612" w:author="Pascal Pastory" w:date="2017-10-12T15:46:00Z"/>
        </w:rPr>
        <w:pPrChange w:id="613" w:author="Pascal Pastory" w:date="2017-10-12T15:46:00Z">
          <w:pPr>
            <w:pStyle w:val="captiontext"/>
            <w:jc w:val="left"/>
          </w:pPr>
        </w:pPrChange>
      </w:pPr>
    </w:p>
    <w:p w14:paraId="593E0F51" w14:textId="4DCB6776" w:rsidR="003C37BA" w:rsidRDefault="003C37BA">
      <w:pPr>
        <w:rPr>
          <w:ins w:id="614" w:author="Pascal Pastory" w:date="2017-10-12T15:46:00Z"/>
        </w:rPr>
        <w:pPrChange w:id="615" w:author="Pascal Pastory" w:date="2017-10-12T15:46:00Z">
          <w:pPr>
            <w:pStyle w:val="captiontext"/>
            <w:jc w:val="left"/>
          </w:pPr>
        </w:pPrChange>
      </w:pPr>
    </w:p>
    <w:p w14:paraId="0F4CE5B3" w14:textId="5512A87D" w:rsidR="003C37BA" w:rsidRPr="001642C5" w:rsidRDefault="003C37BA">
      <w:pPr>
        <w:rPr>
          <w:ins w:id="616" w:author="Pascal Pastory" w:date="2017-10-12T15:46:00Z"/>
        </w:rPr>
        <w:pPrChange w:id="617" w:author="Pascal Pastory" w:date="2017-10-12T15:46:00Z">
          <w:pPr>
            <w:pStyle w:val="captiontext"/>
            <w:jc w:val="left"/>
          </w:pPr>
        </w:pPrChange>
      </w:pPr>
      <w:ins w:id="618" w:author="Pascal Pastory" w:date="2017-10-12T15:46:00Z">
        <w:r w:rsidRPr="00C03717">
          <w:rPr>
            <w:b/>
            <w:rPrChange w:id="619" w:author="Pascal Pastory" w:date="2017-10-12T16:07:00Z">
              <w:rPr/>
            </w:rPrChange>
          </w:rPr>
          <w:t>GENERAL COMMENTS</w:t>
        </w:r>
      </w:ins>
    </w:p>
    <w:p w14:paraId="1C9202C8" w14:textId="7211860B" w:rsidR="00C03717" w:rsidRDefault="00C03717">
      <w:pPr>
        <w:pStyle w:val="ListParagraph"/>
        <w:numPr>
          <w:ilvl w:val="0"/>
          <w:numId w:val="62"/>
        </w:numPr>
        <w:rPr>
          <w:ins w:id="620" w:author="Pascal Pastory" w:date="2017-10-12T16:07:00Z"/>
        </w:rPr>
        <w:pPrChange w:id="621" w:author="Pascal Pastory" w:date="2017-10-12T15:47:00Z">
          <w:pPr>
            <w:pStyle w:val="captiontext"/>
            <w:jc w:val="left"/>
          </w:pPr>
        </w:pPrChange>
      </w:pPr>
      <w:ins w:id="622" w:author="Pascal Pastory" w:date="2017-10-12T16:08:00Z">
        <w:r>
          <w:t>E10 implementation should be web</w:t>
        </w:r>
      </w:ins>
      <w:ins w:id="623" w:author="Pascal Pastory" w:date="2017-10-12T16:09:00Z">
        <w:r>
          <w:t>-</w:t>
        </w:r>
      </w:ins>
      <w:ins w:id="624" w:author="Pascal Pastory" w:date="2017-10-12T16:08:00Z">
        <w:r>
          <w:t>based</w:t>
        </w:r>
      </w:ins>
      <w:ins w:id="625" w:author="Pascal Pastory" w:date="2017-10-12T16:09:00Z">
        <w:r>
          <w:t xml:space="preserve"> and with mobile access</w:t>
        </w:r>
      </w:ins>
    </w:p>
    <w:p w14:paraId="5966DC57" w14:textId="673CA4FA" w:rsidR="003C37BA" w:rsidRDefault="003C37BA">
      <w:pPr>
        <w:pStyle w:val="ListParagraph"/>
        <w:numPr>
          <w:ilvl w:val="0"/>
          <w:numId w:val="62"/>
        </w:numPr>
        <w:rPr>
          <w:ins w:id="626" w:author="Pascal Pastory" w:date="2017-10-12T15:48:00Z"/>
        </w:rPr>
        <w:pPrChange w:id="627" w:author="Pascal Pastory" w:date="2017-10-12T15:47:00Z">
          <w:pPr>
            <w:pStyle w:val="captiontext"/>
            <w:jc w:val="left"/>
          </w:pPr>
        </w:pPrChange>
      </w:pPr>
      <w:ins w:id="628" w:author="Pascal Pastory" w:date="2017-10-12T15:47:00Z">
        <w:r>
          <w:t>Customer receipt acknowledgement functionality to be implemented using HH/</w:t>
        </w:r>
      </w:ins>
      <w:ins w:id="629" w:author="Pascal Pastory" w:date="2017-10-12T15:48:00Z">
        <w:r>
          <w:t>tablet/</w:t>
        </w:r>
      </w:ins>
      <w:ins w:id="630" w:author="Pascal Pastory" w:date="2017-10-12T15:47:00Z">
        <w:r>
          <w:t xml:space="preserve"> mobile phone</w:t>
        </w:r>
      </w:ins>
      <w:ins w:id="631" w:author="Pascal Pastory" w:date="2017-10-12T15:48:00Z">
        <w:r>
          <w:t xml:space="preserve"> ( like what DHL does)</w:t>
        </w:r>
      </w:ins>
    </w:p>
    <w:p w14:paraId="5D217F1A" w14:textId="0D8DE108" w:rsidR="003C37BA" w:rsidRDefault="003C37BA">
      <w:pPr>
        <w:pStyle w:val="ListParagraph"/>
        <w:numPr>
          <w:ilvl w:val="0"/>
          <w:numId w:val="62"/>
        </w:numPr>
        <w:rPr>
          <w:ins w:id="632" w:author="Pascal Pastory" w:date="2017-10-12T15:49:00Z"/>
        </w:rPr>
        <w:pPrChange w:id="633" w:author="Pascal Pastory" w:date="2017-10-12T15:47:00Z">
          <w:pPr>
            <w:pStyle w:val="captiontext"/>
            <w:jc w:val="left"/>
          </w:pPr>
        </w:pPrChange>
      </w:pPr>
      <w:ins w:id="634" w:author="Pascal Pastory" w:date="2017-10-12T15:49:00Z">
        <w:r>
          <w:t>Consider use of HH barcode functionalities in all processes</w:t>
        </w:r>
      </w:ins>
    </w:p>
    <w:p w14:paraId="16FEB9DD" w14:textId="539B9D60" w:rsidR="003C37BA" w:rsidRDefault="003C37BA">
      <w:pPr>
        <w:pStyle w:val="ListParagraph"/>
        <w:numPr>
          <w:ilvl w:val="0"/>
          <w:numId w:val="62"/>
        </w:numPr>
        <w:rPr>
          <w:ins w:id="635" w:author="Pascal Pastory" w:date="2017-10-12T15:49:00Z"/>
        </w:rPr>
        <w:pPrChange w:id="636" w:author="Pascal Pastory" w:date="2017-10-12T15:47:00Z">
          <w:pPr>
            <w:pStyle w:val="captiontext"/>
            <w:jc w:val="left"/>
          </w:pPr>
        </w:pPrChange>
      </w:pPr>
      <w:ins w:id="637" w:author="Pascal Pastory" w:date="2017-10-12T15:49:00Z">
        <w:r>
          <w:t xml:space="preserve">Labelling of bins using barcode labels for scanning to confirm </w:t>
        </w:r>
      </w:ins>
      <w:ins w:id="638" w:author="Pascal Pastory" w:date="2017-10-12T15:50:00Z">
        <w:r>
          <w:t xml:space="preserve">bin during </w:t>
        </w:r>
      </w:ins>
      <w:ins w:id="639" w:author="Pascal Pastory" w:date="2017-10-12T15:49:00Z">
        <w:r>
          <w:t>picking</w:t>
        </w:r>
      </w:ins>
      <w:ins w:id="640" w:author="Pascal Pastory" w:date="2017-10-12T15:51:00Z">
        <w:r w:rsidR="00516F2E">
          <w:t xml:space="preserve"> or stock counting</w:t>
        </w:r>
      </w:ins>
    </w:p>
    <w:p w14:paraId="0DD9A271" w14:textId="12A2CFEB" w:rsidR="003C37BA" w:rsidRDefault="00516F2E">
      <w:pPr>
        <w:pStyle w:val="ListParagraph"/>
        <w:numPr>
          <w:ilvl w:val="0"/>
          <w:numId w:val="62"/>
        </w:numPr>
        <w:rPr>
          <w:ins w:id="641" w:author="Pascal Pastory" w:date="2017-10-12T15:54:00Z"/>
        </w:rPr>
        <w:pPrChange w:id="642" w:author="Pascal Pastory" w:date="2017-10-12T15:47:00Z">
          <w:pPr>
            <w:pStyle w:val="captiontext"/>
            <w:jc w:val="left"/>
          </w:pPr>
        </w:pPrChange>
      </w:pPr>
      <w:ins w:id="643" w:author="Pascal Pastory" w:date="2017-10-12T15:53:00Z">
        <w:r>
          <w:t xml:space="preserve">Remaining Shelf life calculation of </w:t>
        </w:r>
      </w:ins>
      <w:ins w:id="644" w:author="Pascal Pastory" w:date="2017-10-12T15:54:00Z">
        <w:r>
          <w:t>lot number should be displayed in receiving screen</w:t>
        </w:r>
      </w:ins>
    </w:p>
    <w:p w14:paraId="0B0F1FE0" w14:textId="625F2122" w:rsidR="00516F2E" w:rsidRDefault="00516F2E">
      <w:pPr>
        <w:pStyle w:val="ListParagraph"/>
        <w:numPr>
          <w:ilvl w:val="0"/>
          <w:numId w:val="62"/>
        </w:numPr>
        <w:rPr>
          <w:ins w:id="645" w:author="Pascal Pastory" w:date="2017-10-12T15:59:00Z"/>
        </w:rPr>
        <w:pPrChange w:id="646" w:author="Pascal Pastory" w:date="2017-10-12T15:47:00Z">
          <w:pPr>
            <w:pStyle w:val="captiontext"/>
            <w:jc w:val="left"/>
          </w:pPr>
        </w:pPrChange>
      </w:pPr>
      <w:ins w:id="647" w:author="Pascal Pastory" w:date="2017-10-12T15:59:00Z">
        <w:r>
          <w:t>Ability to revoke access privilege after a predefined period of time</w:t>
        </w:r>
      </w:ins>
    </w:p>
    <w:p w14:paraId="7686EF30" w14:textId="7DF3B5BF" w:rsidR="00516F2E" w:rsidRDefault="00516F2E">
      <w:pPr>
        <w:pStyle w:val="ListParagraph"/>
        <w:numPr>
          <w:ilvl w:val="0"/>
          <w:numId w:val="62"/>
        </w:numPr>
        <w:rPr>
          <w:ins w:id="648" w:author="Pascal Pastory" w:date="2017-10-12T16:01:00Z"/>
        </w:rPr>
        <w:pPrChange w:id="649" w:author="Pascal Pastory" w:date="2017-10-12T15:47:00Z">
          <w:pPr>
            <w:pStyle w:val="captiontext"/>
            <w:jc w:val="left"/>
          </w:pPr>
        </w:pPrChange>
      </w:pPr>
      <w:ins w:id="650" w:author="Pascal Pastory" w:date="2017-10-12T16:01:00Z">
        <w:r>
          <w:t>Audit trail as opposed to change log</w:t>
        </w:r>
      </w:ins>
    </w:p>
    <w:p w14:paraId="09904CA9" w14:textId="34BDF8C5" w:rsidR="00FD34D8" w:rsidRDefault="00FD34D8">
      <w:pPr>
        <w:pStyle w:val="ListParagraph"/>
        <w:numPr>
          <w:ilvl w:val="0"/>
          <w:numId w:val="62"/>
        </w:numPr>
        <w:rPr>
          <w:ins w:id="651" w:author="Pascal Pastory" w:date="2017-10-12T16:05:00Z"/>
        </w:rPr>
        <w:pPrChange w:id="652" w:author="Pascal Pastory" w:date="2017-10-12T15:47:00Z">
          <w:pPr>
            <w:pStyle w:val="captiontext"/>
            <w:jc w:val="left"/>
          </w:pPr>
        </w:pPrChange>
      </w:pPr>
      <w:ins w:id="653" w:author="Pascal Pastory" w:date="2017-10-12T16:01:00Z">
        <w:r>
          <w:t>Should prevent deletion of transactions ( should allow soft deletion by flagging deleted transactions)</w:t>
        </w:r>
      </w:ins>
    </w:p>
    <w:p w14:paraId="76FD5FF3" w14:textId="38E315EC" w:rsidR="00C03717" w:rsidRDefault="00C03717">
      <w:pPr>
        <w:pStyle w:val="ListParagraph"/>
        <w:numPr>
          <w:ilvl w:val="0"/>
          <w:numId w:val="62"/>
        </w:numPr>
        <w:rPr>
          <w:ins w:id="654" w:author="Pascal Pastory" w:date="2017-10-12T16:07:00Z"/>
        </w:rPr>
        <w:pPrChange w:id="655" w:author="Pascal Pastory" w:date="2017-10-12T15:47:00Z">
          <w:pPr>
            <w:pStyle w:val="captiontext"/>
            <w:jc w:val="left"/>
          </w:pPr>
        </w:pPrChange>
      </w:pPr>
      <w:ins w:id="656" w:author="Pascal Pastory" w:date="2017-10-12T16:05:00Z">
        <w:r>
          <w:t>Pricelist table and userfile table should capture creation date, modified date, created by, modified by</w:t>
        </w:r>
      </w:ins>
    </w:p>
    <w:p w14:paraId="7ACCE010" w14:textId="73EF07BA" w:rsidR="00C03717" w:rsidRDefault="00C03717">
      <w:pPr>
        <w:pStyle w:val="ListParagraph"/>
        <w:numPr>
          <w:ilvl w:val="0"/>
          <w:numId w:val="62"/>
        </w:numPr>
        <w:rPr>
          <w:ins w:id="657" w:author="Pascal Pastory" w:date="2017-10-12T16:11:00Z"/>
        </w:rPr>
        <w:pPrChange w:id="658" w:author="Pascal Pastory" w:date="2017-10-12T15:47:00Z">
          <w:pPr>
            <w:pStyle w:val="captiontext"/>
            <w:jc w:val="left"/>
          </w:pPr>
        </w:pPrChange>
      </w:pPr>
      <w:ins w:id="659" w:author="Pascal Pastory" w:date="2017-10-12T16:11:00Z">
        <w:r>
          <w:t xml:space="preserve">Part </w:t>
        </w:r>
        <w:r w:rsidR="002238B0">
          <w:t>created should default to all warehouses and plants( sites)</w:t>
        </w:r>
      </w:ins>
    </w:p>
    <w:p w14:paraId="34087124" w14:textId="72683967" w:rsidR="002238B0" w:rsidRDefault="002238B0">
      <w:pPr>
        <w:pStyle w:val="ListParagraph"/>
        <w:numPr>
          <w:ilvl w:val="0"/>
          <w:numId w:val="62"/>
        </w:numPr>
        <w:rPr>
          <w:ins w:id="660" w:author="Pascal Pastory" w:date="2017-10-12T16:12:00Z"/>
        </w:rPr>
        <w:pPrChange w:id="661" w:author="Pascal Pastory" w:date="2017-10-12T15:47:00Z">
          <w:pPr>
            <w:pStyle w:val="captiontext"/>
            <w:jc w:val="left"/>
          </w:pPr>
        </w:pPrChange>
      </w:pPr>
      <w:ins w:id="662" w:author="Pascal Pastory" w:date="2017-10-12T16:12:00Z">
        <w:r>
          <w:t xml:space="preserve">Counter sales selling unit conversion </w:t>
        </w:r>
      </w:ins>
    </w:p>
    <w:p w14:paraId="236F2B84" w14:textId="55398516" w:rsidR="002238B0" w:rsidRDefault="002238B0">
      <w:pPr>
        <w:pStyle w:val="ListParagraph"/>
        <w:numPr>
          <w:ilvl w:val="0"/>
          <w:numId w:val="62"/>
        </w:numPr>
        <w:rPr>
          <w:ins w:id="663" w:author="Pascal Pastory" w:date="2017-10-12T16:20:00Z"/>
        </w:rPr>
        <w:pPrChange w:id="664" w:author="Pascal Pastory" w:date="2017-10-12T15:47:00Z">
          <w:pPr>
            <w:pStyle w:val="captiontext"/>
            <w:jc w:val="left"/>
          </w:pPr>
        </w:pPrChange>
      </w:pPr>
      <w:ins w:id="665" w:author="Pascal Pastory" w:date="2017-10-12T16:19:00Z">
        <w:r>
          <w:t xml:space="preserve">Process of </w:t>
        </w:r>
      </w:ins>
      <w:ins w:id="666" w:author="Pascal Pastory" w:date="2017-10-12T16:18:00Z">
        <w:r>
          <w:t xml:space="preserve">receipt </w:t>
        </w:r>
      </w:ins>
      <w:ins w:id="667" w:author="Pascal Pastory" w:date="2017-10-12T16:24:00Z">
        <w:r w:rsidR="00F83B8E">
          <w:t xml:space="preserve">and issues </w:t>
        </w:r>
      </w:ins>
      <w:ins w:id="668" w:author="Pascal Pastory" w:date="2017-10-12T16:18:00Z">
        <w:r>
          <w:t xml:space="preserve">of </w:t>
        </w:r>
      </w:ins>
      <w:ins w:id="669" w:author="Pascal Pastory" w:date="2017-10-12T16:24:00Z">
        <w:r w:rsidR="00F83B8E">
          <w:t xml:space="preserve">consumables, services and </w:t>
        </w:r>
      </w:ins>
      <w:ins w:id="670" w:author="Pascal Pastory" w:date="2017-10-12T16:18:00Z">
        <w:r>
          <w:t>Assets</w:t>
        </w:r>
      </w:ins>
    </w:p>
    <w:p w14:paraId="36998098" w14:textId="03311314" w:rsidR="002238B0" w:rsidRDefault="002238B0">
      <w:pPr>
        <w:pStyle w:val="ListParagraph"/>
        <w:numPr>
          <w:ilvl w:val="0"/>
          <w:numId w:val="62"/>
        </w:numPr>
        <w:rPr>
          <w:ins w:id="671" w:author="Pascal Pastory" w:date="2017-10-12T16:21:00Z"/>
        </w:rPr>
        <w:pPrChange w:id="672" w:author="Pascal Pastory" w:date="2017-10-12T15:47:00Z">
          <w:pPr>
            <w:pStyle w:val="captiontext"/>
            <w:jc w:val="left"/>
          </w:pPr>
        </w:pPrChange>
      </w:pPr>
      <w:ins w:id="673" w:author="Pascal Pastory" w:date="2017-10-12T16:21:00Z">
        <w:r>
          <w:t>Part number should have purchasing and selling unit of measure</w:t>
        </w:r>
      </w:ins>
    </w:p>
    <w:p w14:paraId="0CB58B0F" w14:textId="2C7B3BD5" w:rsidR="002238B0" w:rsidRDefault="00F83B8E">
      <w:pPr>
        <w:pStyle w:val="ListParagraph"/>
        <w:numPr>
          <w:ilvl w:val="0"/>
          <w:numId w:val="62"/>
        </w:numPr>
        <w:rPr>
          <w:ins w:id="674" w:author="Pascal Pastory" w:date="2017-10-12T16:21:00Z"/>
        </w:rPr>
        <w:pPrChange w:id="675" w:author="Pascal Pastory" w:date="2017-10-12T15:47:00Z">
          <w:pPr>
            <w:pStyle w:val="captiontext"/>
            <w:jc w:val="left"/>
          </w:pPr>
        </w:pPrChange>
      </w:pPr>
      <w:ins w:id="676" w:author="Pascal Pastory" w:date="2017-10-12T16:21:00Z">
        <w:r>
          <w:t>During part creation, should be able to flag as checkbox for Inspection required by default</w:t>
        </w:r>
      </w:ins>
    </w:p>
    <w:p w14:paraId="0EB3211D" w14:textId="77777777" w:rsidR="00F83B8E" w:rsidRPr="003C37BA" w:rsidRDefault="00F83B8E">
      <w:pPr>
        <w:pStyle w:val="ListParagraph"/>
        <w:numPr>
          <w:ilvl w:val="0"/>
          <w:numId w:val="62"/>
        </w:numPr>
        <w:pPrChange w:id="677" w:author="Pascal Pastory" w:date="2017-10-12T15:47:00Z">
          <w:pPr>
            <w:pStyle w:val="captiontext"/>
            <w:jc w:val="left"/>
          </w:pPr>
        </w:pPrChange>
      </w:pPr>
    </w:p>
    <w:sectPr w:rsidR="00F83B8E" w:rsidRPr="003C37BA" w:rsidSect="007A33A7">
      <w:headerReference w:type="default" r:id="rId91"/>
      <w:pgSz w:w="11909" w:h="16834" w:code="9"/>
      <w:pgMar w:top="1134" w:right="1418" w:bottom="1134" w:left="1418"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3" w:author="Mary Ringo" w:date="2017-10-09T14:44:00Z" w:initials="MR">
    <w:p w14:paraId="6937CEFA" w14:textId="77777777" w:rsidR="00F0549B" w:rsidRDefault="00F0549B" w:rsidP="00CF3A18">
      <w:pPr>
        <w:pStyle w:val="CommentText"/>
      </w:pPr>
      <w:r>
        <w:rPr>
          <w:rStyle w:val="CommentReference"/>
        </w:rPr>
        <w:annotationRef/>
      </w:r>
      <w:r>
        <w:t xml:space="preserve">New </w:t>
      </w:r>
    </w:p>
  </w:comment>
  <w:comment w:id="348" w:author="Pascal Pastory" w:date="2017-10-11T12:30:00Z" w:initials="PP">
    <w:p w14:paraId="0105A562" w14:textId="40524D8E" w:rsidR="00F0549B" w:rsidRDefault="00F0549B">
      <w:pPr>
        <w:pStyle w:val="CommentText"/>
      </w:pPr>
      <w:r>
        <w:rPr>
          <w:rStyle w:val="CommentReference"/>
        </w:rPr>
        <w:annotationRef/>
      </w:r>
      <w:r>
        <w:t>Is the purchase contract same as framework contract?</w:t>
      </w:r>
    </w:p>
  </w:comment>
  <w:comment w:id="349" w:author="Pascal Pastory" w:date="2017-10-11T13:36:00Z" w:initials="PP">
    <w:p w14:paraId="0962A8BA" w14:textId="1E60BE15" w:rsidR="00F0549B" w:rsidRDefault="00F0549B">
      <w:pPr>
        <w:pStyle w:val="CommentText"/>
      </w:pPr>
      <w:r>
        <w:rPr>
          <w:rStyle w:val="CommentReference"/>
        </w:rPr>
        <w:annotationRef/>
      </w:r>
      <w:r>
        <w:t>Should read “Is quote required from Supplier?”</w:t>
      </w:r>
    </w:p>
    <w:p w14:paraId="0068FBE2" w14:textId="12EF7E1C" w:rsidR="00F0549B" w:rsidRDefault="00F0549B">
      <w:pPr>
        <w:pStyle w:val="CommentText"/>
      </w:pPr>
    </w:p>
    <w:p w14:paraId="08C5BD56" w14:textId="6E053DC2" w:rsidR="00F0549B" w:rsidRDefault="00F0549B">
      <w:pPr>
        <w:pStyle w:val="CommentText"/>
      </w:pPr>
      <w:r>
        <w:t xml:space="preserve">The team feels like this process is not clear/ not understandable. </w:t>
      </w:r>
    </w:p>
  </w:comment>
  <w:comment w:id="350" w:author="Pascal Pastory" w:date="2017-10-11T14:05:00Z" w:initials="PP">
    <w:p w14:paraId="2EF85801" w14:textId="3C09B0D9" w:rsidR="00F0549B" w:rsidRDefault="00F0549B">
      <w:pPr>
        <w:pStyle w:val="CommentText"/>
      </w:pPr>
      <w:r>
        <w:rPr>
          <w:rStyle w:val="CommentReference"/>
        </w:rPr>
        <w:annotationRef/>
      </w:r>
      <w:r>
        <w:t>This is only needed at sales.</w:t>
      </w:r>
    </w:p>
  </w:comment>
  <w:comment w:id="376" w:author="Pascal Pastory" w:date="2017-10-11T15:03:00Z" w:initials="PP">
    <w:p w14:paraId="0D588801" w14:textId="00D53B68" w:rsidR="00F0549B" w:rsidRDefault="00F0549B">
      <w:pPr>
        <w:pStyle w:val="CommentText"/>
      </w:pPr>
      <w:r>
        <w:rPr>
          <w:rStyle w:val="CommentReference"/>
        </w:rPr>
        <w:annotationRef/>
      </w:r>
      <w:r>
        <w:t>There should be an option to create carton ID, StockID and Pallet ID</w:t>
      </w:r>
    </w:p>
  </w:comment>
  <w:comment w:id="380" w:author="Pascal Pastory" w:date="2017-10-11T15:14:00Z" w:initials="PP">
    <w:p w14:paraId="5F6EF668" w14:textId="6C6D9BD6" w:rsidR="00F0549B" w:rsidRDefault="00F0549B">
      <w:pPr>
        <w:pStyle w:val="CommentText"/>
      </w:pPr>
      <w:r>
        <w:rPr>
          <w:rStyle w:val="CommentReference"/>
        </w:rPr>
        <w:annotationRef/>
      </w:r>
      <w:r w:rsidRPr="00FF6DC9">
        <w:rPr>
          <w:color w:val="FF0000"/>
        </w:rPr>
        <w:t>PUTAWAY PROCESS IS MISSING</w:t>
      </w:r>
    </w:p>
  </w:comment>
  <w:comment w:id="486" w:author="Pascal Pastory" w:date="2017-10-12T11:11:00Z" w:initials="PP">
    <w:p w14:paraId="518BAD72" w14:textId="775718EB" w:rsidR="00673828" w:rsidRDefault="00673828">
      <w:pPr>
        <w:pStyle w:val="CommentText"/>
      </w:pPr>
      <w:r>
        <w:rPr>
          <w:rStyle w:val="CommentReference"/>
        </w:rPr>
        <w:annotationRef/>
      </w:r>
      <w:r>
        <w:t>DMR process is not clear. We may need a process flow for DMR for sample and non conformance</w:t>
      </w:r>
    </w:p>
  </w:comment>
  <w:comment w:id="489" w:author="Pascal Pastory" w:date="2017-10-12T11:23:00Z" w:initials="PP">
    <w:p w14:paraId="1168C866" w14:textId="3453479F" w:rsidR="00F25282" w:rsidRDefault="00F25282">
      <w:pPr>
        <w:pStyle w:val="CommentText"/>
      </w:pPr>
      <w:r>
        <w:rPr>
          <w:rStyle w:val="CommentReference"/>
        </w:rPr>
        <w:annotationRef/>
      </w:r>
      <w:r>
        <w:t>Process for capturing inspection results is missing</w:t>
      </w:r>
    </w:p>
  </w:comment>
  <w:comment w:id="514" w:author="Pascal Pastory" w:date="2017-10-12T12:06:00Z" w:initials="PP">
    <w:p w14:paraId="507E5352" w14:textId="471A5A5F" w:rsidR="0026062E" w:rsidRDefault="0026062E">
      <w:pPr>
        <w:pStyle w:val="CommentText"/>
      </w:pPr>
      <w:r>
        <w:rPr>
          <w:rStyle w:val="CommentReference"/>
        </w:rPr>
        <w:annotationRef/>
      </w:r>
      <w:r>
        <w:t>Defining of case against the order is done while creating the header before defining line items</w:t>
      </w:r>
    </w:p>
  </w:comment>
  <w:comment w:id="539" w:author="Pascal Pastory" w:date="2017-10-12T12:28:00Z" w:initials="PP">
    <w:p w14:paraId="76938F76" w14:textId="46460333" w:rsidR="00CE46FB" w:rsidRDefault="00CE46FB">
      <w:pPr>
        <w:pStyle w:val="CommentText"/>
      </w:pPr>
      <w:r>
        <w:rPr>
          <w:rStyle w:val="CommentReference"/>
        </w:rPr>
        <w:annotationRef/>
      </w:r>
      <w:r>
        <w:t>Is ready to fulfill flag the same as ready to process flag??</w:t>
      </w:r>
    </w:p>
    <w:p w14:paraId="06F5918D" w14:textId="5DE73A81" w:rsidR="00CE46FB" w:rsidRDefault="00CE46FB">
      <w:pPr>
        <w:pStyle w:val="CommentText"/>
      </w:pPr>
    </w:p>
    <w:p w14:paraId="0ABC4128" w14:textId="63E08E13" w:rsidR="00CE46FB" w:rsidRDefault="00CE46FB">
      <w:pPr>
        <w:pStyle w:val="CommentText"/>
      </w:pPr>
      <w:r>
        <w:t>What does ready to fulfill do??</w:t>
      </w:r>
    </w:p>
    <w:p w14:paraId="38B760CB" w14:textId="112D760C" w:rsidR="00CE46FB" w:rsidRDefault="00CE46FB">
      <w:pPr>
        <w:pStyle w:val="CommentText"/>
      </w:pPr>
    </w:p>
    <w:p w14:paraId="18167690" w14:textId="7878E2C0" w:rsidR="00CE46FB" w:rsidRDefault="00CE46FB">
      <w:pPr>
        <w:pStyle w:val="CommentText"/>
      </w:pPr>
      <w:r>
        <w:t>Is ready to fulfill flag works the same as customized Warehouse release which exist now in E9?</w:t>
      </w:r>
    </w:p>
  </w:comment>
  <w:comment w:id="593" w:author="Pascal Pastory" w:date="2017-10-10T14:42:00Z" w:initials="PP">
    <w:p w14:paraId="799DB32A" w14:textId="2D4DB3FE" w:rsidR="00F0549B" w:rsidRDefault="00F0549B">
      <w:pPr>
        <w:pStyle w:val="CommentText"/>
      </w:pPr>
      <w:r>
        <w:rPr>
          <w:rStyle w:val="CommentReference"/>
        </w:rPr>
        <w:annotationRef/>
      </w:r>
      <w:r>
        <w:t>Is this the same as consolidated picking?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37CEFA" w15:done="0"/>
  <w15:commentEx w15:paraId="0105A562" w15:done="0"/>
  <w15:commentEx w15:paraId="08C5BD56" w15:done="0"/>
  <w15:commentEx w15:paraId="2EF85801" w15:done="0"/>
  <w15:commentEx w15:paraId="0D588801" w15:done="0"/>
  <w15:commentEx w15:paraId="5F6EF668" w15:done="0"/>
  <w15:commentEx w15:paraId="518BAD72" w15:done="0"/>
  <w15:commentEx w15:paraId="1168C866" w15:done="0"/>
  <w15:commentEx w15:paraId="507E5352" w15:done="0"/>
  <w15:commentEx w15:paraId="18167690" w15:done="0"/>
  <w15:commentEx w15:paraId="799DB32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433A5A" w14:textId="77777777" w:rsidR="001F3936" w:rsidRDefault="001F3936">
      <w:r>
        <w:separator/>
      </w:r>
    </w:p>
  </w:endnote>
  <w:endnote w:type="continuationSeparator" w:id="0">
    <w:p w14:paraId="1139089D" w14:textId="77777777" w:rsidR="001F3936" w:rsidRDefault="001F3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7A256" w14:textId="736F267A" w:rsidR="00F0549B" w:rsidRDefault="00F0549B" w:rsidP="00B5532F">
    <w:pPr>
      <w:pStyle w:val="Footer"/>
      <w:pBdr>
        <w:top w:val="double" w:sz="4" w:space="9" w:color="auto"/>
      </w:pBdr>
      <w:jc w:val="left"/>
      <w:rPr>
        <w:rFonts w:cs="Arial"/>
        <w:sz w:val="16"/>
        <w:szCs w:val="16"/>
      </w:rPr>
    </w:pPr>
    <w:r>
      <w:rPr>
        <w:noProof/>
        <w:lang w:val="en-GB" w:eastAsia="en-GB"/>
      </w:rPr>
      <w:drawing>
        <wp:anchor distT="0" distB="0" distL="114300" distR="114300" simplePos="0" relativeHeight="251657216" behindDoc="0" locked="0" layoutInCell="1" allowOverlap="1" wp14:anchorId="10C78301" wp14:editId="50F97A5B">
          <wp:simplePos x="0" y="0"/>
          <wp:positionH relativeFrom="column">
            <wp:posOffset>1718310</wp:posOffset>
          </wp:positionH>
          <wp:positionV relativeFrom="paragraph">
            <wp:posOffset>66675</wp:posOffset>
          </wp:positionV>
          <wp:extent cx="1562100" cy="390525"/>
          <wp:effectExtent l="0" t="0" r="0" b="9525"/>
          <wp:wrapSquare wrapText="bothSides"/>
          <wp:docPr id="1043" name="Picture 10" descr="Sig-Meth-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g-Meth-TITL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390525"/>
                  </a:xfrm>
                  <a:prstGeom prst="rect">
                    <a:avLst/>
                  </a:prstGeom>
                  <a:noFill/>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658240" behindDoc="1" locked="0" layoutInCell="1" allowOverlap="1" wp14:anchorId="0DD7C95B" wp14:editId="2A5468CC">
          <wp:simplePos x="0" y="0"/>
          <wp:positionH relativeFrom="column">
            <wp:posOffset>5257800</wp:posOffset>
          </wp:positionH>
          <wp:positionV relativeFrom="paragraph">
            <wp:posOffset>38100</wp:posOffset>
          </wp:positionV>
          <wp:extent cx="525780" cy="179705"/>
          <wp:effectExtent l="0" t="0" r="7620" b="0"/>
          <wp:wrapTight wrapText="bothSides">
            <wp:wrapPolygon edited="0">
              <wp:start x="0" y="0"/>
              <wp:lineTo x="0" y="18318"/>
              <wp:lineTo x="21130" y="18318"/>
              <wp:lineTo x="21130" y="0"/>
              <wp:lineTo x="0" y="0"/>
            </wp:wrapPolygon>
          </wp:wrapTight>
          <wp:docPr id="1042" name="Picture 1042" descr="xsol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xsolfoot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5780" cy="179705"/>
                  </a:xfrm>
                  <a:prstGeom prst="rect">
                    <a:avLst/>
                  </a:prstGeom>
                  <a:noFill/>
                </pic:spPr>
              </pic:pic>
            </a:graphicData>
          </a:graphic>
          <wp14:sizeRelH relativeFrom="page">
            <wp14:pctWidth>0</wp14:pctWidth>
          </wp14:sizeRelH>
          <wp14:sizeRelV relativeFrom="page">
            <wp14:pctHeight>0</wp14:pctHeight>
          </wp14:sizeRelV>
        </wp:anchor>
      </w:drawing>
    </w:r>
    <w:r w:rsidRPr="00B5532F">
      <w:rPr>
        <w:rStyle w:val="PageNumber"/>
        <w:sz w:val="18"/>
        <w:szCs w:val="18"/>
      </w:rPr>
      <w:fldChar w:fldCharType="begin"/>
    </w:r>
    <w:r w:rsidRPr="00B5532F">
      <w:rPr>
        <w:rStyle w:val="PageNumber"/>
        <w:sz w:val="18"/>
        <w:szCs w:val="18"/>
      </w:rPr>
      <w:instrText xml:space="preserve"> PAGE </w:instrText>
    </w:r>
    <w:r w:rsidRPr="00B5532F">
      <w:rPr>
        <w:rStyle w:val="PageNumber"/>
        <w:sz w:val="18"/>
        <w:szCs w:val="18"/>
      </w:rPr>
      <w:fldChar w:fldCharType="separate"/>
    </w:r>
    <w:r w:rsidR="00E27631">
      <w:rPr>
        <w:rStyle w:val="PageNumber"/>
        <w:noProof/>
        <w:sz w:val="18"/>
        <w:szCs w:val="18"/>
      </w:rPr>
      <w:t>2</w:t>
    </w:r>
    <w:r w:rsidRPr="00B5532F">
      <w:rPr>
        <w:rStyle w:val="PageNumber"/>
        <w:sz w:val="18"/>
        <w:szCs w:val="18"/>
      </w:rPr>
      <w:fldChar w:fldCharType="end"/>
    </w:r>
    <w:r w:rsidRPr="00B5532F">
      <w:rPr>
        <w:rStyle w:val="PageNumber"/>
        <w:sz w:val="18"/>
        <w:szCs w:val="18"/>
      </w:rPr>
      <w:t xml:space="preserve"> of </w:t>
    </w:r>
    <w:r w:rsidRPr="00B5532F">
      <w:rPr>
        <w:rStyle w:val="PageNumber"/>
        <w:sz w:val="18"/>
        <w:szCs w:val="18"/>
      </w:rPr>
      <w:fldChar w:fldCharType="begin"/>
    </w:r>
    <w:r w:rsidRPr="00B5532F">
      <w:rPr>
        <w:rStyle w:val="PageNumber"/>
        <w:sz w:val="18"/>
        <w:szCs w:val="18"/>
      </w:rPr>
      <w:instrText xml:space="preserve"> NUMPAGES </w:instrText>
    </w:r>
    <w:r w:rsidRPr="00B5532F">
      <w:rPr>
        <w:rStyle w:val="PageNumber"/>
        <w:sz w:val="18"/>
        <w:szCs w:val="18"/>
      </w:rPr>
      <w:fldChar w:fldCharType="separate"/>
    </w:r>
    <w:r w:rsidR="00E27631">
      <w:rPr>
        <w:rStyle w:val="PageNumber"/>
        <w:noProof/>
        <w:sz w:val="18"/>
        <w:szCs w:val="18"/>
      </w:rPr>
      <w:t>30</w:t>
    </w:r>
    <w:r w:rsidRPr="00B5532F">
      <w:rPr>
        <w:rStyle w:val="PageNumber"/>
        <w:sz w:val="18"/>
        <w:szCs w:val="18"/>
      </w:rPr>
      <w:fldChar w:fldCharType="end"/>
    </w:r>
    <w:r w:rsidRPr="00B5532F">
      <w:rPr>
        <w:rFonts w:cs="Arial"/>
        <w:sz w:val="16"/>
        <w:szCs w:val="16"/>
      </w:rPr>
      <w:t xml:space="preserve"> </w:t>
    </w:r>
  </w:p>
  <w:p w14:paraId="327BC0E4" w14:textId="77777777" w:rsidR="00F0549B" w:rsidRPr="00B5532F" w:rsidRDefault="00F0549B" w:rsidP="00B5532F">
    <w:pPr>
      <w:pStyle w:val="Footer"/>
      <w:pBdr>
        <w:top w:val="double" w:sz="4" w:space="9" w:color="auto"/>
      </w:pBdr>
      <w:jc w:val="right"/>
      <w:rPr>
        <w:sz w:val="18"/>
        <w:szCs w:val="18"/>
      </w:rPr>
    </w:pPr>
    <w:r w:rsidRPr="00D9778A">
      <w:rPr>
        <w:rFonts w:cs="Arial"/>
        <w:sz w:val="16"/>
        <w:szCs w:val="16"/>
      </w:rPr>
      <w:t xml:space="preserve">Prepared by Epicor </w:t>
    </w:r>
    <w:r>
      <w:rPr>
        <w:rFonts w:cs="Arial"/>
        <w:sz w:val="16"/>
        <w:szCs w:val="16"/>
      </w:rPr>
      <w:t>ME</w:t>
    </w:r>
    <w:r w:rsidRPr="00D9778A">
      <w:rPr>
        <w:rFonts w:cs="Arial"/>
        <w:sz w:val="16"/>
        <w:szCs w:val="16"/>
      </w:rPr>
      <w:t xml:space="preserve"> Professional Services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9BBCCD" w14:textId="77777777" w:rsidR="001F3936" w:rsidRDefault="001F3936">
      <w:r>
        <w:separator/>
      </w:r>
    </w:p>
  </w:footnote>
  <w:footnote w:type="continuationSeparator" w:id="0">
    <w:p w14:paraId="372DA878" w14:textId="77777777" w:rsidR="001F3936" w:rsidRDefault="001F39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815D8" w14:textId="77777777" w:rsidR="00F0549B" w:rsidRDefault="00F0549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4084A" w14:textId="77777777" w:rsidR="00F0549B" w:rsidRDefault="00F0549B" w:rsidP="00B12D26">
    <w:pPr>
      <w:pStyle w:val="headerLogo"/>
      <w:framePr w:wrap="auto" w:vAnchor="text" w:hAnchor="page" w:x="9159" w:y="61"/>
    </w:pPr>
    <w:bookmarkStart w:id="2" w:name="XSOL__TOC_LOGO"/>
    <w:bookmarkEnd w:id="2"/>
  </w:p>
  <w:p w14:paraId="5C7EEB14" w14:textId="77777777" w:rsidR="00F0549B" w:rsidRDefault="00F0549B">
    <w:pPr>
      <w:pStyle w:val="Header"/>
      <w:pBdr>
        <w:bottom w:val="none" w:sz="0" w:space="0" w:color="auto"/>
      </w:pBdr>
    </w:pPr>
    <w:r>
      <w:rPr>
        <w:noProof/>
        <w:lang w:val="en-GB" w:eastAsia="en-GB"/>
      </w:rPr>
      <w:drawing>
        <wp:inline distT="0" distB="0" distL="0" distR="0" wp14:anchorId="717BB86F" wp14:editId="325F658C">
          <wp:extent cx="1476375" cy="590550"/>
          <wp:effectExtent l="0" t="0" r="0" b="0"/>
          <wp:docPr id="1" name="Picture 9" descr="Epicor-logo-Business Inspired-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icor-logo-Business Inspired-blac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6375" cy="59055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15C39" w14:textId="77777777" w:rsidR="00F0549B" w:rsidRDefault="00F0549B" w:rsidP="00B12D26">
    <w:pPr>
      <w:pStyle w:val="headerLogo"/>
      <w:framePr w:wrap="auto" w:vAnchor="text" w:hAnchor="page" w:x="9159" w:y="61"/>
    </w:pPr>
    <w:bookmarkStart w:id="6" w:name=""/>
    <w:bookmarkEnd w:id="6"/>
  </w:p>
  <w:p w14:paraId="018BD20C" w14:textId="77777777" w:rsidR="00F0549B" w:rsidRDefault="00F0549B">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6EC9C" w14:textId="77777777" w:rsidR="00F0549B" w:rsidRDefault="00F0549B" w:rsidP="00B12D26">
    <w:pPr>
      <w:pStyle w:val="headerLogo"/>
      <w:framePr w:wrap="auto" w:vAnchor="text" w:hAnchor="page" w:x="9001" w:y="13"/>
    </w:pPr>
    <w:bookmarkStart w:id="678" w:name="XSOL__INDEX_LOGO"/>
    <w:bookmarkEnd w:id="678"/>
  </w:p>
  <w:p w14:paraId="4E2FFE01" w14:textId="77777777" w:rsidR="00F0549B" w:rsidRDefault="00F0549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A2D"/>
    <w:multiLevelType w:val="hybridMultilevel"/>
    <w:tmpl w:val="1F8EEE3C"/>
    <w:lvl w:ilvl="0" w:tplc="2CBED14C">
      <w:start w:val="1"/>
      <w:numFmt w:val="bullet"/>
      <w:pStyle w:val="notenote"/>
      <w:lvlText w:val="·"/>
      <w:lvlJc w:val="left"/>
      <w:pPr>
        <w:tabs>
          <w:tab w:val="num" w:pos="720"/>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57D75"/>
    <w:multiLevelType w:val="hybridMultilevel"/>
    <w:tmpl w:val="9D740D68"/>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 w15:restartNumberingAfterBreak="0">
    <w:nsid w:val="05C051A2"/>
    <w:multiLevelType w:val="hybridMultilevel"/>
    <w:tmpl w:val="CD5A8D32"/>
    <w:lvl w:ilvl="0" w:tplc="EB34D56A">
      <w:start w:val="1"/>
      <w:numFmt w:val="bullet"/>
      <w:pStyle w:val="task"/>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94455B"/>
    <w:multiLevelType w:val="hybridMultilevel"/>
    <w:tmpl w:val="11DEDF96"/>
    <w:lvl w:ilvl="0" w:tplc="C9F6974E">
      <w:start w:val="1"/>
      <w:numFmt w:val="bullet"/>
      <w:pStyle w:val="initiationrulerolelist"/>
      <w:lvlText w:val="·"/>
      <w:lvlJc w:val="left"/>
      <w:pPr>
        <w:tabs>
          <w:tab w:val="num" w:pos="1440"/>
        </w:tabs>
        <w:ind w:left="144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56240C"/>
    <w:multiLevelType w:val="hybridMultilevel"/>
    <w:tmpl w:val="3586CFEA"/>
    <w:lvl w:ilvl="0" w:tplc="D5F84158">
      <w:start w:val="1"/>
      <w:numFmt w:val="bullet"/>
      <w:pStyle w:val="rolesectionfilter"/>
      <w:lvlText w:val="·"/>
      <w:lvlJc w:val="left"/>
      <w:pPr>
        <w:tabs>
          <w:tab w:val="num" w:pos="1440"/>
        </w:tabs>
        <w:ind w:left="144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674159"/>
    <w:multiLevelType w:val="hybridMultilevel"/>
    <w:tmpl w:val="9BCC669E"/>
    <w:lvl w:ilvl="0" w:tplc="868E545A">
      <w:start w:val="1"/>
      <w:numFmt w:val="bullet"/>
      <w:pStyle w:val="stage"/>
      <w:lvlText w:val="Þ"/>
      <w:lvlJc w:val="left"/>
      <w:pPr>
        <w:tabs>
          <w:tab w:val="num" w:pos="717"/>
        </w:tabs>
        <w:ind w:left="717"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E17C6E"/>
    <w:multiLevelType w:val="hybridMultilevel"/>
    <w:tmpl w:val="A4EA10EE"/>
    <w:lvl w:ilvl="0" w:tplc="E57C5996">
      <w:start w:val="1"/>
      <w:numFmt w:val="bullet"/>
      <w:pStyle w:val="companionprocessesstage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1034F4"/>
    <w:multiLevelType w:val="hybridMultilevel"/>
    <w:tmpl w:val="505E911E"/>
    <w:lvl w:ilvl="0" w:tplc="FC028A54">
      <w:start w:val="1"/>
      <w:numFmt w:val="bullet"/>
      <w:pStyle w:val="emailattachment"/>
      <w:lvlText w:val="·"/>
      <w:lvlJc w:val="left"/>
      <w:pPr>
        <w:tabs>
          <w:tab w:val="num" w:pos="2160"/>
        </w:tabs>
        <w:ind w:left="216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61187F"/>
    <w:multiLevelType w:val="hybridMultilevel"/>
    <w:tmpl w:val="0700E696"/>
    <w:lvl w:ilvl="0" w:tplc="91BA01AA">
      <w:start w:val="1"/>
      <w:numFmt w:val="bullet"/>
      <w:pStyle w:val="filterpropertie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996258"/>
    <w:multiLevelType w:val="hybridMultilevel"/>
    <w:tmpl w:val="D130BCEC"/>
    <w:lvl w:ilvl="0" w:tplc="AEAEC1BC">
      <w:start w:val="1"/>
      <w:numFmt w:val="bullet"/>
      <w:pStyle w:val="decisionsconditions"/>
      <w:lvlText w:val="·"/>
      <w:lvlJc w:val="left"/>
      <w:pPr>
        <w:tabs>
          <w:tab w:val="num" w:pos="1080"/>
        </w:tabs>
        <w:ind w:left="108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EA14D7D"/>
    <w:multiLevelType w:val="hybridMultilevel"/>
    <w:tmpl w:val="03C63614"/>
    <w:lvl w:ilvl="0" w:tplc="DF7C4A28">
      <w:start w:val="1"/>
      <w:numFmt w:val="bullet"/>
      <w:pStyle w:val="processstartrolelis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FDB5908"/>
    <w:multiLevelType w:val="hybridMultilevel"/>
    <w:tmpl w:val="3CA2A0BC"/>
    <w:lvl w:ilvl="0" w:tplc="78F6EC34">
      <w:numFmt w:val="bullet"/>
      <w:lvlText w:val="-"/>
      <w:lvlJc w:val="left"/>
      <w:pPr>
        <w:ind w:left="720" w:hanging="360"/>
      </w:pPr>
      <w:rPr>
        <w:rFonts w:ascii="Calibri" w:eastAsia="Arial" w:hAnsi="Calibri" w:cs="Aria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55A3441"/>
    <w:multiLevelType w:val="hybridMultilevel"/>
    <w:tmpl w:val="B4A008B0"/>
    <w:lvl w:ilvl="0" w:tplc="2FD08866">
      <w:start w:val="1"/>
      <w:numFmt w:val="bullet"/>
      <w:pStyle w:val="rolesectionprocesssummary"/>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F22A44"/>
    <w:multiLevelType w:val="hybridMultilevel"/>
    <w:tmpl w:val="C66840E6"/>
    <w:lvl w:ilvl="0" w:tplc="2D904120">
      <w:numFmt w:val="bullet"/>
      <w:lvlText w:val="-"/>
      <w:lvlJc w:val="left"/>
      <w:pPr>
        <w:ind w:left="705" w:hanging="360"/>
      </w:pPr>
      <w:rPr>
        <w:rFonts w:ascii="Calibri" w:eastAsia="Arial" w:hAnsi="Calibri" w:cs="Arial" w:hint="default"/>
      </w:rPr>
    </w:lvl>
    <w:lvl w:ilvl="1" w:tplc="041B0003" w:tentative="1">
      <w:start w:val="1"/>
      <w:numFmt w:val="bullet"/>
      <w:lvlText w:val="o"/>
      <w:lvlJc w:val="left"/>
      <w:pPr>
        <w:ind w:left="1425" w:hanging="360"/>
      </w:pPr>
      <w:rPr>
        <w:rFonts w:ascii="Courier New" w:hAnsi="Courier New" w:cs="Courier New" w:hint="default"/>
      </w:rPr>
    </w:lvl>
    <w:lvl w:ilvl="2" w:tplc="041B0005" w:tentative="1">
      <w:start w:val="1"/>
      <w:numFmt w:val="bullet"/>
      <w:lvlText w:val=""/>
      <w:lvlJc w:val="left"/>
      <w:pPr>
        <w:ind w:left="2145" w:hanging="360"/>
      </w:pPr>
      <w:rPr>
        <w:rFonts w:ascii="Wingdings" w:hAnsi="Wingdings" w:hint="default"/>
      </w:rPr>
    </w:lvl>
    <w:lvl w:ilvl="3" w:tplc="041B0001" w:tentative="1">
      <w:start w:val="1"/>
      <w:numFmt w:val="bullet"/>
      <w:lvlText w:val=""/>
      <w:lvlJc w:val="left"/>
      <w:pPr>
        <w:ind w:left="2865" w:hanging="360"/>
      </w:pPr>
      <w:rPr>
        <w:rFonts w:ascii="Symbol" w:hAnsi="Symbol" w:hint="default"/>
      </w:rPr>
    </w:lvl>
    <w:lvl w:ilvl="4" w:tplc="041B0003" w:tentative="1">
      <w:start w:val="1"/>
      <w:numFmt w:val="bullet"/>
      <w:lvlText w:val="o"/>
      <w:lvlJc w:val="left"/>
      <w:pPr>
        <w:ind w:left="3585" w:hanging="360"/>
      </w:pPr>
      <w:rPr>
        <w:rFonts w:ascii="Courier New" w:hAnsi="Courier New" w:cs="Courier New" w:hint="default"/>
      </w:rPr>
    </w:lvl>
    <w:lvl w:ilvl="5" w:tplc="041B0005" w:tentative="1">
      <w:start w:val="1"/>
      <w:numFmt w:val="bullet"/>
      <w:lvlText w:val=""/>
      <w:lvlJc w:val="left"/>
      <w:pPr>
        <w:ind w:left="4305" w:hanging="360"/>
      </w:pPr>
      <w:rPr>
        <w:rFonts w:ascii="Wingdings" w:hAnsi="Wingdings" w:hint="default"/>
      </w:rPr>
    </w:lvl>
    <w:lvl w:ilvl="6" w:tplc="041B0001" w:tentative="1">
      <w:start w:val="1"/>
      <w:numFmt w:val="bullet"/>
      <w:lvlText w:val=""/>
      <w:lvlJc w:val="left"/>
      <w:pPr>
        <w:ind w:left="5025" w:hanging="360"/>
      </w:pPr>
      <w:rPr>
        <w:rFonts w:ascii="Symbol" w:hAnsi="Symbol" w:hint="default"/>
      </w:rPr>
    </w:lvl>
    <w:lvl w:ilvl="7" w:tplc="041B0003" w:tentative="1">
      <w:start w:val="1"/>
      <w:numFmt w:val="bullet"/>
      <w:lvlText w:val="o"/>
      <w:lvlJc w:val="left"/>
      <w:pPr>
        <w:ind w:left="5745" w:hanging="360"/>
      </w:pPr>
      <w:rPr>
        <w:rFonts w:ascii="Courier New" w:hAnsi="Courier New" w:cs="Courier New" w:hint="default"/>
      </w:rPr>
    </w:lvl>
    <w:lvl w:ilvl="8" w:tplc="041B0005" w:tentative="1">
      <w:start w:val="1"/>
      <w:numFmt w:val="bullet"/>
      <w:lvlText w:val=""/>
      <w:lvlJc w:val="left"/>
      <w:pPr>
        <w:ind w:left="6465" w:hanging="360"/>
      </w:pPr>
      <w:rPr>
        <w:rFonts w:ascii="Wingdings" w:hAnsi="Wingdings" w:hint="default"/>
      </w:rPr>
    </w:lvl>
  </w:abstractNum>
  <w:abstractNum w:abstractNumId="14" w15:restartNumberingAfterBreak="0">
    <w:nsid w:val="2ECF7709"/>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2F1D3579"/>
    <w:multiLevelType w:val="hybridMultilevel"/>
    <w:tmpl w:val="53B257E8"/>
    <w:lvl w:ilvl="0" w:tplc="4934CE20">
      <w:start w:val="1"/>
      <w:numFmt w:val="bullet"/>
      <w:pStyle w:val="processvariabl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636772"/>
    <w:multiLevelType w:val="hybridMultilevel"/>
    <w:tmpl w:val="3B0CA1CC"/>
    <w:lvl w:ilvl="0" w:tplc="0441000F">
      <w:start w:val="1"/>
      <w:numFmt w:val="decimal"/>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17" w15:restartNumberingAfterBreak="0">
    <w:nsid w:val="320B7AD2"/>
    <w:multiLevelType w:val="hybridMultilevel"/>
    <w:tmpl w:val="9CF274DE"/>
    <w:lvl w:ilvl="0" w:tplc="A3882A00">
      <w:start w:val="1"/>
      <w:numFmt w:val="bullet"/>
      <w:pStyle w:val="stageconditiondecision"/>
      <w:lvlText w:val="à"/>
      <w:lvlJc w:val="left"/>
      <w:pPr>
        <w:tabs>
          <w:tab w:val="num" w:pos="720"/>
        </w:tabs>
        <w:ind w:left="720" w:hanging="36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3044CB4"/>
    <w:multiLevelType w:val="hybridMultilevel"/>
    <w:tmpl w:val="ACA603A4"/>
    <w:lvl w:ilvl="0" w:tplc="E2ACA070">
      <w:start w:val="1"/>
      <w:numFmt w:val="bullet"/>
      <w:pStyle w:val="secondaryindexfiel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2847BC"/>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4BF4A67"/>
    <w:multiLevelType w:val="hybridMultilevel"/>
    <w:tmpl w:val="3C528940"/>
    <w:lvl w:ilvl="0" w:tplc="26C0DA26">
      <w:start w:val="1"/>
      <w:numFmt w:val="bullet"/>
      <w:pStyle w:val="controlgroupsuidfield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817179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8D16B6F"/>
    <w:multiLevelType w:val="hybridMultilevel"/>
    <w:tmpl w:val="A8CE89BC"/>
    <w:lvl w:ilvl="0" w:tplc="0E18EEBE">
      <w:start w:val="1"/>
      <w:numFmt w:val="bullet"/>
      <w:pStyle w:val="rolesectionstage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A51F68"/>
    <w:multiLevelType w:val="hybridMultilevel"/>
    <w:tmpl w:val="FDAA2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4821A3"/>
    <w:multiLevelType w:val="hybridMultilevel"/>
    <w:tmpl w:val="3B8492CE"/>
    <w:lvl w:ilvl="0" w:tplc="2C94B454">
      <w:start w:val="1"/>
      <w:numFmt w:val="bullet"/>
      <w:pStyle w:val="taskconditiondecision"/>
      <w:lvlText w:val="·"/>
      <w:lvlJc w:val="left"/>
      <w:pPr>
        <w:tabs>
          <w:tab w:val="num" w:pos="1440"/>
        </w:tabs>
        <w:ind w:left="144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1ED5345"/>
    <w:multiLevelType w:val="hybridMultilevel"/>
    <w:tmpl w:val="0B3C4B90"/>
    <w:lvl w:ilvl="0" w:tplc="0441000F">
      <w:start w:val="1"/>
      <w:numFmt w:val="decimal"/>
      <w:lvlText w:val="%1."/>
      <w:lvlJc w:val="left"/>
      <w:pPr>
        <w:ind w:left="720" w:hanging="360"/>
      </w:pPr>
      <w:rPr>
        <w:rFonts w:hint="default"/>
      </w:rPr>
    </w:lvl>
    <w:lvl w:ilvl="1" w:tplc="04410019" w:tentative="1">
      <w:start w:val="1"/>
      <w:numFmt w:val="lowerLetter"/>
      <w:lvlText w:val="%2."/>
      <w:lvlJc w:val="left"/>
      <w:pPr>
        <w:ind w:left="1440" w:hanging="360"/>
      </w:pPr>
    </w:lvl>
    <w:lvl w:ilvl="2" w:tplc="0441001B" w:tentative="1">
      <w:start w:val="1"/>
      <w:numFmt w:val="lowerRoman"/>
      <w:lvlText w:val="%3."/>
      <w:lvlJc w:val="right"/>
      <w:pPr>
        <w:ind w:left="2160" w:hanging="180"/>
      </w:pPr>
    </w:lvl>
    <w:lvl w:ilvl="3" w:tplc="0441000F" w:tentative="1">
      <w:start w:val="1"/>
      <w:numFmt w:val="decimal"/>
      <w:lvlText w:val="%4."/>
      <w:lvlJc w:val="left"/>
      <w:pPr>
        <w:ind w:left="2880" w:hanging="360"/>
      </w:pPr>
    </w:lvl>
    <w:lvl w:ilvl="4" w:tplc="04410019" w:tentative="1">
      <w:start w:val="1"/>
      <w:numFmt w:val="lowerLetter"/>
      <w:lvlText w:val="%5."/>
      <w:lvlJc w:val="left"/>
      <w:pPr>
        <w:ind w:left="3600" w:hanging="360"/>
      </w:pPr>
    </w:lvl>
    <w:lvl w:ilvl="5" w:tplc="0441001B" w:tentative="1">
      <w:start w:val="1"/>
      <w:numFmt w:val="lowerRoman"/>
      <w:lvlText w:val="%6."/>
      <w:lvlJc w:val="right"/>
      <w:pPr>
        <w:ind w:left="4320" w:hanging="180"/>
      </w:pPr>
    </w:lvl>
    <w:lvl w:ilvl="6" w:tplc="0441000F" w:tentative="1">
      <w:start w:val="1"/>
      <w:numFmt w:val="decimal"/>
      <w:lvlText w:val="%7."/>
      <w:lvlJc w:val="left"/>
      <w:pPr>
        <w:ind w:left="5040" w:hanging="360"/>
      </w:pPr>
    </w:lvl>
    <w:lvl w:ilvl="7" w:tplc="04410019" w:tentative="1">
      <w:start w:val="1"/>
      <w:numFmt w:val="lowerLetter"/>
      <w:lvlText w:val="%8."/>
      <w:lvlJc w:val="left"/>
      <w:pPr>
        <w:ind w:left="5760" w:hanging="360"/>
      </w:pPr>
    </w:lvl>
    <w:lvl w:ilvl="8" w:tplc="0441001B" w:tentative="1">
      <w:start w:val="1"/>
      <w:numFmt w:val="lowerRoman"/>
      <w:lvlText w:val="%9."/>
      <w:lvlJc w:val="right"/>
      <w:pPr>
        <w:ind w:left="6480" w:hanging="180"/>
      </w:pPr>
    </w:lvl>
  </w:abstractNum>
  <w:abstractNum w:abstractNumId="26" w15:restartNumberingAfterBreak="0">
    <w:nsid w:val="46AF7D55"/>
    <w:multiLevelType w:val="hybridMultilevel"/>
    <w:tmpl w:val="18DCF7D8"/>
    <w:lvl w:ilvl="0" w:tplc="3808F744">
      <w:start w:val="1"/>
      <w:numFmt w:val="bullet"/>
      <w:pStyle w:val="controlgroupsentry"/>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863255"/>
    <w:multiLevelType w:val="hybridMultilevel"/>
    <w:tmpl w:val="6C48A1A2"/>
    <w:lvl w:ilvl="0" w:tplc="685A9A4A">
      <w:start w:val="1"/>
      <w:numFmt w:val="bullet"/>
      <w:pStyle w:val="rolesectionmaintenancetask"/>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C8A140D"/>
    <w:multiLevelType w:val="hybridMultilevel"/>
    <w:tmpl w:val="C2061794"/>
    <w:lvl w:ilvl="0" w:tplc="CEEA9EB2">
      <w:start w:val="1"/>
      <w:numFmt w:val="bullet"/>
      <w:pStyle w:val="processsummaryvariabl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1A1448"/>
    <w:multiLevelType w:val="hybridMultilevel"/>
    <w:tmpl w:val="84F63D3C"/>
    <w:lvl w:ilvl="0" w:tplc="5B28A618">
      <w:start w:val="1"/>
      <w:numFmt w:val="bullet"/>
      <w:pStyle w:val="rolesectionlookup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3AC45BA"/>
    <w:multiLevelType w:val="hybridMultilevel"/>
    <w:tmpl w:val="893648FC"/>
    <w:lvl w:ilvl="0" w:tplc="FB246044">
      <w:start w:val="1"/>
      <w:numFmt w:val="bullet"/>
      <w:pStyle w:val="datafield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4A03EE0"/>
    <w:multiLevelType w:val="hybridMultilevel"/>
    <w:tmpl w:val="CE18EAFA"/>
    <w:lvl w:ilvl="0" w:tplc="CCD21A9E">
      <w:start w:val="1"/>
      <w:numFmt w:val="bullet"/>
      <w:pStyle w:val="multipletradingentities"/>
      <w:lvlText w:val="·"/>
      <w:lvlJc w:val="left"/>
      <w:pPr>
        <w:tabs>
          <w:tab w:val="num" w:pos="720"/>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7686BAC"/>
    <w:multiLevelType w:val="hybridMultilevel"/>
    <w:tmpl w:val="7CF41DBC"/>
    <w:lvl w:ilvl="0" w:tplc="26248CA6">
      <w:start w:val="1"/>
      <w:numFmt w:val="decimal"/>
      <w:pStyle w:val="XSOLnumberedlist"/>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8602B6F"/>
    <w:multiLevelType w:val="hybridMultilevel"/>
    <w:tmpl w:val="FADA3EB0"/>
    <w:lvl w:ilvl="0" w:tplc="E4DA13EC">
      <w:start w:val="1"/>
      <w:numFmt w:val="bullet"/>
      <w:pStyle w:val="companionprocesses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1356920"/>
    <w:multiLevelType w:val="multilevel"/>
    <w:tmpl w:val="7D9A0BC4"/>
    <w:lvl w:ilvl="0">
      <w:start w:val="1"/>
      <w:numFmt w:val="decimal"/>
      <w:lvlText w:val="%1"/>
      <w:lvlJc w:val="left"/>
      <w:pPr>
        <w:tabs>
          <w:tab w:val="num" w:pos="544"/>
        </w:tabs>
        <w:ind w:left="374" w:hanging="374"/>
      </w:pPr>
      <w:rPr>
        <w:rFonts w:ascii="Arial" w:hAnsi="Arial" w:hint="default"/>
        <w:b/>
        <w:i w:val="0"/>
        <w:sz w:val="32"/>
        <w:szCs w:val="32"/>
      </w:rPr>
    </w:lvl>
    <w:lvl w:ilvl="1">
      <w:start w:val="1"/>
      <w:numFmt w:val="decimal"/>
      <w:lvlText w:val="%1.%2"/>
      <w:lvlJc w:val="left"/>
      <w:pPr>
        <w:tabs>
          <w:tab w:val="num" w:pos="714"/>
        </w:tabs>
        <w:ind w:left="544" w:hanging="544"/>
      </w:pPr>
      <w:rPr>
        <w:rFonts w:ascii="Arial" w:hAnsi="Arial" w:hint="default"/>
        <w:b/>
        <w:i w:val="0"/>
        <w:sz w:val="28"/>
        <w:szCs w:val="28"/>
      </w:rPr>
    </w:lvl>
    <w:lvl w:ilvl="2">
      <w:start w:val="1"/>
      <w:numFmt w:val="decimal"/>
      <w:lvlText w:val="%1.%2.%3"/>
      <w:lvlJc w:val="left"/>
      <w:pPr>
        <w:tabs>
          <w:tab w:val="num" w:pos="885"/>
        </w:tabs>
        <w:ind w:left="714" w:hanging="714"/>
      </w:pPr>
      <w:rPr>
        <w:rFonts w:ascii="Arial" w:hAnsi="Arial" w:hint="default"/>
        <w:b/>
        <w:i w:val="0"/>
        <w:sz w:val="28"/>
        <w:szCs w:val="28"/>
      </w:rPr>
    </w:lvl>
    <w:lvl w:ilvl="3">
      <w:start w:val="1"/>
      <w:numFmt w:val="decimal"/>
      <w:lvlText w:val="%1.%2.%3.%4"/>
      <w:lvlJc w:val="left"/>
      <w:pPr>
        <w:tabs>
          <w:tab w:val="num" w:pos="1055"/>
        </w:tabs>
        <w:ind w:left="885" w:hanging="885"/>
      </w:pPr>
      <w:rPr>
        <w:rFonts w:ascii="Arial" w:hAnsi="Arial" w:hint="default"/>
        <w:b/>
        <w:i w:val="0"/>
        <w:sz w:val="28"/>
        <w:szCs w:val="28"/>
      </w:rPr>
    </w:lvl>
    <w:lvl w:ilvl="4">
      <w:start w:val="1"/>
      <w:numFmt w:val="decimal"/>
      <w:pStyle w:val="Heading5"/>
      <w:lvlText w:val="%1.%2.%3.%4.%5"/>
      <w:lvlJc w:val="left"/>
      <w:pPr>
        <w:tabs>
          <w:tab w:val="num" w:pos="1168"/>
        </w:tabs>
        <w:ind w:left="1055" w:hanging="1055"/>
      </w:pPr>
      <w:rPr>
        <w:rFonts w:ascii="Arial" w:hAnsi="Arial" w:hint="default"/>
        <w:b/>
        <w:i w:val="0"/>
        <w:sz w:val="28"/>
        <w:szCs w:val="28"/>
      </w:rPr>
    </w:lvl>
    <w:lvl w:ilvl="5">
      <w:start w:val="1"/>
      <w:numFmt w:val="decimal"/>
      <w:pStyle w:val="Heading6"/>
      <w:lvlText w:val="%1.%2.%3.%4.%5.%6"/>
      <w:lvlJc w:val="left"/>
      <w:pPr>
        <w:tabs>
          <w:tab w:val="num" w:pos="1338"/>
        </w:tabs>
        <w:ind w:left="1168" w:hanging="1168"/>
      </w:pPr>
      <w:rPr>
        <w:rFonts w:ascii="Arial" w:hAnsi="Arial" w:hint="default"/>
        <w:b/>
        <w:i w:val="0"/>
        <w:sz w:val="28"/>
        <w:szCs w:val="28"/>
      </w:rPr>
    </w:lvl>
    <w:lvl w:ilvl="6">
      <w:start w:val="1"/>
      <w:numFmt w:val="decimal"/>
      <w:pStyle w:val="Heading7"/>
      <w:lvlText w:val="%1.%2.%3.%4.%5.%6.%7"/>
      <w:lvlJc w:val="left"/>
      <w:pPr>
        <w:tabs>
          <w:tab w:val="num" w:pos="1508"/>
        </w:tabs>
        <w:ind w:left="1338" w:hanging="1338"/>
      </w:pPr>
      <w:rPr>
        <w:rFonts w:ascii="Arial" w:hAnsi="Arial" w:hint="default"/>
        <w:b/>
        <w:i w:val="0"/>
        <w:sz w:val="28"/>
        <w:szCs w:val="28"/>
      </w:rPr>
    </w:lvl>
    <w:lvl w:ilvl="7">
      <w:start w:val="1"/>
      <w:numFmt w:val="decimal"/>
      <w:pStyle w:val="Heading8"/>
      <w:lvlText w:val="%1.%2.%3.%4.%5.%6.%7.%8"/>
      <w:lvlJc w:val="left"/>
      <w:pPr>
        <w:tabs>
          <w:tab w:val="num" w:pos="1678"/>
        </w:tabs>
        <w:ind w:left="1508" w:hanging="1508"/>
      </w:pPr>
      <w:rPr>
        <w:rFonts w:ascii="Arial" w:hAnsi="Arial" w:hint="default"/>
        <w:b/>
        <w:i w:val="0"/>
        <w:sz w:val="28"/>
        <w:szCs w:val="28"/>
      </w:rPr>
    </w:lvl>
    <w:lvl w:ilvl="8">
      <w:start w:val="1"/>
      <w:numFmt w:val="decimal"/>
      <w:pStyle w:val="Heading9"/>
      <w:lvlText w:val="%1.%2.%3.%4.%5.%6.%7.%8.%9"/>
      <w:lvlJc w:val="left"/>
      <w:pPr>
        <w:tabs>
          <w:tab w:val="num" w:pos="1848"/>
        </w:tabs>
        <w:ind w:left="1678" w:hanging="1678"/>
      </w:pPr>
      <w:rPr>
        <w:rFonts w:ascii="Arial" w:hAnsi="Arial" w:hint="default"/>
        <w:b/>
        <w:i w:val="0"/>
        <w:sz w:val="28"/>
        <w:szCs w:val="28"/>
      </w:rPr>
    </w:lvl>
  </w:abstractNum>
  <w:abstractNum w:abstractNumId="35" w15:restartNumberingAfterBreak="0">
    <w:nsid w:val="65245781"/>
    <w:multiLevelType w:val="hybridMultilevel"/>
    <w:tmpl w:val="70E2F506"/>
    <w:lvl w:ilvl="0" w:tplc="1B04C9EA">
      <w:start w:val="1"/>
      <w:numFmt w:val="bullet"/>
      <w:pStyle w:val="groupcontrolgroup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572F08"/>
    <w:multiLevelType w:val="hybridMultilevel"/>
    <w:tmpl w:val="189C72B0"/>
    <w:lvl w:ilvl="0" w:tplc="90A20804">
      <w:start w:val="1"/>
      <w:numFmt w:val="bullet"/>
      <w:pStyle w:val="maintenancetaskrole"/>
      <w:lvlText w:val="·"/>
      <w:lvlJc w:val="left"/>
      <w:pPr>
        <w:tabs>
          <w:tab w:val="num" w:pos="720"/>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88344DF"/>
    <w:multiLevelType w:val="hybridMultilevel"/>
    <w:tmpl w:val="9F3C6836"/>
    <w:lvl w:ilvl="0" w:tplc="68004BD0">
      <w:start w:val="1"/>
      <w:numFmt w:val="bullet"/>
      <w:pStyle w:val="initiationrule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AB32D94"/>
    <w:multiLevelType w:val="hybridMultilevel"/>
    <w:tmpl w:val="6F14B3BA"/>
    <w:lvl w:ilvl="0" w:tplc="C7AEE8EA">
      <w:start w:val="1"/>
      <w:numFmt w:val="bullet"/>
      <w:pStyle w:val="groupmaintenancetask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AFF0EF3"/>
    <w:multiLevelType w:val="hybridMultilevel"/>
    <w:tmpl w:val="671CFF44"/>
    <w:lvl w:ilvl="0" w:tplc="DBF499AC">
      <w:start w:val="1"/>
      <w:numFmt w:val="bullet"/>
      <w:pStyle w:val="relationshipsrangesui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B22374A"/>
    <w:multiLevelType w:val="hybridMultilevel"/>
    <w:tmpl w:val="BA98E4BA"/>
    <w:lvl w:ilvl="0" w:tplc="1354BF00">
      <w:start w:val="1"/>
      <w:numFmt w:val="bullet"/>
      <w:pStyle w:val="filterrol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C304054"/>
    <w:multiLevelType w:val="hybridMultilevel"/>
    <w:tmpl w:val="AE84ABA4"/>
    <w:lvl w:ilvl="0" w:tplc="8050084C">
      <w:start w:val="1"/>
      <w:numFmt w:val="bullet"/>
      <w:pStyle w:val="role"/>
      <w:lvlText w:val="Ø"/>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C874303"/>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6CDC05E9"/>
    <w:multiLevelType w:val="hybridMultilevel"/>
    <w:tmpl w:val="E970160E"/>
    <w:lvl w:ilvl="0" w:tplc="09D6C644">
      <w:start w:val="1"/>
      <w:numFmt w:val="bullet"/>
      <w:pStyle w:val="initiationrulesstagelist"/>
      <w:lvlText w:val="·"/>
      <w:lvlJc w:val="left"/>
      <w:pPr>
        <w:tabs>
          <w:tab w:val="num" w:pos="720"/>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F0A2AC8"/>
    <w:multiLevelType w:val="hybridMultilevel"/>
    <w:tmpl w:val="06D22A30"/>
    <w:lvl w:ilvl="0" w:tplc="3460AEFE">
      <w:start w:val="1"/>
      <w:numFmt w:val="bullet"/>
      <w:pStyle w:val="relationshipstableuidfield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4036F25"/>
    <w:multiLevelType w:val="hybridMultilevel"/>
    <w:tmpl w:val="40649902"/>
    <w:lvl w:ilvl="0" w:tplc="5C1E693E">
      <w:start w:val="1"/>
      <w:numFmt w:val="bullet"/>
      <w:pStyle w:val="groupprocesse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4F64DAC"/>
    <w:multiLevelType w:val="hybridMultilevel"/>
    <w:tmpl w:val="AE62822A"/>
    <w:lvl w:ilvl="0" w:tplc="CB4CD040">
      <w:start w:val="1"/>
      <w:numFmt w:val="bullet"/>
      <w:pStyle w:val="whocaninitiaterole"/>
      <w:lvlText w:val="·"/>
      <w:lvlJc w:val="left"/>
      <w:pPr>
        <w:tabs>
          <w:tab w:val="num" w:pos="720"/>
        </w:tabs>
        <w:ind w:left="720" w:hanging="36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66E215B"/>
    <w:multiLevelType w:val="hybridMultilevel"/>
    <w:tmpl w:val="9D0C7DD4"/>
    <w:lvl w:ilvl="0" w:tplc="F9E2EAEC">
      <w:start w:val="1"/>
      <w:numFmt w:val="bullet"/>
      <w:pStyle w:val="grouprelationship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70D6FE2"/>
    <w:multiLevelType w:val="hybridMultilevel"/>
    <w:tmpl w:val="02E8C1D2"/>
    <w:lvl w:ilvl="0" w:tplc="C4FA3EE2">
      <w:start w:val="1"/>
      <w:numFmt w:val="bullet"/>
      <w:pStyle w:val="table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CC84715"/>
    <w:multiLevelType w:val="hybridMultilevel"/>
    <w:tmpl w:val="6B4CDDC4"/>
    <w:lvl w:ilvl="0" w:tplc="9488B854">
      <w:start w:val="1"/>
      <w:numFmt w:val="bullet"/>
      <w:pStyle w:val="groupresource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22"/>
  </w:num>
  <w:num w:numId="3">
    <w:abstractNumId w:val="8"/>
  </w:num>
  <w:num w:numId="4">
    <w:abstractNumId w:val="40"/>
  </w:num>
  <w:num w:numId="5">
    <w:abstractNumId w:val="45"/>
  </w:num>
  <w:num w:numId="6">
    <w:abstractNumId w:val="15"/>
  </w:num>
  <w:num w:numId="7">
    <w:abstractNumId w:val="10"/>
  </w:num>
  <w:num w:numId="8">
    <w:abstractNumId w:val="28"/>
  </w:num>
  <w:num w:numId="9">
    <w:abstractNumId w:val="41"/>
  </w:num>
  <w:num w:numId="10">
    <w:abstractNumId w:val="12"/>
  </w:num>
  <w:num w:numId="11">
    <w:abstractNumId w:val="9"/>
  </w:num>
  <w:num w:numId="12">
    <w:abstractNumId w:val="5"/>
  </w:num>
  <w:num w:numId="13">
    <w:abstractNumId w:val="2"/>
  </w:num>
  <w:num w:numId="14">
    <w:abstractNumId w:val="27"/>
  </w:num>
  <w:num w:numId="15">
    <w:abstractNumId w:val="29"/>
  </w:num>
  <w:num w:numId="16">
    <w:abstractNumId w:val="48"/>
  </w:num>
  <w:num w:numId="17">
    <w:abstractNumId w:val="38"/>
  </w:num>
  <w:num w:numId="18">
    <w:abstractNumId w:val="47"/>
  </w:num>
  <w:num w:numId="19">
    <w:abstractNumId w:val="49"/>
  </w:num>
  <w:num w:numId="20">
    <w:abstractNumId w:val="35"/>
  </w:num>
  <w:num w:numId="21">
    <w:abstractNumId w:val="30"/>
  </w:num>
  <w:num w:numId="22">
    <w:abstractNumId w:val="18"/>
  </w:num>
  <w:num w:numId="23">
    <w:abstractNumId w:val="20"/>
  </w:num>
  <w:num w:numId="24">
    <w:abstractNumId w:val="39"/>
  </w:num>
  <w:num w:numId="25">
    <w:abstractNumId w:val="44"/>
  </w:num>
  <w:num w:numId="26">
    <w:abstractNumId w:val="26"/>
  </w:num>
  <w:num w:numId="27">
    <w:abstractNumId w:val="33"/>
  </w:num>
  <w:num w:numId="28">
    <w:abstractNumId w:val="6"/>
  </w:num>
  <w:num w:numId="29">
    <w:abstractNumId w:val="37"/>
  </w:num>
  <w:num w:numId="30">
    <w:abstractNumId w:val="3"/>
  </w:num>
  <w:num w:numId="31">
    <w:abstractNumId w:val="4"/>
  </w:num>
  <w:num w:numId="32">
    <w:abstractNumId w:val="43"/>
  </w:num>
  <w:num w:numId="33">
    <w:abstractNumId w:val="7"/>
  </w:num>
  <w:num w:numId="34">
    <w:abstractNumId w:val="46"/>
  </w:num>
  <w:num w:numId="35">
    <w:abstractNumId w:val="36"/>
  </w:num>
  <w:num w:numId="36">
    <w:abstractNumId w:val="31"/>
  </w:num>
  <w:num w:numId="37">
    <w:abstractNumId w:val="17"/>
  </w:num>
  <w:num w:numId="38">
    <w:abstractNumId w:val="24"/>
  </w:num>
  <w:num w:numId="39">
    <w:abstractNumId w:val="0"/>
  </w:num>
  <w:num w:numId="40">
    <w:abstractNumId w:val="32"/>
  </w:num>
  <w:num w:numId="41">
    <w:abstractNumId w:val="32"/>
  </w:num>
  <w:num w:numId="42">
    <w:abstractNumId w:val="32"/>
  </w:num>
  <w:num w:numId="43">
    <w:abstractNumId w:val="32"/>
    <w:lvlOverride w:ilvl="0">
      <w:startOverride w:val="1"/>
    </w:lvlOverride>
  </w:num>
  <w:num w:numId="44">
    <w:abstractNumId w:val="32"/>
    <w:lvlOverride w:ilvl="0">
      <w:startOverride w:val="1"/>
    </w:lvlOverride>
  </w:num>
  <w:num w:numId="45">
    <w:abstractNumId w:val="32"/>
    <w:lvlOverride w:ilvl="0">
      <w:startOverride w:val="1"/>
    </w:lvlOverride>
  </w:num>
  <w:num w:numId="46">
    <w:abstractNumId w:val="32"/>
    <w:lvlOverride w:ilvl="0">
      <w:startOverride w:val="1"/>
    </w:lvlOverride>
  </w:num>
  <w:num w:numId="47">
    <w:abstractNumId w:val="32"/>
    <w:lvlOverride w:ilvl="0">
      <w:startOverride w:val="1"/>
    </w:lvlOverride>
  </w:num>
  <w:num w:numId="48">
    <w:abstractNumId w:val="32"/>
    <w:lvlOverride w:ilvl="0">
      <w:startOverride w:val="1"/>
    </w:lvlOverride>
  </w:num>
  <w:num w:numId="49">
    <w:abstractNumId w:val="32"/>
    <w:lvlOverride w:ilvl="0">
      <w:startOverride w:val="1"/>
    </w:lvlOverride>
  </w:num>
  <w:num w:numId="50">
    <w:abstractNumId w:val="32"/>
    <w:lvlOverride w:ilvl="0">
      <w:startOverride w:val="1"/>
    </w:lvlOverride>
  </w:num>
  <w:num w:numId="51">
    <w:abstractNumId w:val="32"/>
    <w:lvlOverride w:ilvl="0">
      <w:startOverride w:val="1"/>
    </w:lvlOverride>
  </w:num>
  <w:num w:numId="52">
    <w:abstractNumId w:val="32"/>
    <w:lvlOverride w:ilvl="0">
      <w:startOverride w:val="1"/>
    </w:lvlOverride>
  </w:num>
  <w:num w:numId="53">
    <w:abstractNumId w:val="14"/>
  </w:num>
  <w:num w:numId="54">
    <w:abstractNumId w:val="21"/>
  </w:num>
  <w:num w:numId="55">
    <w:abstractNumId w:val="19"/>
  </w:num>
  <w:num w:numId="56">
    <w:abstractNumId w:val="42"/>
  </w:num>
  <w:num w:numId="57">
    <w:abstractNumId w:val="23"/>
  </w:num>
  <w:num w:numId="58">
    <w:abstractNumId w:val="11"/>
  </w:num>
  <w:num w:numId="59">
    <w:abstractNumId w:val="13"/>
  </w:num>
  <w:num w:numId="60">
    <w:abstractNumId w:val="1"/>
  </w:num>
  <w:num w:numId="61">
    <w:abstractNumId w:val="25"/>
  </w:num>
  <w:num w:numId="62">
    <w:abstractNumId w:val="16"/>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scal Pastory">
    <w15:presenceInfo w15:providerId="AD" w15:userId="S-1-5-21-3800426559-1188470967-3553363793-1127"/>
  </w15:person>
  <w15:person w15:author="Mary Ringo">
    <w15:presenceInfo w15:providerId="None" w15:userId="Mary Rin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357"/>
  <w:doNotHyphenateCap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48A"/>
    <w:rsid w:val="00001DB8"/>
    <w:rsid w:val="00004C00"/>
    <w:rsid w:val="00010C74"/>
    <w:rsid w:val="00031048"/>
    <w:rsid w:val="00034BE1"/>
    <w:rsid w:val="000454A7"/>
    <w:rsid w:val="00055166"/>
    <w:rsid w:val="00075F37"/>
    <w:rsid w:val="000A7C92"/>
    <w:rsid w:val="000B7221"/>
    <w:rsid w:val="000C1F4C"/>
    <w:rsid w:val="000D0EF4"/>
    <w:rsid w:val="000E08E1"/>
    <w:rsid w:val="000F0709"/>
    <w:rsid w:val="000F1C7E"/>
    <w:rsid w:val="000F5509"/>
    <w:rsid w:val="00106402"/>
    <w:rsid w:val="0012177A"/>
    <w:rsid w:val="00130FAA"/>
    <w:rsid w:val="00132203"/>
    <w:rsid w:val="00132C12"/>
    <w:rsid w:val="00134FB2"/>
    <w:rsid w:val="00142C4A"/>
    <w:rsid w:val="0016084D"/>
    <w:rsid w:val="00160B5B"/>
    <w:rsid w:val="00163A35"/>
    <w:rsid w:val="001642C5"/>
    <w:rsid w:val="0018426C"/>
    <w:rsid w:val="00185C30"/>
    <w:rsid w:val="00194F3A"/>
    <w:rsid w:val="001A5B7E"/>
    <w:rsid w:val="001C1A7F"/>
    <w:rsid w:val="001F30B7"/>
    <w:rsid w:val="001F3936"/>
    <w:rsid w:val="001F51F6"/>
    <w:rsid w:val="0020319F"/>
    <w:rsid w:val="00213EC9"/>
    <w:rsid w:val="00221B96"/>
    <w:rsid w:val="002238B0"/>
    <w:rsid w:val="002271DF"/>
    <w:rsid w:val="002323FE"/>
    <w:rsid w:val="00232F70"/>
    <w:rsid w:val="00235791"/>
    <w:rsid w:val="002436A6"/>
    <w:rsid w:val="00245B2D"/>
    <w:rsid w:val="0026062E"/>
    <w:rsid w:val="0026309B"/>
    <w:rsid w:val="002836C3"/>
    <w:rsid w:val="002A17C3"/>
    <w:rsid w:val="002A3186"/>
    <w:rsid w:val="002A5439"/>
    <w:rsid w:val="002A54BE"/>
    <w:rsid w:val="002B5E3E"/>
    <w:rsid w:val="002C72A9"/>
    <w:rsid w:val="002D2309"/>
    <w:rsid w:val="002F279F"/>
    <w:rsid w:val="00304D1C"/>
    <w:rsid w:val="00323EB0"/>
    <w:rsid w:val="003273C0"/>
    <w:rsid w:val="0033418B"/>
    <w:rsid w:val="00337E4F"/>
    <w:rsid w:val="00340508"/>
    <w:rsid w:val="0034079C"/>
    <w:rsid w:val="00350F91"/>
    <w:rsid w:val="00361F9C"/>
    <w:rsid w:val="0039433C"/>
    <w:rsid w:val="00395EB8"/>
    <w:rsid w:val="003A5D2C"/>
    <w:rsid w:val="003C0065"/>
    <w:rsid w:val="003C37BA"/>
    <w:rsid w:val="00402D83"/>
    <w:rsid w:val="00425479"/>
    <w:rsid w:val="00426D98"/>
    <w:rsid w:val="00433106"/>
    <w:rsid w:val="0044238F"/>
    <w:rsid w:val="00457153"/>
    <w:rsid w:val="004609AE"/>
    <w:rsid w:val="004628B6"/>
    <w:rsid w:val="0046727E"/>
    <w:rsid w:val="004724C1"/>
    <w:rsid w:val="00483DCE"/>
    <w:rsid w:val="00493A08"/>
    <w:rsid w:val="00495FF5"/>
    <w:rsid w:val="004A01AB"/>
    <w:rsid w:val="004A3B51"/>
    <w:rsid w:val="004B22EA"/>
    <w:rsid w:val="004C29ED"/>
    <w:rsid w:val="004D4B53"/>
    <w:rsid w:val="004F0275"/>
    <w:rsid w:val="004F4B0F"/>
    <w:rsid w:val="00501970"/>
    <w:rsid w:val="00506F24"/>
    <w:rsid w:val="00516F2E"/>
    <w:rsid w:val="00522BA6"/>
    <w:rsid w:val="00527931"/>
    <w:rsid w:val="0053041D"/>
    <w:rsid w:val="00533AD0"/>
    <w:rsid w:val="005545B1"/>
    <w:rsid w:val="005556F2"/>
    <w:rsid w:val="00566BDE"/>
    <w:rsid w:val="00576096"/>
    <w:rsid w:val="00576AA1"/>
    <w:rsid w:val="005A2F03"/>
    <w:rsid w:val="005A55EF"/>
    <w:rsid w:val="005B25A2"/>
    <w:rsid w:val="005C256D"/>
    <w:rsid w:val="005D32C3"/>
    <w:rsid w:val="005D7681"/>
    <w:rsid w:val="006038F1"/>
    <w:rsid w:val="0060549B"/>
    <w:rsid w:val="00616AFD"/>
    <w:rsid w:val="00626164"/>
    <w:rsid w:val="00640374"/>
    <w:rsid w:val="00661434"/>
    <w:rsid w:val="00666CBE"/>
    <w:rsid w:val="00673828"/>
    <w:rsid w:val="00687FEE"/>
    <w:rsid w:val="006A07A4"/>
    <w:rsid w:val="006A2602"/>
    <w:rsid w:val="006A4312"/>
    <w:rsid w:val="006A52DE"/>
    <w:rsid w:val="006A7427"/>
    <w:rsid w:val="006A74A9"/>
    <w:rsid w:val="006B4AB4"/>
    <w:rsid w:val="006C7FCA"/>
    <w:rsid w:val="006D4528"/>
    <w:rsid w:val="006D6038"/>
    <w:rsid w:val="006D65B8"/>
    <w:rsid w:val="006E0DFB"/>
    <w:rsid w:val="0070458A"/>
    <w:rsid w:val="00704CE8"/>
    <w:rsid w:val="007113CB"/>
    <w:rsid w:val="00714AC6"/>
    <w:rsid w:val="00716DB1"/>
    <w:rsid w:val="00722A21"/>
    <w:rsid w:val="007239D9"/>
    <w:rsid w:val="0072417A"/>
    <w:rsid w:val="00735D09"/>
    <w:rsid w:val="00737C8E"/>
    <w:rsid w:val="00760E9E"/>
    <w:rsid w:val="0076726F"/>
    <w:rsid w:val="00772AF4"/>
    <w:rsid w:val="00772B85"/>
    <w:rsid w:val="0078244A"/>
    <w:rsid w:val="00797903"/>
    <w:rsid w:val="007A33A7"/>
    <w:rsid w:val="007B2CFE"/>
    <w:rsid w:val="007B406F"/>
    <w:rsid w:val="007B4139"/>
    <w:rsid w:val="007C0AE4"/>
    <w:rsid w:val="007E47B9"/>
    <w:rsid w:val="007F3245"/>
    <w:rsid w:val="00800951"/>
    <w:rsid w:val="00811D81"/>
    <w:rsid w:val="00811DAE"/>
    <w:rsid w:val="00816B83"/>
    <w:rsid w:val="008358D4"/>
    <w:rsid w:val="00837ACA"/>
    <w:rsid w:val="00844574"/>
    <w:rsid w:val="00845962"/>
    <w:rsid w:val="00846E41"/>
    <w:rsid w:val="0085400E"/>
    <w:rsid w:val="0085488D"/>
    <w:rsid w:val="008556CD"/>
    <w:rsid w:val="008608F5"/>
    <w:rsid w:val="00872DAA"/>
    <w:rsid w:val="00873E23"/>
    <w:rsid w:val="00877C54"/>
    <w:rsid w:val="0088487F"/>
    <w:rsid w:val="008B54E0"/>
    <w:rsid w:val="008B75B9"/>
    <w:rsid w:val="008C0829"/>
    <w:rsid w:val="008C1E7E"/>
    <w:rsid w:val="008E399D"/>
    <w:rsid w:val="008E4FF5"/>
    <w:rsid w:val="008E5E44"/>
    <w:rsid w:val="008E6472"/>
    <w:rsid w:val="00917DE9"/>
    <w:rsid w:val="00923855"/>
    <w:rsid w:val="00930CA0"/>
    <w:rsid w:val="00956D35"/>
    <w:rsid w:val="00962944"/>
    <w:rsid w:val="009658EB"/>
    <w:rsid w:val="009A12E8"/>
    <w:rsid w:val="009A78D2"/>
    <w:rsid w:val="009B18D1"/>
    <w:rsid w:val="009C26C0"/>
    <w:rsid w:val="009C447F"/>
    <w:rsid w:val="009D0D02"/>
    <w:rsid w:val="009D60FB"/>
    <w:rsid w:val="009D65B7"/>
    <w:rsid w:val="009F05B3"/>
    <w:rsid w:val="009F291B"/>
    <w:rsid w:val="009F3F48"/>
    <w:rsid w:val="00A05BF8"/>
    <w:rsid w:val="00A06C7A"/>
    <w:rsid w:val="00A13C42"/>
    <w:rsid w:val="00A21076"/>
    <w:rsid w:val="00A21364"/>
    <w:rsid w:val="00A21507"/>
    <w:rsid w:val="00A41143"/>
    <w:rsid w:val="00A41B48"/>
    <w:rsid w:val="00A50215"/>
    <w:rsid w:val="00A54DA1"/>
    <w:rsid w:val="00A604E6"/>
    <w:rsid w:val="00A87D43"/>
    <w:rsid w:val="00A93622"/>
    <w:rsid w:val="00AA18CE"/>
    <w:rsid w:val="00AB2DF6"/>
    <w:rsid w:val="00AB6D47"/>
    <w:rsid w:val="00AC2B34"/>
    <w:rsid w:val="00AC67BB"/>
    <w:rsid w:val="00AC6E2A"/>
    <w:rsid w:val="00AD6837"/>
    <w:rsid w:val="00AD6F3F"/>
    <w:rsid w:val="00AE448A"/>
    <w:rsid w:val="00AF4083"/>
    <w:rsid w:val="00AF4E09"/>
    <w:rsid w:val="00AF7558"/>
    <w:rsid w:val="00B12D26"/>
    <w:rsid w:val="00B154EF"/>
    <w:rsid w:val="00B15E29"/>
    <w:rsid w:val="00B25EC7"/>
    <w:rsid w:val="00B32FA3"/>
    <w:rsid w:val="00B40DB7"/>
    <w:rsid w:val="00B5532F"/>
    <w:rsid w:val="00B56083"/>
    <w:rsid w:val="00B75E66"/>
    <w:rsid w:val="00B8087A"/>
    <w:rsid w:val="00B841F0"/>
    <w:rsid w:val="00B93707"/>
    <w:rsid w:val="00BA6660"/>
    <w:rsid w:val="00BA6B3D"/>
    <w:rsid w:val="00BB1AC9"/>
    <w:rsid w:val="00BC0198"/>
    <w:rsid w:val="00BE5F5C"/>
    <w:rsid w:val="00BF170A"/>
    <w:rsid w:val="00BF2FE8"/>
    <w:rsid w:val="00C006E0"/>
    <w:rsid w:val="00C0179B"/>
    <w:rsid w:val="00C03717"/>
    <w:rsid w:val="00C04CEC"/>
    <w:rsid w:val="00C051D2"/>
    <w:rsid w:val="00C10A21"/>
    <w:rsid w:val="00C11B8C"/>
    <w:rsid w:val="00C153E6"/>
    <w:rsid w:val="00C1569B"/>
    <w:rsid w:val="00C456DC"/>
    <w:rsid w:val="00C55A45"/>
    <w:rsid w:val="00C57F0C"/>
    <w:rsid w:val="00C606E9"/>
    <w:rsid w:val="00C651B2"/>
    <w:rsid w:val="00C66B24"/>
    <w:rsid w:val="00C75796"/>
    <w:rsid w:val="00C83B3C"/>
    <w:rsid w:val="00C92C81"/>
    <w:rsid w:val="00C9300D"/>
    <w:rsid w:val="00C95673"/>
    <w:rsid w:val="00CA59CC"/>
    <w:rsid w:val="00CA7EC0"/>
    <w:rsid w:val="00CD2FBD"/>
    <w:rsid w:val="00CD5739"/>
    <w:rsid w:val="00CE1C52"/>
    <w:rsid w:val="00CE46FB"/>
    <w:rsid w:val="00CF0CC6"/>
    <w:rsid w:val="00CF3A18"/>
    <w:rsid w:val="00D015E3"/>
    <w:rsid w:val="00D22026"/>
    <w:rsid w:val="00D27F4E"/>
    <w:rsid w:val="00D30331"/>
    <w:rsid w:val="00D32950"/>
    <w:rsid w:val="00D35A7B"/>
    <w:rsid w:val="00D378C7"/>
    <w:rsid w:val="00D42B2D"/>
    <w:rsid w:val="00D4358B"/>
    <w:rsid w:val="00D44941"/>
    <w:rsid w:val="00D533B0"/>
    <w:rsid w:val="00D5621C"/>
    <w:rsid w:val="00D60337"/>
    <w:rsid w:val="00D74B0D"/>
    <w:rsid w:val="00DA4AF1"/>
    <w:rsid w:val="00DA67BB"/>
    <w:rsid w:val="00DA72AE"/>
    <w:rsid w:val="00DB3579"/>
    <w:rsid w:val="00DD0C4E"/>
    <w:rsid w:val="00DF0C8A"/>
    <w:rsid w:val="00DF15D8"/>
    <w:rsid w:val="00E04CE2"/>
    <w:rsid w:val="00E04F5F"/>
    <w:rsid w:val="00E10DBF"/>
    <w:rsid w:val="00E250EE"/>
    <w:rsid w:val="00E25104"/>
    <w:rsid w:val="00E27631"/>
    <w:rsid w:val="00E34681"/>
    <w:rsid w:val="00E346FD"/>
    <w:rsid w:val="00E46AC5"/>
    <w:rsid w:val="00E5402D"/>
    <w:rsid w:val="00E75611"/>
    <w:rsid w:val="00E772E3"/>
    <w:rsid w:val="00E773F4"/>
    <w:rsid w:val="00E926EF"/>
    <w:rsid w:val="00E92A7C"/>
    <w:rsid w:val="00E93C5E"/>
    <w:rsid w:val="00EA0662"/>
    <w:rsid w:val="00EA21D2"/>
    <w:rsid w:val="00EA7775"/>
    <w:rsid w:val="00EB4D01"/>
    <w:rsid w:val="00EB5B52"/>
    <w:rsid w:val="00EC2FCB"/>
    <w:rsid w:val="00EC3289"/>
    <w:rsid w:val="00ED0955"/>
    <w:rsid w:val="00ED3EC3"/>
    <w:rsid w:val="00ED5711"/>
    <w:rsid w:val="00ED5BF0"/>
    <w:rsid w:val="00ED7556"/>
    <w:rsid w:val="00F035A7"/>
    <w:rsid w:val="00F0549B"/>
    <w:rsid w:val="00F25282"/>
    <w:rsid w:val="00F2726C"/>
    <w:rsid w:val="00F324E6"/>
    <w:rsid w:val="00F4073F"/>
    <w:rsid w:val="00F415FA"/>
    <w:rsid w:val="00F43F4A"/>
    <w:rsid w:val="00F471AB"/>
    <w:rsid w:val="00F504EC"/>
    <w:rsid w:val="00F5258A"/>
    <w:rsid w:val="00F71D4A"/>
    <w:rsid w:val="00F73370"/>
    <w:rsid w:val="00F7388E"/>
    <w:rsid w:val="00F7428E"/>
    <w:rsid w:val="00F7617F"/>
    <w:rsid w:val="00F83B8E"/>
    <w:rsid w:val="00F85207"/>
    <w:rsid w:val="00F9052C"/>
    <w:rsid w:val="00F9271B"/>
    <w:rsid w:val="00FA343B"/>
    <w:rsid w:val="00FC452B"/>
    <w:rsid w:val="00FD34D8"/>
    <w:rsid w:val="00FD3722"/>
    <w:rsid w:val="00FD5A2C"/>
    <w:rsid w:val="00FE2A5E"/>
    <w:rsid w:val="00FE5D25"/>
    <w:rsid w:val="00FF0A2F"/>
    <w:rsid w:val="00FF0BCF"/>
    <w:rsid w:val="00FF6D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C27DC"/>
  <w15:docId w15:val="{67D4A8BE-4B5B-4BE2-B93B-2437E8CD0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D4B"/>
    <w:pPr>
      <w:spacing w:before="80"/>
    </w:pPr>
    <w:rPr>
      <w:rFonts w:ascii="Verdana" w:eastAsia="Arial" w:hAnsi="Verdana" w:cs="Arial"/>
      <w:lang w:val="en-US" w:eastAsia="en-US"/>
    </w:rPr>
  </w:style>
  <w:style w:type="paragraph" w:styleId="Heading1">
    <w:name w:val="heading 1"/>
    <w:basedOn w:val="Normal"/>
    <w:qFormat/>
    <w:rsid w:val="00182090"/>
    <w:pPr>
      <w:keepNext/>
      <w:spacing w:before="120"/>
      <w:outlineLvl w:val="0"/>
    </w:pPr>
    <w:rPr>
      <w:bCs/>
      <w:kern w:val="36"/>
      <w:sz w:val="32"/>
      <w:szCs w:val="36"/>
    </w:rPr>
  </w:style>
  <w:style w:type="paragraph" w:styleId="Heading2">
    <w:name w:val="heading 2"/>
    <w:basedOn w:val="Normal"/>
    <w:qFormat/>
    <w:rsid w:val="003C0942"/>
    <w:pPr>
      <w:keepNext/>
      <w:spacing w:before="100" w:beforeAutospacing="1" w:after="240"/>
      <w:outlineLvl w:val="1"/>
    </w:pPr>
    <w:rPr>
      <w:bCs/>
      <w:sz w:val="28"/>
      <w:szCs w:val="32"/>
    </w:rPr>
  </w:style>
  <w:style w:type="paragraph" w:styleId="Heading3">
    <w:name w:val="heading 3"/>
    <w:basedOn w:val="Normal"/>
    <w:qFormat/>
    <w:rsid w:val="00C40DE5"/>
    <w:pPr>
      <w:spacing w:before="120" w:after="240"/>
      <w:outlineLvl w:val="2"/>
    </w:pPr>
    <w:rPr>
      <w:bCs/>
      <w:sz w:val="28"/>
      <w:szCs w:val="28"/>
    </w:rPr>
  </w:style>
  <w:style w:type="paragraph" w:styleId="Heading4">
    <w:name w:val="heading 4"/>
    <w:basedOn w:val="Normal"/>
    <w:qFormat/>
    <w:rsid w:val="00182090"/>
    <w:pPr>
      <w:keepNext/>
      <w:spacing w:before="100" w:beforeAutospacing="1"/>
      <w:outlineLvl w:val="3"/>
    </w:pPr>
    <w:rPr>
      <w:bCs/>
      <w:sz w:val="28"/>
      <w:szCs w:val="28"/>
    </w:rPr>
  </w:style>
  <w:style w:type="paragraph" w:styleId="Heading5">
    <w:name w:val="heading 5"/>
    <w:basedOn w:val="Normal"/>
    <w:qFormat/>
    <w:rsid w:val="00F3341C"/>
    <w:pPr>
      <w:keepNext/>
      <w:numPr>
        <w:ilvl w:val="4"/>
        <w:numId w:val="1"/>
      </w:numPr>
      <w:spacing w:before="100" w:beforeAutospacing="1"/>
      <w:outlineLvl w:val="4"/>
    </w:pPr>
    <w:rPr>
      <w:b/>
      <w:bCs/>
      <w:sz w:val="28"/>
      <w:szCs w:val="28"/>
    </w:rPr>
  </w:style>
  <w:style w:type="paragraph" w:styleId="Heading6">
    <w:name w:val="heading 6"/>
    <w:basedOn w:val="Normal"/>
    <w:next w:val="Normal"/>
    <w:qFormat/>
    <w:rsid w:val="00F3341C"/>
    <w:pPr>
      <w:numPr>
        <w:ilvl w:val="5"/>
        <w:numId w:val="1"/>
      </w:numPr>
      <w:spacing w:before="240" w:after="60"/>
      <w:outlineLvl w:val="5"/>
    </w:pPr>
    <w:rPr>
      <w:b/>
      <w:bCs/>
      <w:sz w:val="28"/>
      <w:szCs w:val="22"/>
    </w:rPr>
  </w:style>
  <w:style w:type="paragraph" w:styleId="Heading7">
    <w:name w:val="heading 7"/>
    <w:basedOn w:val="Normal"/>
    <w:next w:val="Normal"/>
    <w:qFormat/>
    <w:rsid w:val="00F3341C"/>
    <w:pPr>
      <w:numPr>
        <w:ilvl w:val="6"/>
        <w:numId w:val="1"/>
      </w:numPr>
      <w:spacing w:before="240" w:after="60"/>
      <w:outlineLvl w:val="6"/>
    </w:pPr>
    <w:rPr>
      <w:b/>
      <w:sz w:val="28"/>
    </w:rPr>
  </w:style>
  <w:style w:type="paragraph" w:styleId="Heading8">
    <w:name w:val="heading 8"/>
    <w:basedOn w:val="Normal"/>
    <w:next w:val="Normal"/>
    <w:qFormat/>
    <w:rsid w:val="00F3341C"/>
    <w:pPr>
      <w:numPr>
        <w:ilvl w:val="7"/>
        <w:numId w:val="1"/>
      </w:numPr>
      <w:spacing w:before="240" w:after="60"/>
      <w:outlineLvl w:val="7"/>
    </w:pPr>
    <w:rPr>
      <w:b/>
      <w:i/>
      <w:iCs/>
      <w:sz w:val="28"/>
    </w:rPr>
  </w:style>
  <w:style w:type="paragraph" w:styleId="Heading9">
    <w:name w:val="heading 9"/>
    <w:basedOn w:val="Normal"/>
    <w:next w:val="Normal"/>
    <w:qFormat/>
    <w:rsid w:val="00F3341C"/>
    <w:pPr>
      <w:numPr>
        <w:ilvl w:val="8"/>
        <w:numId w:val="1"/>
      </w:numPr>
      <w:spacing w:before="240" w:after="60"/>
      <w:outlineLvl w:val="8"/>
    </w:pPr>
    <w:rPr>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D4716"/>
    <w:rPr>
      <w:rFonts w:ascii="Verdana" w:hAnsi="Verdana"/>
      <w:color w:val="0000FF"/>
      <w:u w:val="single"/>
    </w:rPr>
  </w:style>
  <w:style w:type="character" w:styleId="FollowedHyperlink">
    <w:name w:val="FollowedHyperlink"/>
    <w:rsid w:val="00F3341C"/>
    <w:rPr>
      <w:color w:val="0000FF"/>
      <w:u w:val="single"/>
    </w:rPr>
  </w:style>
  <w:style w:type="paragraph" w:styleId="NormalWeb">
    <w:name w:val="Normal (Web)"/>
    <w:basedOn w:val="Normal"/>
    <w:rsid w:val="00F3341C"/>
    <w:rPr>
      <w:rFonts w:cs="Times New Roman"/>
      <w:szCs w:val="24"/>
    </w:rPr>
  </w:style>
  <w:style w:type="paragraph" w:customStyle="1" w:styleId="decisiontable">
    <w:name w:val="decision_table"/>
    <w:basedOn w:val="Normal"/>
    <w:rsid w:val="00F3341C"/>
    <w:pPr>
      <w:spacing w:before="60" w:after="30"/>
    </w:pPr>
    <w:rPr>
      <w:b/>
      <w:bCs/>
    </w:rPr>
  </w:style>
  <w:style w:type="paragraph" w:customStyle="1" w:styleId="imagecaption">
    <w:name w:val="image_caption"/>
    <w:basedOn w:val="Normal"/>
    <w:rsid w:val="00F3341C"/>
    <w:pPr>
      <w:spacing w:before="60" w:after="30"/>
    </w:pPr>
    <w:rPr>
      <w:b/>
      <w:bCs/>
    </w:rPr>
  </w:style>
  <w:style w:type="paragraph" w:customStyle="1" w:styleId="modelenterprisenotesheader">
    <w:name w:val="model_enterprise_notes_header"/>
    <w:basedOn w:val="Normal"/>
    <w:rsid w:val="00F3341C"/>
    <w:pPr>
      <w:spacing w:before="60" w:after="30"/>
    </w:pPr>
    <w:rPr>
      <w:b/>
      <w:bCs/>
    </w:rPr>
  </w:style>
  <w:style w:type="paragraph" w:customStyle="1" w:styleId="processsummaryfilter">
    <w:name w:val="process_summary_filter"/>
    <w:basedOn w:val="Normal"/>
    <w:rsid w:val="00F3341C"/>
    <w:pPr>
      <w:spacing w:before="60" w:after="30"/>
    </w:pPr>
    <w:rPr>
      <w:b/>
      <w:bCs/>
    </w:rPr>
  </w:style>
  <w:style w:type="paragraph" w:customStyle="1" w:styleId="processsummaryworksheet">
    <w:name w:val="process_summary_worksheet"/>
    <w:basedOn w:val="Normal"/>
    <w:rsid w:val="00F3341C"/>
    <w:pPr>
      <w:keepNext/>
      <w:spacing w:before="60" w:after="30"/>
    </w:pPr>
    <w:rPr>
      <w:b/>
      <w:bCs/>
    </w:rPr>
  </w:style>
  <w:style w:type="paragraph" w:customStyle="1" w:styleId="stage">
    <w:name w:val="stage"/>
    <w:basedOn w:val="Normal"/>
    <w:rsid w:val="00182090"/>
    <w:pPr>
      <w:keepNext/>
      <w:numPr>
        <w:numId w:val="12"/>
      </w:numPr>
      <w:shd w:val="clear" w:color="auto" w:fill="C0C0C0"/>
      <w:spacing w:before="200" w:after="30"/>
      <w:ind w:left="714" w:hanging="357"/>
    </w:pPr>
    <w:rPr>
      <w:b/>
      <w:bCs/>
    </w:rPr>
  </w:style>
  <w:style w:type="paragraph" w:customStyle="1" w:styleId="tablemaintenanceworksheet">
    <w:name w:val="table_maintenance_worksheet"/>
    <w:basedOn w:val="Normal"/>
    <w:rsid w:val="00F3341C"/>
    <w:pPr>
      <w:keepNext/>
      <w:spacing w:before="60" w:after="30"/>
    </w:pPr>
    <w:rPr>
      <w:b/>
      <w:bCs/>
    </w:rPr>
  </w:style>
  <w:style w:type="paragraph" w:customStyle="1" w:styleId="worksheetheader">
    <w:name w:val="worksheet_header"/>
    <w:basedOn w:val="Normal"/>
    <w:rsid w:val="00F3341C"/>
    <w:pPr>
      <w:spacing w:before="60" w:after="30"/>
    </w:pPr>
    <w:rPr>
      <w:b/>
      <w:bCs/>
    </w:rPr>
  </w:style>
  <w:style w:type="paragraph" w:customStyle="1" w:styleId="worksheetwidgetheader">
    <w:name w:val="worksheet_widget_header"/>
    <w:basedOn w:val="Normal"/>
    <w:rsid w:val="00F3341C"/>
    <w:pPr>
      <w:spacing w:before="60" w:after="30"/>
    </w:pPr>
    <w:rPr>
      <w:b/>
      <w:bCs/>
    </w:rPr>
  </w:style>
  <w:style w:type="paragraph" w:customStyle="1" w:styleId="alldatafields">
    <w:name w:val="all_datafields"/>
    <w:basedOn w:val="Normal"/>
    <w:rsid w:val="00F3341C"/>
    <w:pPr>
      <w:spacing w:before="100" w:beforeAutospacing="1" w:after="100" w:afterAutospacing="1"/>
    </w:pPr>
    <w:rPr>
      <w:b/>
    </w:rPr>
  </w:style>
  <w:style w:type="paragraph" w:customStyle="1" w:styleId="cellbasetextb">
    <w:name w:val="cellbasetextb"/>
    <w:basedOn w:val="cellbasetext"/>
    <w:next w:val="cellbasetext"/>
    <w:rsid w:val="00F3341C"/>
    <w:rPr>
      <w:b/>
    </w:rPr>
  </w:style>
  <w:style w:type="paragraph" w:customStyle="1" w:styleId="noteheader">
    <w:name w:val="note_header"/>
    <w:basedOn w:val="Normal"/>
    <w:rsid w:val="001D4716"/>
    <w:pPr>
      <w:spacing w:before="60" w:after="30"/>
    </w:pPr>
    <w:rPr>
      <w:iCs/>
      <w:smallCaps/>
    </w:rPr>
  </w:style>
  <w:style w:type="paragraph" w:customStyle="1" w:styleId="referenceinformation">
    <w:name w:val="reference_information"/>
    <w:basedOn w:val="Normal"/>
    <w:rsid w:val="00F3341C"/>
    <w:pPr>
      <w:spacing w:before="60" w:after="30"/>
    </w:pPr>
    <w:rPr>
      <w:i/>
      <w:iCs/>
    </w:rPr>
  </w:style>
  <w:style w:type="paragraph" w:customStyle="1" w:styleId="rolesectionprocesstitle">
    <w:name w:val="role_section_process_title"/>
    <w:basedOn w:val="Normal"/>
    <w:rsid w:val="00F3341C"/>
    <w:pPr>
      <w:spacing w:before="60" w:after="30"/>
    </w:pPr>
    <w:rPr>
      <w:i/>
      <w:iCs/>
    </w:rPr>
  </w:style>
  <w:style w:type="paragraph" w:customStyle="1" w:styleId="rolesectioncompanionprocesstitle">
    <w:name w:val="role_section_companion_process_title"/>
    <w:basedOn w:val="Normal"/>
    <w:rsid w:val="00F3341C"/>
    <w:pPr>
      <w:spacing w:before="60" w:after="30"/>
    </w:pPr>
    <w:rPr>
      <w:i/>
      <w:iCs/>
    </w:rPr>
  </w:style>
  <w:style w:type="paragraph" w:customStyle="1" w:styleId="processstartintro">
    <w:name w:val="process_start_intro"/>
    <w:basedOn w:val="Normal"/>
    <w:rsid w:val="00F3341C"/>
    <w:pPr>
      <w:spacing w:before="60" w:after="30"/>
    </w:pPr>
  </w:style>
  <w:style w:type="paragraph" w:customStyle="1" w:styleId="rolesectionprocesssummaryintro">
    <w:name w:val="role_section_process_summary_intro"/>
    <w:basedOn w:val="Normal"/>
    <w:rsid w:val="00F3341C"/>
    <w:pPr>
      <w:spacing w:before="60" w:after="30"/>
    </w:pPr>
  </w:style>
  <w:style w:type="paragraph" w:customStyle="1" w:styleId="accumulatordimensionheader">
    <w:name w:val="accumulator_dimension_header"/>
    <w:basedOn w:val="Normal"/>
    <w:rsid w:val="00F3341C"/>
    <w:pPr>
      <w:spacing w:before="60" w:after="30"/>
    </w:pPr>
    <w:rPr>
      <w:b/>
      <w:bCs/>
      <w:i/>
      <w:iCs/>
    </w:rPr>
  </w:style>
  <w:style w:type="paragraph" w:customStyle="1" w:styleId="accumulatorwhatheader">
    <w:name w:val="accumulator_what_header"/>
    <w:basedOn w:val="Normal"/>
    <w:rsid w:val="00F3341C"/>
    <w:pPr>
      <w:spacing w:before="60" w:after="30"/>
    </w:pPr>
    <w:rPr>
      <w:b/>
      <w:bCs/>
      <w:i/>
      <w:iCs/>
    </w:rPr>
  </w:style>
  <w:style w:type="paragraph" w:customStyle="1" w:styleId="autodisplayfieldsheader">
    <w:name w:val="auto_display_fields_header"/>
    <w:basedOn w:val="Normal"/>
    <w:rsid w:val="00F3341C"/>
    <w:pPr>
      <w:spacing w:before="60" w:after="30"/>
    </w:pPr>
    <w:rPr>
      <w:b/>
      <w:bCs/>
      <w:i/>
      <w:iCs/>
    </w:rPr>
  </w:style>
  <w:style w:type="paragraph" w:customStyle="1" w:styleId="companionprocessesheader">
    <w:name w:val="companion_processes_header"/>
    <w:basedOn w:val="Normal"/>
    <w:rsid w:val="00F3341C"/>
    <w:pPr>
      <w:spacing w:before="60" w:after="30"/>
    </w:pPr>
    <w:rPr>
      <w:b/>
      <w:bCs/>
      <w:i/>
      <w:iCs/>
    </w:rPr>
  </w:style>
  <w:style w:type="paragraph" w:customStyle="1" w:styleId="companionprocessesstage">
    <w:name w:val="companion_processes_stage"/>
    <w:basedOn w:val="Normal"/>
    <w:rsid w:val="00F3341C"/>
    <w:pPr>
      <w:spacing w:before="60" w:after="30"/>
    </w:pPr>
    <w:rPr>
      <w:b/>
      <w:bCs/>
      <w:i/>
      <w:iCs/>
    </w:rPr>
  </w:style>
  <w:style w:type="paragraph" w:customStyle="1" w:styleId="controlgroupsotherfieldsheader">
    <w:name w:val="control_groups_other_fields_header"/>
    <w:basedOn w:val="Normal"/>
    <w:rsid w:val="00F3341C"/>
    <w:pPr>
      <w:spacing w:before="60" w:after="30"/>
    </w:pPr>
    <w:rPr>
      <w:b/>
      <w:bCs/>
      <w:i/>
      <w:iCs/>
    </w:rPr>
  </w:style>
  <w:style w:type="paragraph" w:customStyle="1" w:styleId="controlgroupsuidheader">
    <w:name w:val="control_groups_uid_header"/>
    <w:basedOn w:val="Normal"/>
    <w:rsid w:val="00F3341C"/>
    <w:pPr>
      <w:spacing w:before="60" w:after="30"/>
    </w:pPr>
    <w:rPr>
      <w:b/>
      <w:bCs/>
      <w:i/>
      <w:iCs/>
    </w:rPr>
  </w:style>
  <w:style w:type="paragraph" w:customStyle="1" w:styleId="decisionsconditionsheader">
    <w:name w:val="decisions_conditions_header"/>
    <w:basedOn w:val="Normal"/>
    <w:rsid w:val="00F3341C"/>
    <w:pPr>
      <w:spacing w:before="60" w:after="30"/>
    </w:pPr>
    <w:rPr>
      <w:b/>
      <w:bCs/>
      <w:i/>
      <w:iCs/>
    </w:rPr>
  </w:style>
  <w:style w:type="paragraph" w:customStyle="1" w:styleId="initiationrulesheader">
    <w:name w:val="initiation_rules_header"/>
    <w:basedOn w:val="Normal"/>
    <w:rsid w:val="00F3341C"/>
    <w:pPr>
      <w:spacing w:before="60" w:after="30"/>
    </w:pPr>
    <w:rPr>
      <w:b/>
      <w:bCs/>
      <w:i/>
      <w:iCs/>
    </w:rPr>
  </w:style>
  <w:style w:type="paragraph" w:customStyle="1" w:styleId="maintenancetaskrolelist">
    <w:name w:val="maintenance_task_role_list"/>
    <w:basedOn w:val="Normal"/>
    <w:rsid w:val="00F3341C"/>
    <w:pPr>
      <w:spacing w:before="60" w:after="30"/>
    </w:pPr>
    <w:rPr>
      <w:b/>
      <w:bCs/>
      <w:i/>
      <w:iCs/>
    </w:rPr>
  </w:style>
  <w:style w:type="paragraph" w:customStyle="1" w:styleId="processsummaryfiltersheading">
    <w:name w:val="process_summary_filters_heading"/>
    <w:basedOn w:val="Normal"/>
    <w:rsid w:val="00F3341C"/>
    <w:pPr>
      <w:spacing w:before="60" w:after="30"/>
    </w:pPr>
    <w:rPr>
      <w:b/>
      <w:bCs/>
      <w:i/>
      <w:iCs/>
    </w:rPr>
  </w:style>
  <w:style w:type="paragraph" w:customStyle="1" w:styleId="processsummaryrolelist">
    <w:name w:val="process_summary_role_list"/>
    <w:basedOn w:val="Normal"/>
    <w:rsid w:val="00F3341C"/>
    <w:pPr>
      <w:spacing w:before="60" w:after="30"/>
    </w:pPr>
    <w:rPr>
      <w:b/>
      <w:bCs/>
      <w:i/>
      <w:iCs/>
    </w:rPr>
  </w:style>
  <w:style w:type="paragraph" w:customStyle="1" w:styleId="processsummaryvariableslist">
    <w:name w:val="process_summary_variables_list"/>
    <w:basedOn w:val="Normal"/>
    <w:rsid w:val="00F3341C"/>
    <w:pPr>
      <w:spacing w:before="60" w:after="30"/>
    </w:pPr>
    <w:rPr>
      <w:b/>
      <w:bCs/>
      <w:i/>
      <w:iCs/>
    </w:rPr>
  </w:style>
  <w:style w:type="paragraph" w:customStyle="1" w:styleId="processsummaryworksheetsheading">
    <w:name w:val="process_summary_worksheets_heading"/>
    <w:basedOn w:val="Normal"/>
    <w:rsid w:val="00F3341C"/>
    <w:pPr>
      <w:spacing w:before="60" w:after="30"/>
    </w:pPr>
    <w:rPr>
      <w:b/>
      <w:bCs/>
      <w:i/>
      <w:iCs/>
    </w:rPr>
  </w:style>
  <w:style w:type="paragraph" w:customStyle="1" w:styleId="processvariablesstoredheader">
    <w:name w:val="process_variables_stored_header"/>
    <w:basedOn w:val="Normal"/>
    <w:rsid w:val="00F3341C"/>
    <w:pPr>
      <w:spacing w:before="60" w:after="30"/>
    </w:pPr>
    <w:rPr>
      <w:b/>
      <w:bCs/>
      <w:i/>
      <w:iCs/>
    </w:rPr>
  </w:style>
  <w:style w:type="paragraph" w:customStyle="1" w:styleId="processvariablesworkheader">
    <w:name w:val="process_variables_work_header"/>
    <w:basedOn w:val="Normal"/>
    <w:rsid w:val="00F3341C"/>
    <w:pPr>
      <w:spacing w:before="60" w:after="30"/>
    </w:pPr>
    <w:rPr>
      <w:b/>
      <w:bCs/>
      <w:i/>
      <w:iCs/>
    </w:rPr>
  </w:style>
  <w:style w:type="paragraph" w:customStyle="1" w:styleId="referencevariablegroupheader">
    <w:name w:val="reference_variable_group_header"/>
    <w:basedOn w:val="Normal"/>
    <w:rsid w:val="00F3341C"/>
    <w:pPr>
      <w:spacing w:before="60" w:after="30"/>
    </w:pPr>
    <w:rPr>
      <w:b/>
      <w:bCs/>
      <w:i/>
      <w:iCs/>
    </w:rPr>
  </w:style>
  <w:style w:type="paragraph" w:customStyle="1" w:styleId="relationshipsrangesuidheader">
    <w:name w:val="relationships_ranges_uid_header"/>
    <w:basedOn w:val="Normal"/>
    <w:rsid w:val="00F3341C"/>
    <w:pPr>
      <w:spacing w:before="60" w:after="30"/>
    </w:pPr>
    <w:rPr>
      <w:b/>
      <w:bCs/>
      <w:i/>
      <w:iCs/>
    </w:rPr>
  </w:style>
  <w:style w:type="paragraph" w:customStyle="1" w:styleId="relationshipstableuidheader">
    <w:name w:val="relationships_table_uid_header"/>
    <w:basedOn w:val="Normal"/>
    <w:rsid w:val="00F3341C"/>
    <w:pPr>
      <w:spacing w:before="60" w:after="30"/>
    </w:pPr>
    <w:rPr>
      <w:b/>
      <w:bCs/>
      <w:i/>
      <w:iCs/>
    </w:rPr>
  </w:style>
  <w:style w:type="paragraph" w:customStyle="1" w:styleId="resourceextensionsuidextensionheader">
    <w:name w:val="resource_extensions_uid_extension_header"/>
    <w:basedOn w:val="Normal"/>
    <w:rsid w:val="00F3341C"/>
    <w:pPr>
      <w:spacing w:before="60" w:after="30"/>
    </w:pPr>
    <w:rPr>
      <w:b/>
      <w:bCs/>
      <w:i/>
      <w:iCs/>
    </w:rPr>
  </w:style>
  <w:style w:type="paragraph" w:customStyle="1" w:styleId="resourcesotherfieldsheader">
    <w:name w:val="resources_other_fields_header"/>
    <w:basedOn w:val="Normal"/>
    <w:rsid w:val="00F3341C"/>
    <w:pPr>
      <w:spacing w:before="60" w:after="30"/>
    </w:pPr>
    <w:rPr>
      <w:b/>
      <w:bCs/>
      <w:i/>
      <w:iCs/>
    </w:rPr>
  </w:style>
  <w:style w:type="paragraph" w:customStyle="1" w:styleId="resourcesuidheader">
    <w:name w:val="resources_uid_header"/>
    <w:basedOn w:val="Normal"/>
    <w:rsid w:val="00F3341C"/>
    <w:pPr>
      <w:spacing w:before="60" w:after="30"/>
    </w:pPr>
    <w:rPr>
      <w:b/>
      <w:bCs/>
      <w:i/>
      <w:iCs/>
    </w:rPr>
  </w:style>
  <w:style w:type="paragraph" w:customStyle="1" w:styleId="roleslistheader">
    <w:name w:val="roles_list_header"/>
    <w:basedOn w:val="Normal"/>
    <w:rsid w:val="009B1E7C"/>
    <w:pPr>
      <w:shd w:val="clear" w:color="auto" w:fill="666666"/>
      <w:spacing w:before="60" w:after="30"/>
      <w:ind w:left="357"/>
    </w:pPr>
    <w:rPr>
      <w:b/>
      <w:bCs/>
      <w:iCs/>
      <w:color w:val="FFFFFF"/>
    </w:rPr>
  </w:style>
  <w:style w:type="paragraph" w:customStyle="1" w:styleId="secondaryindexheader">
    <w:name w:val="secondary_index_header"/>
    <w:basedOn w:val="Normal"/>
    <w:rsid w:val="00F3341C"/>
    <w:pPr>
      <w:spacing w:before="60" w:after="30"/>
    </w:pPr>
    <w:rPr>
      <w:b/>
      <w:bCs/>
      <w:i/>
      <w:iCs/>
    </w:rPr>
  </w:style>
  <w:style w:type="paragraph" w:customStyle="1" w:styleId="stagesrolestasksheader">
    <w:name w:val="stages_roles_tasks_header"/>
    <w:basedOn w:val="Normal"/>
    <w:rsid w:val="00182090"/>
    <w:pPr>
      <w:keepNext/>
      <w:shd w:val="clear" w:color="auto" w:fill="666666"/>
      <w:spacing w:before="480" w:after="60"/>
    </w:pPr>
    <w:rPr>
      <w:b/>
      <w:bCs/>
      <w:iCs/>
      <w:color w:val="FFFFFF"/>
    </w:rPr>
  </w:style>
  <w:style w:type="paragraph" w:customStyle="1" w:styleId="tasklistheader">
    <w:name w:val="task_list_header"/>
    <w:basedOn w:val="Normal"/>
    <w:rsid w:val="009B1E7C"/>
    <w:pPr>
      <w:shd w:val="clear" w:color="auto" w:fill="666666"/>
      <w:spacing w:before="60" w:after="30"/>
      <w:ind w:left="357"/>
    </w:pPr>
    <w:rPr>
      <w:b/>
      <w:bCs/>
      <w:iCs/>
      <w:color w:val="FFFFFF"/>
    </w:rPr>
  </w:style>
  <w:style w:type="paragraph" w:customStyle="1" w:styleId="taskworksheetheader">
    <w:name w:val="task_worksheet_header"/>
    <w:basedOn w:val="Normal"/>
    <w:rsid w:val="00F3341C"/>
    <w:pPr>
      <w:keepNext/>
      <w:spacing w:before="60" w:after="30"/>
    </w:pPr>
    <w:rPr>
      <w:b/>
      <w:bCs/>
      <w:i/>
      <w:iCs/>
    </w:rPr>
  </w:style>
  <w:style w:type="paragraph" w:customStyle="1" w:styleId="whocaninitiate">
    <w:name w:val="who_can_initiate"/>
    <w:basedOn w:val="Normal"/>
    <w:rsid w:val="00182090"/>
    <w:pPr>
      <w:shd w:val="clear" w:color="auto" w:fill="666666"/>
      <w:spacing w:before="60" w:after="30"/>
    </w:pPr>
    <w:rPr>
      <w:b/>
      <w:bCs/>
      <w:iCs/>
      <w:color w:val="FFFFFF"/>
    </w:rPr>
  </w:style>
  <w:style w:type="paragraph" w:customStyle="1" w:styleId="worksheetassignedrolesheader">
    <w:name w:val="worksheet_assigned_roles_header"/>
    <w:basedOn w:val="Normal"/>
    <w:rsid w:val="00F3341C"/>
    <w:pPr>
      <w:spacing w:before="60" w:after="30"/>
    </w:pPr>
    <w:rPr>
      <w:b/>
      <w:bCs/>
      <w:i/>
      <w:iCs/>
    </w:rPr>
  </w:style>
  <w:style w:type="paragraph" w:customStyle="1" w:styleId="tocchapter">
    <w:name w:val="toc_chapter"/>
    <w:basedOn w:val="Normal"/>
    <w:rsid w:val="00F3341C"/>
    <w:pPr>
      <w:spacing w:before="60"/>
    </w:pPr>
  </w:style>
  <w:style w:type="paragraph" w:customStyle="1" w:styleId="indexprimary">
    <w:name w:val="index_primary"/>
    <w:basedOn w:val="Normal"/>
    <w:rsid w:val="00F3341C"/>
    <w:pPr>
      <w:spacing w:before="60"/>
    </w:pPr>
  </w:style>
  <w:style w:type="paragraph" w:customStyle="1" w:styleId="indexprimaryplusseconday">
    <w:name w:val="index_primary_plus_seconday"/>
    <w:basedOn w:val="Normal"/>
    <w:rsid w:val="00F3341C"/>
    <w:pPr>
      <w:spacing w:before="60"/>
    </w:pPr>
  </w:style>
  <w:style w:type="paragraph" w:customStyle="1" w:styleId="tocsect1">
    <w:name w:val="toc_sect1"/>
    <w:basedOn w:val="Normal"/>
    <w:rsid w:val="00F3341C"/>
    <w:pPr>
      <w:spacing w:before="60"/>
      <w:ind w:left="300"/>
    </w:pPr>
  </w:style>
  <w:style w:type="paragraph" w:customStyle="1" w:styleId="indexprimarysecondary">
    <w:name w:val="index_primary_secondary"/>
    <w:basedOn w:val="Normal"/>
    <w:rsid w:val="00F3341C"/>
    <w:pPr>
      <w:spacing w:before="60"/>
      <w:ind w:left="300"/>
    </w:pPr>
  </w:style>
  <w:style w:type="paragraph" w:customStyle="1" w:styleId="tocsect2">
    <w:name w:val="toc_sect2"/>
    <w:basedOn w:val="Normal"/>
    <w:rsid w:val="00F3341C"/>
    <w:pPr>
      <w:spacing w:before="60"/>
      <w:ind w:left="600"/>
    </w:pPr>
  </w:style>
  <w:style w:type="paragraph" w:customStyle="1" w:styleId="tocsect3">
    <w:name w:val="toc_sect3"/>
    <w:basedOn w:val="Normal"/>
    <w:rsid w:val="00F3341C"/>
    <w:pPr>
      <w:spacing w:before="60"/>
      <w:ind w:left="900"/>
    </w:pPr>
  </w:style>
  <w:style w:type="paragraph" w:customStyle="1" w:styleId="tocsect4">
    <w:name w:val="toc_sect4"/>
    <w:basedOn w:val="Normal"/>
    <w:rsid w:val="00F3341C"/>
    <w:pPr>
      <w:spacing w:before="60"/>
      <w:ind w:left="1200"/>
    </w:pPr>
  </w:style>
  <w:style w:type="paragraph" w:customStyle="1" w:styleId="prefaceintro">
    <w:name w:val="preface_intro"/>
    <w:basedOn w:val="Normal"/>
    <w:rsid w:val="00F3341C"/>
    <w:pPr>
      <w:spacing w:before="60" w:after="30"/>
    </w:pPr>
  </w:style>
  <w:style w:type="paragraph" w:customStyle="1" w:styleId="navlinks">
    <w:name w:val="navlinks"/>
    <w:basedOn w:val="Normal"/>
    <w:rsid w:val="00F3341C"/>
    <w:pPr>
      <w:spacing w:before="60" w:after="30"/>
    </w:pPr>
  </w:style>
  <w:style w:type="paragraph" w:customStyle="1" w:styleId="processintro">
    <w:name w:val="process_intro"/>
    <w:basedOn w:val="Normal"/>
    <w:rsid w:val="00F3341C"/>
    <w:pPr>
      <w:spacing w:before="60" w:after="30"/>
    </w:pPr>
  </w:style>
  <w:style w:type="paragraph" w:customStyle="1" w:styleId="groupintro">
    <w:name w:val="group_intro"/>
    <w:basedOn w:val="Normal"/>
    <w:rsid w:val="00F3341C"/>
    <w:pPr>
      <w:spacing w:before="60" w:after="30"/>
    </w:pPr>
  </w:style>
  <w:style w:type="paragraph" w:customStyle="1" w:styleId="groupprocesses">
    <w:name w:val="group_processes"/>
    <w:basedOn w:val="Normal"/>
    <w:rsid w:val="00F3341C"/>
    <w:pPr>
      <w:numPr>
        <w:numId w:val="5"/>
      </w:numPr>
      <w:spacing w:before="60" w:after="30"/>
    </w:pPr>
  </w:style>
  <w:style w:type="paragraph" w:customStyle="1" w:styleId="decisionsconditions">
    <w:name w:val="decisions_conditions"/>
    <w:basedOn w:val="Normal"/>
    <w:rsid w:val="00F3341C"/>
    <w:pPr>
      <w:numPr>
        <w:numId w:val="11"/>
      </w:numPr>
      <w:spacing w:before="60" w:after="30"/>
    </w:pPr>
  </w:style>
  <w:style w:type="paragraph" w:customStyle="1" w:styleId="role">
    <w:name w:val="role"/>
    <w:basedOn w:val="Normal"/>
    <w:rsid w:val="00BD796B"/>
    <w:pPr>
      <w:numPr>
        <w:numId w:val="9"/>
      </w:numPr>
      <w:spacing w:before="60" w:after="120"/>
      <w:ind w:left="1434" w:hanging="357"/>
    </w:pPr>
  </w:style>
  <w:style w:type="paragraph" w:customStyle="1" w:styleId="task">
    <w:name w:val="task"/>
    <w:basedOn w:val="Normal"/>
    <w:rsid w:val="00B16F9C"/>
    <w:pPr>
      <w:numPr>
        <w:numId w:val="13"/>
      </w:numPr>
      <w:shd w:val="clear" w:color="auto" w:fill="E6E6E6"/>
      <w:spacing w:before="60" w:after="120"/>
      <w:ind w:left="1434" w:hanging="357"/>
    </w:pPr>
    <w:rPr>
      <w:b/>
    </w:rPr>
  </w:style>
  <w:style w:type="paragraph" w:customStyle="1" w:styleId="escalationlevel">
    <w:name w:val="escalation_level"/>
    <w:basedOn w:val="Normal"/>
    <w:rsid w:val="00F3341C"/>
    <w:pPr>
      <w:spacing w:before="60" w:after="30"/>
      <w:ind w:left="714"/>
    </w:pPr>
  </w:style>
  <w:style w:type="paragraph" w:customStyle="1" w:styleId="filterpropertiesheader">
    <w:name w:val="filter_properties_header"/>
    <w:basedOn w:val="Normal"/>
    <w:rsid w:val="00F3341C"/>
  </w:style>
  <w:style w:type="paragraph" w:customStyle="1" w:styleId="filterproperties">
    <w:name w:val="filter_properties"/>
    <w:basedOn w:val="Normal"/>
    <w:rsid w:val="00F3341C"/>
    <w:pPr>
      <w:numPr>
        <w:numId w:val="3"/>
      </w:numPr>
    </w:pPr>
  </w:style>
  <w:style w:type="paragraph" w:customStyle="1" w:styleId="filterroleheader">
    <w:name w:val="filter_role_header"/>
    <w:basedOn w:val="Normal"/>
    <w:rsid w:val="00F3341C"/>
    <w:pPr>
      <w:spacing w:before="60" w:after="30"/>
    </w:pPr>
  </w:style>
  <w:style w:type="paragraph" w:customStyle="1" w:styleId="filterrole">
    <w:name w:val="filter_role"/>
    <w:basedOn w:val="Normal"/>
    <w:rsid w:val="00F3341C"/>
    <w:pPr>
      <w:numPr>
        <w:numId w:val="4"/>
      </w:numPr>
      <w:spacing w:before="60" w:after="30"/>
    </w:pPr>
  </w:style>
  <w:style w:type="paragraph" w:customStyle="1" w:styleId="companionprocesseslist">
    <w:name w:val="companion_processes_list"/>
    <w:basedOn w:val="Normal"/>
    <w:rsid w:val="00F3341C"/>
    <w:pPr>
      <w:numPr>
        <w:numId w:val="27"/>
      </w:numPr>
      <w:spacing w:before="60" w:after="30"/>
    </w:pPr>
  </w:style>
  <w:style w:type="paragraph" w:customStyle="1" w:styleId="initiationrulelist">
    <w:name w:val="initiation_rule_list"/>
    <w:basedOn w:val="Normal"/>
    <w:rsid w:val="00F3341C"/>
    <w:pPr>
      <w:numPr>
        <w:numId w:val="29"/>
      </w:numPr>
      <w:spacing w:before="60" w:after="30"/>
    </w:pPr>
  </w:style>
  <w:style w:type="paragraph" w:customStyle="1" w:styleId="initiationrulerolelist">
    <w:name w:val="initiation_rule_role_list"/>
    <w:basedOn w:val="Normal"/>
    <w:rsid w:val="00F3341C"/>
    <w:pPr>
      <w:numPr>
        <w:numId w:val="30"/>
      </w:numPr>
      <w:spacing w:before="60" w:after="30"/>
    </w:pPr>
  </w:style>
  <w:style w:type="paragraph" w:customStyle="1" w:styleId="cellbasetext">
    <w:name w:val="cellbasetext"/>
    <w:basedOn w:val="cellheader"/>
    <w:rsid w:val="00F3341C"/>
    <w:rPr>
      <w:color w:val="auto"/>
    </w:rPr>
  </w:style>
  <w:style w:type="paragraph" w:customStyle="1" w:styleId="rolesintro">
    <w:name w:val="roles_intro"/>
    <w:basedOn w:val="Normal"/>
    <w:rsid w:val="00F3341C"/>
    <w:pPr>
      <w:spacing w:before="60" w:after="30"/>
    </w:pPr>
  </w:style>
  <w:style w:type="paragraph" w:customStyle="1" w:styleId="rolesectionstages">
    <w:name w:val="role_section_stages"/>
    <w:basedOn w:val="Normal"/>
    <w:rsid w:val="00F3341C"/>
    <w:pPr>
      <w:numPr>
        <w:numId w:val="2"/>
      </w:numPr>
      <w:spacing w:before="60" w:after="30"/>
    </w:pPr>
  </w:style>
  <w:style w:type="paragraph" w:customStyle="1" w:styleId="processgroupstartrolelist">
    <w:name w:val="process_group_start_role_list"/>
    <w:basedOn w:val="Normal"/>
    <w:rsid w:val="00F3341C"/>
    <w:pPr>
      <w:tabs>
        <w:tab w:val="num" w:pos="720"/>
      </w:tabs>
      <w:spacing w:before="60" w:after="30"/>
      <w:ind w:left="720" w:hanging="360"/>
    </w:pPr>
  </w:style>
  <w:style w:type="paragraph" w:customStyle="1" w:styleId="processstartrolelist">
    <w:name w:val="process_start_role_list"/>
    <w:basedOn w:val="Normal"/>
    <w:rsid w:val="00AD1074"/>
    <w:pPr>
      <w:numPr>
        <w:numId w:val="7"/>
      </w:numPr>
      <w:spacing w:before="60" w:after="60"/>
    </w:pPr>
  </w:style>
  <w:style w:type="paragraph" w:customStyle="1" w:styleId="rolesectionprocesssummary">
    <w:name w:val="role_section_process_summary"/>
    <w:basedOn w:val="Normal"/>
    <w:rsid w:val="00F3341C"/>
    <w:pPr>
      <w:numPr>
        <w:numId w:val="10"/>
      </w:numPr>
      <w:spacing w:before="60" w:after="30"/>
    </w:pPr>
  </w:style>
  <w:style w:type="paragraph" w:customStyle="1" w:styleId="rolesectionfilter">
    <w:name w:val="role_section_filter"/>
    <w:basedOn w:val="Normal"/>
    <w:rsid w:val="00F3341C"/>
    <w:pPr>
      <w:numPr>
        <w:numId w:val="31"/>
      </w:numPr>
      <w:spacing w:before="60" w:after="30"/>
    </w:pPr>
  </w:style>
  <w:style w:type="paragraph" w:styleId="BalloonText">
    <w:name w:val="Balloon Text"/>
    <w:basedOn w:val="Normal"/>
    <w:rsid w:val="00F3341C"/>
    <w:rPr>
      <w:rFonts w:ascii="Tahoma" w:hAnsi="Tahoma" w:cs="Tahoma"/>
      <w:sz w:val="16"/>
      <w:szCs w:val="16"/>
    </w:rPr>
  </w:style>
  <w:style w:type="paragraph" w:customStyle="1" w:styleId="captiontext">
    <w:name w:val="captiontext"/>
    <w:next w:val="Normal"/>
    <w:rsid w:val="00182090"/>
    <w:pPr>
      <w:spacing w:before="40" w:after="180"/>
      <w:jc w:val="center"/>
    </w:pPr>
    <w:rPr>
      <w:rFonts w:ascii="Verdana" w:hAnsi="Verdana"/>
      <w:b/>
      <w:sz w:val="16"/>
      <w:szCs w:val="24"/>
      <w:lang w:val="en-US" w:eastAsia="en-US"/>
    </w:rPr>
  </w:style>
  <w:style w:type="paragraph" w:customStyle="1" w:styleId="cellheader">
    <w:name w:val="cellheader"/>
    <w:rsid w:val="00F3341C"/>
    <w:pPr>
      <w:spacing w:before="40" w:after="40"/>
      <w:ind w:left="57" w:right="57"/>
    </w:pPr>
    <w:rPr>
      <w:rFonts w:ascii="Arial" w:hAnsi="Arial"/>
      <w:color w:val="FFFFFF"/>
      <w:lang w:val="en-US" w:eastAsia="en-US"/>
    </w:rPr>
  </w:style>
  <w:style w:type="character" w:styleId="CommentReference">
    <w:name w:val="annotation reference"/>
    <w:rsid w:val="00F3341C"/>
    <w:rPr>
      <w:sz w:val="16"/>
      <w:szCs w:val="16"/>
    </w:rPr>
  </w:style>
  <w:style w:type="paragraph" w:styleId="CommentText">
    <w:name w:val="annotation text"/>
    <w:basedOn w:val="Normal"/>
    <w:link w:val="CommentTextChar"/>
    <w:rsid w:val="00F3341C"/>
  </w:style>
  <w:style w:type="paragraph" w:styleId="CommentSubject">
    <w:name w:val="annotation subject"/>
    <w:basedOn w:val="CommentText"/>
    <w:next w:val="CommentText"/>
    <w:rsid w:val="00F3341C"/>
    <w:rPr>
      <w:b/>
      <w:bCs/>
    </w:rPr>
  </w:style>
  <w:style w:type="paragraph" w:customStyle="1" w:styleId="companionprocessesstagelist">
    <w:name w:val="companion_processes_stage_list"/>
    <w:basedOn w:val="Normal"/>
    <w:rsid w:val="00F3341C"/>
    <w:pPr>
      <w:numPr>
        <w:numId w:val="28"/>
      </w:numPr>
      <w:spacing w:before="60" w:after="30"/>
    </w:pPr>
  </w:style>
  <w:style w:type="paragraph" w:styleId="DocumentMap">
    <w:name w:val="Document Map"/>
    <w:basedOn w:val="Normal"/>
    <w:rsid w:val="00F3341C"/>
    <w:pPr>
      <w:shd w:val="clear" w:color="auto" w:fill="000080"/>
    </w:pPr>
    <w:rPr>
      <w:rFonts w:ascii="Tahoma" w:hAnsi="Tahoma" w:cs="Tahoma"/>
    </w:rPr>
  </w:style>
  <w:style w:type="paragraph" w:styleId="Footer">
    <w:name w:val="footer"/>
    <w:rsid w:val="00F3341C"/>
    <w:pPr>
      <w:pBdr>
        <w:top w:val="double" w:sz="4" w:space="1" w:color="auto"/>
      </w:pBdr>
      <w:jc w:val="center"/>
    </w:pPr>
    <w:rPr>
      <w:rFonts w:ascii="Arial" w:hAnsi="Arial"/>
      <w:b/>
      <w:szCs w:val="24"/>
      <w:lang w:val="en-US" w:eastAsia="en-US"/>
    </w:rPr>
  </w:style>
  <w:style w:type="paragraph" w:customStyle="1" w:styleId="graphic">
    <w:name w:val="graphic"/>
    <w:next w:val="captiontext"/>
    <w:rsid w:val="00086990"/>
    <w:pPr>
      <w:jc w:val="center"/>
    </w:pPr>
    <w:rPr>
      <w:rFonts w:ascii="Arial" w:hAnsi="Arial"/>
      <w:szCs w:val="24"/>
      <w:lang w:val="en-US" w:eastAsia="en-US"/>
    </w:rPr>
  </w:style>
  <w:style w:type="paragraph" w:styleId="Header">
    <w:name w:val="header"/>
    <w:rsid w:val="002008A8"/>
    <w:pPr>
      <w:pBdr>
        <w:bottom w:val="double" w:sz="4" w:space="1" w:color="auto"/>
      </w:pBdr>
      <w:tabs>
        <w:tab w:val="center" w:pos="4320"/>
        <w:tab w:val="right" w:pos="8640"/>
      </w:tabs>
      <w:spacing w:after="360"/>
    </w:pPr>
    <w:rPr>
      <w:rFonts w:ascii="Arial" w:hAnsi="Arial"/>
      <w:b/>
      <w:szCs w:val="24"/>
      <w:lang w:val="en-US" w:eastAsia="en-US"/>
    </w:rPr>
  </w:style>
  <w:style w:type="paragraph" w:styleId="Index1">
    <w:name w:val="index 1"/>
    <w:next w:val="Normal"/>
    <w:autoRedefine/>
    <w:uiPriority w:val="99"/>
    <w:rsid w:val="00F3341C"/>
    <w:pPr>
      <w:spacing w:before="20"/>
      <w:ind w:left="238" w:hanging="238"/>
    </w:pPr>
    <w:rPr>
      <w:rFonts w:ascii="Arial" w:hAnsi="Arial"/>
      <w:szCs w:val="24"/>
      <w:lang w:val="en-US" w:eastAsia="en-US"/>
    </w:rPr>
  </w:style>
  <w:style w:type="paragraph" w:styleId="Index2">
    <w:name w:val="index 2"/>
    <w:basedOn w:val="Index1"/>
    <w:next w:val="Normal"/>
    <w:autoRedefine/>
    <w:uiPriority w:val="99"/>
    <w:rsid w:val="00F3341C"/>
    <w:pPr>
      <w:ind w:left="480" w:hanging="240"/>
    </w:pPr>
  </w:style>
  <w:style w:type="paragraph" w:styleId="Index3">
    <w:name w:val="index 3"/>
    <w:basedOn w:val="Index2"/>
    <w:next w:val="Normal"/>
    <w:autoRedefine/>
    <w:uiPriority w:val="99"/>
    <w:rsid w:val="00F3341C"/>
    <w:pPr>
      <w:ind w:left="720"/>
    </w:pPr>
  </w:style>
  <w:style w:type="paragraph" w:styleId="Index4">
    <w:name w:val="index 4"/>
    <w:basedOn w:val="Index3"/>
    <w:next w:val="Normal"/>
    <w:autoRedefine/>
    <w:rsid w:val="00F3341C"/>
    <w:pPr>
      <w:ind w:left="960"/>
    </w:pPr>
  </w:style>
  <w:style w:type="paragraph" w:styleId="Index5">
    <w:name w:val="index 5"/>
    <w:basedOn w:val="Index4"/>
    <w:next w:val="Normal"/>
    <w:autoRedefine/>
    <w:rsid w:val="00F3341C"/>
    <w:pPr>
      <w:ind w:left="1200"/>
    </w:pPr>
  </w:style>
  <w:style w:type="paragraph" w:styleId="Index6">
    <w:name w:val="index 6"/>
    <w:basedOn w:val="Index5"/>
    <w:next w:val="Normal"/>
    <w:autoRedefine/>
    <w:rsid w:val="00F3341C"/>
    <w:pPr>
      <w:ind w:left="1440"/>
    </w:pPr>
  </w:style>
  <w:style w:type="paragraph" w:styleId="Index7">
    <w:name w:val="index 7"/>
    <w:basedOn w:val="Index6"/>
    <w:next w:val="Normal"/>
    <w:autoRedefine/>
    <w:rsid w:val="00F3341C"/>
    <w:pPr>
      <w:ind w:left="1680"/>
    </w:pPr>
  </w:style>
  <w:style w:type="paragraph" w:styleId="Index8">
    <w:name w:val="index 8"/>
    <w:basedOn w:val="Index7"/>
    <w:next w:val="Normal"/>
    <w:autoRedefine/>
    <w:rsid w:val="00F3341C"/>
    <w:pPr>
      <w:ind w:left="1920"/>
    </w:pPr>
  </w:style>
  <w:style w:type="paragraph" w:styleId="Index9">
    <w:name w:val="index 9"/>
    <w:basedOn w:val="Index8"/>
    <w:next w:val="Normal"/>
    <w:autoRedefine/>
    <w:rsid w:val="00F3341C"/>
    <w:pPr>
      <w:ind w:left="2160"/>
    </w:pPr>
  </w:style>
  <w:style w:type="paragraph" w:customStyle="1" w:styleId="indexheader">
    <w:name w:val="indexheader"/>
    <w:basedOn w:val="Heading1"/>
    <w:rsid w:val="00F3341C"/>
    <w:rPr>
      <w:lang w:val="en-NZ"/>
    </w:rPr>
  </w:style>
  <w:style w:type="paragraph" w:customStyle="1" w:styleId="initiationrulesstagelist">
    <w:name w:val="initiation_rules_stage_list"/>
    <w:basedOn w:val="Normal"/>
    <w:rsid w:val="00F3341C"/>
    <w:pPr>
      <w:numPr>
        <w:numId w:val="32"/>
      </w:numPr>
      <w:spacing w:before="60" w:after="30"/>
    </w:pPr>
  </w:style>
  <w:style w:type="paragraph" w:customStyle="1" w:styleId="processsummaryvariable">
    <w:name w:val="process_summary_variable"/>
    <w:basedOn w:val="Normal"/>
    <w:rsid w:val="00F3341C"/>
    <w:pPr>
      <w:numPr>
        <w:numId w:val="8"/>
      </w:numPr>
      <w:spacing w:before="60" w:after="30"/>
    </w:pPr>
  </w:style>
  <w:style w:type="paragraph" w:styleId="TableofFigures">
    <w:name w:val="table of figures"/>
    <w:basedOn w:val="Normal"/>
    <w:next w:val="Normal"/>
    <w:uiPriority w:val="99"/>
    <w:rsid w:val="00F3341C"/>
    <w:pPr>
      <w:ind w:left="480" w:hanging="480"/>
    </w:pPr>
    <w:rPr>
      <w:szCs w:val="24"/>
    </w:rPr>
  </w:style>
  <w:style w:type="paragraph" w:customStyle="1" w:styleId="tabletitle">
    <w:name w:val="tabletitle"/>
    <w:rsid w:val="00F3341C"/>
    <w:pPr>
      <w:spacing w:before="40" w:after="40"/>
      <w:ind w:left="57" w:right="57"/>
    </w:pPr>
    <w:rPr>
      <w:rFonts w:ascii="Arial" w:hAnsi="Arial"/>
      <w:color w:val="FFFFFF"/>
      <w:sz w:val="28"/>
      <w:szCs w:val="28"/>
      <w:lang w:val="en-US" w:eastAsia="en-US"/>
    </w:rPr>
  </w:style>
  <w:style w:type="paragraph" w:customStyle="1" w:styleId="titlepage">
    <w:name w:val="titlepage"/>
    <w:rsid w:val="001D4716"/>
    <w:pPr>
      <w:jc w:val="center"/>
    </w:pPr>
    <w:rPr>
      <w:rFonts w:ascii="Verdana" w:hAnsi="Verdana" w:cs="Arial"/>
      <w:bCs/>
      <w:kern w:val="32"/>
      <w:sz w:val="56"/>
      <w:szCs w:val="32"/>
      <w:lang w:val="en-US" w:eastAsia="en-US"/>
      <w14:shadow w14:blurRad="50800" w14:dist="38100" w14:dir="2700000" w14:sx="100000" w14:sy="100000" w14:kx="0" w14:ky="0" w14:algn="tl">
        <w14:srgbClr w14:val="000000">
          <w14:alpha w14:val="60000"/>
        </w14:srgbClr>
      </w14:shadow>
    </w:rPr>
  </w:style>
  <w:style w:type="paragraph" w:customStyle="1" w:styleId="titlepagesmall">
    <w:name w:val="titlepagesmall"/>
    <w:basedOn w:val="titlepage"/>
    <w:rsid w:val="00430ACB"/>
    <w:rPr>
      <w:caps/>
      <w:sz w:val="20"/>
      <w14:shadow w14:blurRad="0" w14:dist="0" w14:dir="0" w14:sx="0" w14:sy="0" w14:kx="0" w14:ky="0" w14:algn="none">
        <w14:srgbClr w14:val="000000"/>
      </w14:shadow>
    </w:rPr>
  </w:style>
  <w:style w:type="paragraph" w:styleId="TOC1">
    <w:name w:val="toc 1"/>
    <w:next w:val="Normal"/>
    <w:autoRedefine/>
    <w:uiPriority w:val="39"/>
    <w:rsid w:val="00F3341C"/>
    <w:pPr>
      <w:spacing w:before="120"/>
    </w:pPr>
    <w:rPr>
      <w:rFonts w:ascii="Arial" w:hAnsi="Arial"/>
      <w:b/>
      <w:szCs w:val="24"/>
      <w:lang w:val="en-US" w:eastAsia="en-US"/>
    </w:rPr>
  </w:style>
  <w:style w:type="paragraph" w:styleId="TOC2">
    <w:name w:val="toc 2"/>
    <w:basedOn w:val="TOC1"/>
    <w:next w:val="Normal"/>
    <w:autoRedefine/>
    <w:uiPriority w:val="39"/>
    <w:rsid w:val="00F3341C"/>
    <w:pPr>
      <w:spacing w:before="40"/>
      <w:ind w:left="238"/>
    </w:pPr>
    <w:rPr>
      <w:b w:val="0"/>
    </w:rPr>
  </w:style>
  <w:style w:type="paragraph" w:styleId="TOC3">
    <w:name w:val="toc 3"/>
    <w:basedOn w:val="TOC2"/>
    <w:next w:val="Normal"/>
    <w:autoRedefine/>
    <w:uiPriority w:val="39"/>
    <w:rsid w:val="00F3341C"/>
    <w:pPr>
      <w:ind w:left="482"/>
    </w:pPr>
  </w:style>
  <w:style w:type="paragraph" w:styleId="TOC4">
    <w:name w:val="toc 4"/>
    <w:basedOn w:val="TOC3"/>
    <w:next w:val="Normal"/>
    <w:autoRedefine/>
    <w:rsid w:val="00F3341C"/>
    <w:pPr>
      <w:ind w:left="720"/>
    </w:pPr>
  </w:style>
  <w:style w:type="paragraph" w:styleId="TOC5">
    <w:name w:val="toc 5"/>
    <w:basedOn w:val="TOC4"/>
    <w:next w:val="Normal"/>
    <w:autoRedefine/>
    <w:rsid w:val="00F3341C"/>
    <w:pPr>
      <w:ind w:left="960"/>
    </w:pPr>
  </w:style>
  <w:style w:type="paragraph" w:styleId="TOC6">
    <w:name w:val="toc 6"/>
    <w:basedOn w:val="TOC5"/>
    <w:next w:val="Normal"/>
    <w:autoRedefine/>
    <w:rsid w:val="00F3341C"/>
    <w:pPr>
      <w:ind w:left="1200"/>
    </w:pPr>
  </w:style>
  <w:style w:type="paragraph" w:styleId="TOC7">
    <w:name w:val="toc 7"/>
    <w:basedOn w:val="TOC6"/>
    <w:next w:val="Normal"/>
    <w:autoRedefine/>
    <w:rsid w:val="00F3341C"/>
    <w:pPr>
      <w:ind w:left="1440"/>
    </w:pPr>
  </w:style>
  <w:style w:type="paragraph" w:styleId="TOC8">
    <w:name w:val="toc 8"/>
    <w:basedOn w:val="TOC7"/>
    <w:next w:val="Normal"/>
    <w:autoRedefine/>
    <w:rsid w:val="00F3341C"/>
    <w:pPr>
      <w:ind w:left="1680"/>
    </w:pPr>
  </w:style>
  <w:style w:type="paragraph" w:styleId="TOC9">
    <w:name w:val="toc 9"/>
    <w:basedOn w:val="TOC8"/>
    <w:next w:val="Normal"/>
    <w:autoRedefine/>
    <w:rsid w:val="00F3341C"/>
    <w:pPr>
      <w:ind w:left="1920"/>
    </w:pPr>
  </w:style>
  <w:style w:type="paragraph" w:customStyle="1" w:styleId="tocheader">
    <w:name w:val="tocheader"/>
    <w:basedOn w:val="Heading1"/>
    <w:next w:val="Normal"/>
    <w:rsid w:val="00F3341C"/>
    <w:pPr>
      <w:tabs>
        <w:tab w:val="num" w:pos="488"/>
      </w:tabs>
      <w:spacing w:before="240" w:after="60"/>
      <w:ind w:left="432" w:hanging="432"/>
      <w:outlineLvl w:val="9"/>
    </w:pPr>
    <w:rPr>
      <w:rFonts w:eastAsia="Times New Roman"/>
      <w:kern w:val="32"/>
      <w:szCs w:val="32"/>
    </w:rPr>
  </w:style>
  <w:style w:type="paragraph" w:customStyle="1" w:styleId="autorepeatingprocess">
    <w:name w:val="auto_repeating_process"/>
    <w:basedOn w:val="Normal"/>
    <w:rsid w:val="00F3341C"/>
  </w:style>
  <w:style w:type="paragraph" w:customStyle="1" w:styleId="multipletradingentitiesintro">
    <w:name w:val="multiple_trading_entities_intro"/>
    <w:basedOn w:val="Normal"/>
    <w:rsid w:val="00F3341C"/>
  </w:style>
  <w:style w:type="paragraph" w:customStyle="1" w:styleId="controlgroupsentries">
    <w:name w:val="control_groups_entries"/>
    <w:basedOn w:val="Normal"/>
    <w:rsid w:val="00F3341C"/>
    <w:pPr>
      <w:spacing w:before="60" w:after="30"/>
    </w:pPr>
    <w:rPr>
      <w:b/>
      <w:i/>
    </w:rPr>
  </w:style>
  <w:style w:type="paragraph" w:customStyle="1" w:styleId="maintenancetasktable">
    <w:name w:val="maintenance_task_table"/>
    <w:basedOn w:val="Normal"/>
    <w:rsid w:val="00F3341C"/>
  </w:style>
  <w:style w:type="paragraph" w:customStyle="1" w:styleId="maintenancetasksecurity">
    <w:name w:val="maintenance_task_security"/>
    <w:basedOn w:val="Normal"/>
    <w:rsid w:val="00F3341C"/>
  </w:style>
  <w:style w:type="paragraph" w:customStyle="1" w:styleId="rolesectionmaintenancetasksintro">
    <w:name w:val="role_section_maintenance_tasks_intro"/>
    <w:basedOn w:val="Normal"/>
    <w:rsid w:val="00F3341C"/>
  </w:style>
  <w:style w:type="paragraph" w:customStyle="1" w:styleId="rolesectionlookuplistsintro">
    <w:name w:val="role_section_lookup_lists_intro"/>
    <w:basedOn w:val="Normal"/>
    <w:rsid w:val="00F3341C"/>
  </w:style>
  <w:style w:type="paragraph" w:customStyle="1" w:styleId="rolesectionmaintenancetask">
    <w:name w:val="role_section_maintenance_task"/>
    <w:basedOn w:val="Normal"/>
    <w:rsid w:val="00F3341C"/>
    <w:pPr>
      <w:numPr>
        <w:numId w:val="14"/>
      </w:numPr>
    </w:pPr>
  </w:style>
  <w:style w:type="paragraph" w:customStyle="1" w:styleId="rolesectionlookuplist">
    <w:name w:val="role_section_lookup_list"/>
    <w:basedOn w:val="Normal"/>
    <w:rsid w:val="00F3341C"/>
    <w:pPr>
      <w:numPr>
        <w:numId w:val="15"/>
      </w:numPr>
    </w:pPr>
  </w:style>
  <w:style w:type="paragraph" w:customStyle="1" w:styleId="businessrulestasks">
    <w:name w:val="business_rules_tasks"/>
    <w:basedOn w:val="Normal"/>
    <w:rsid w:val="00F3341C"/>
    <w:pPr>
      <w:ind w:left="714"/>
    </w:pPr>
  </w:style>
  <w:style w:type="paragraph" w:customStyle="1" w:styleId="datawarehouseintro">
    <w:name w:val="data_warehouse_intro"/>
    <w:basedOn w:val="Normal"/>
    <w:rsid w:val="00F3341C"/>
  </w:style>
  <w:style w:type="paragraph" w:customStyle="1" w:styleId="tables">
    <w:name w:val="tables"/>
    <w:basedOn w:val="Normal"/>
    <w:rsid w:val="00F3341C"/>
    <w:pPr>
      <w:numPr>
        <w:numId w:val="16"/>
      </w:numPr>
    </w:pPr>
  </w:style>
  <w:style w:type="paragraph" w:customStyle="1" w:styleId="groupresources">
    <w:name w:val="group_resources"/>
    <w:basedOn w:val="Normal"/>
    <w:rsid w:val="00F3341C"/>
    <w:pPr>
      <w:numPr>
        <w:numId w:val="19"/>
      </w:numPr>
    </w:pPr>
  </w:style>
  <w:style w:type="paragraph" w:customStyle="1" w:styleId="datafields">
    <w:name w:val="datafields"/>
    <w:basedOn w:val="Normal"/>
    <w:rsid w:val="00F3341C"/>
    <w:pPr>
      <w:numPr>
        <w:numId w:val="21"/>
      </w:numPr>
    </w:pPr>
  </w:style>
  <w:style w:type="paragraph" w:customStyle="1" w:styleId="secondaryindex">
    <w:name w:val="secondary_index"/>
    <w:basedOn w:val="Normal"/>
    <w:rsid w:val="00F3341C"/>
  </w:style>
  <w:style w:type="paragraph" w:customStyle="1" w:styleId="secondaryindexfield">
    <w:name w:val="secondary_index_field"/>
    <w:basedOn w:val="Normal"/>
    <w:rsid w:val="00F3341C"/>
    <w:pPr>
      <w:numPr>
        <w:numId w:val="22"/>
      </w:numPr>
    </w:pPr>
  </w:style>
  <w:style w:type="paragraph" w:customStyle="1" w:styleId="groupcontrolgroups">
    <w:name w:val="group_control_groups"/>
    <w:basedOn w:val="Normal"/>
    <w:rsid w:val="00F3341C"/>
    <w:pPr>
      <w:numPr>
        <w:numId w:val="20"/>
      </w:numPr>
    </w:pPr>
  </w:style>
  <w:style w:type="paragraph" w:customStyle="1" w:styleId="controlgroupsuidfields">
    <w:name w:val="control_groups_uid_fields"/>
    <w:basedOn w:val="Normal"/>
    <w:rsid w:val="00F3341C"/>
    <w:pPr>
      <w:numPr>
        <w:numId w:val="23"/>
      </w:numPr>
    </w:pPr>
  </w:style>
  <w:style w:type="paragraph" w:customStyle="1" w:styleId="controlgroupsentry">
    <w:name w:val="control_groups_entry"/>
    <w:basedOn w:val="Normal"/>
    <w:rsid w:val="00F3341C"/>
    <w:pPr>
      <w:numPr>
        <w:numId w:val="26"/>
      </w:numPr>
    </w:pPr>
  </w:style>
  <w:style w:type="paragraph" w:customStyle="1" w:styleId="grouprelationships">
    <w:name w:val="group_relationships"/>
    <w:basedOn w:val="Normal"/>
    <w:rsid w:val="00F3341C"/>
    <w:pPr>
      <w:numPr>
        <w:numId w:val="18"/>
      </w:numPr>
    </w:pPr>
  </w:style>
  <w:style w:type="paragraph" w:customStyle="1" w:styleId="relationshipstableuidfields">
    <w:name w:val="relationships_table_uid_fields"/>
    <w:basedOn w:val="Normal"/>
    <w:rsid w:val="00F3341C"/>
    <w:pPr>
      <w:numPr>
        <w:numId w:val="25"/>
      </w:numPr>
    </w:pPr>
  </w:style>
  <w:style w:type="paragraph" w:customStyle="1" w:styleId="groupmaintenancetasks">
    <w:name w:val="group_maintenance_tasks"/>
    <w:basedOn w:val="Normal"/>
    <w:rsid w:val="00F3341C"/>
    <w:pPr>
      <w:numPr>
        <w:numId w:val="17"/>
      </w:numPr>
    </w:pPr>
  </w:style>
  <w:style w:type="paragraph" w:customStyle="1" w:styleId="processvariableintro">
    <w:name w:val="process_variable_intro"/>
    <w:basedOn w:val="Normal"/>
    <w:rsid w:val="00F3341C"/>
  </w:style>
  <w:style w:type="paragraph" w:customStyle="1" w:styleId="processvariable">
    <w:name w:val="process_variable"/>
    <w:basedOn w:val="Normal"/>
    <w:rsid w:val="00F3341C"/>
    <w:pPr>
      <w:numPr>
        <w:numId w:val="6"/>
      </w:numPr>
    </w:pPr>
  </w:style>
  <w:style w:type="paragraph" w:customStyle="1" w:styleId="taskworksheetintro">
    <w:name w:val="task_worksheet_intro"/>
    <w:basedOn w:val="Normal"/>
    <w:rsid w:val="00F3341C"/>
  </w:style>
  <w:style w:type="paragraph" w:customStyle="1" w:styleId="relationshipsrangesuid">
    <w:name w:val="relationships_ranges_uid"/>
    <w:basedOn w:val="Normal"/>
    <w:rsid w:val="00F3341C"/>
    <w:pPr>
      <w:numPr>
        <w:numId w:val="24"/>
      </w:numPr>
    </w:pPr>
  </w:style>
  <w:style w:type="paragraph" w:customStyle="1" w:styleId="processvariablesintro">
    <w:name w:val="process_variables_intro"/>
    <w:basedOn w:val="Normal"/>
    <w:rsid w:val="00F3341C"/>
  </w:style>
  <w:style w:type="paragraph" w:customStyle="1" w:styleId="emailattachment">
    <w:name w:val="email_attachment"/>
    <w:basedOn w:val="Normal"/>
    <w:rsid w:val="00F3341C"/>
    <w:pPr>
      <w:numPr>
        <w:numId w:val="33"/>
      </w:numPr>
    </w:pPr>
  </w:style>
  <w:style w:type="paragraph" w:customStyle="1" w:styleId="whocaninitiaterole">
    <w:name w:val="who_can_initiate_role"/>
    <w:basedOn w:val="Normal"/>
    <w:rsid w:val="00F3341C"/>
    <w:pPr>
      <w:numPr>
        <w:numId w:val="34"/>
      </w:numPr>
    </w:pPr>
  </w:style>
  <w:style w:type="paragraph" w:customStyle="1" w:styleId="maintenancetaskrole">
    <w:name w:val="maintenance_task_role"/>
    <w:basedOn w:val="Normal"/>
    <w:rsid w:val="00F3341C"/>
    <w:pPr>
      <w:numPr>
        <w:numId w:val="35"/>
      </w:numPr>
    </w:pPr>
  </w:style>
  <w:style w:type="paragraph" w:customStyle="1" w:styleId="multipletradingentities">
    <w:name w:val="multiple_trading_entities"/>
    <w:basedOn w:val="Normal"/>
    <w:rsid w:val="00F3341C"/>
    <w:pPr>
      <w:numPr>
        <w:numId w:val="36"/>
      </w:numPr>
    </w:pPr>
  </w:style>
  <w:style w:type="paragraph" w:customStyle="1" w:styleId="error">
    <w:name w:val="error"/>
    <w:basedOn w:val="Normal"/>
    <w:rsid w:val="00F3341C"/>
  </w:style>
  <w:style w:type="paragraph" w:customStyle="1" w:styleId="stageconditiondecision">
    <w:name w:val="stage_condition_decision"/>
    <w:basedOn w:val="Normal"/>
    <w:rsid w:val="00182090"/>
    <w:pPr>
      <w:keepNext/>
      <w:numPr>
        <w:numId w:val="37"/>
      </w:numPr>
      <w:shd w:val="clear" w:color="auto" w:fill="C0C0C0"/>
      <w:spacing w:before="200" w:after="30"/>
    </w:pPr>
    <w:rPr>
      <w:b/>
    </w:rPr>
  </w:style>
  <w:style w:type="paragraph" w:customStyle="1" w:styleId="taskconditiondecision">
    <w:name w:val="task_condition_decision"/>
    <w:basedOn w:val="Normal"/>
    <w:rsid w:val="00B16F9C"/>
    <w:pPr>
      <w:keepNext/>
      <w:numPr>
        <w:numId w:val="38"/>
      </w:numPr>
      <w:shd w:val="clear" w:color="auto" w:fill="E6E6E6"/>
      <w:spacing w:before="60" w:after="120"/>
    </w:pPr>
    <w:rPr>
      <w:b/>
    </w:rPr>
  </w:style>
  <w:style w:type="paragraph" w:customStyle="1" w:styleId="flownodenoteheader">
    <w:name w:val="flow_node_note_header"/>
    <w:basedOn w:val="Normal"/>
    <w:rsid w:val="00F3341C"/>
    <w:pPr>
      <w:ind w:left="1440"/>
    </w:pPr>
  </w:style>
  <w:style w:type="paragraph" w:customStyle="1" w:styleId="notenote">
    <w:name w:val="note_note"/>
    <w:basedOn w:val="Normal"/>
    <w:rsid w:val="009B1E7C"/>
    <w:pPr>
      <w:numPr>
        <w:numId w:val="39"/>
      </w:numPr>
      <w:shd w:val="clear" w:color="auto" w:fill="C0C0C0"/>
    </w:pPr>
    <w:rPr>
      <w:lang w:val="en-NZ"/>
    </w:rPr>
  </w:style>
  <w:style w:type="paragraph" w:customStyle="1" w:styleId="notenotesintro">
    <w:name w:val="note_notes_intro"/>
    <w:basedOn w:val="Normal"/>
    <w:rsid w:val="00F3341C"/>
    <w:pPr>
      <w:spacing w:before="60" w:after="30"/>
    </w:pPr>
    <w:rPr>
      <w:lang w:val="en-NZ"/>
    </w:rPr>
  </w:style>
  <w:style w:type="paragraph" w:customStyle="1" w:styleId="stagenumbered">
    <w:name w:val="stage_numbered"/>
    <w:basedOn w:val="stage"/>
    <w:rsid w:val="00F3341C"/>
    <w:pPr>
      <w:numPr>
        <w:numId w:val="0"/>
      </w:numPr>
      <w:ind w:left="714" w:hanging="357"/>
    </w:pPr>
    <w:rPr>
      <w:lang w:val="en-NZ"/>
    </w:rPr>
  </w:style>
  <w:style w:type="paragraph" w:customStyle="1" w:styleId="tasknumbered">
    <w:name w:val="task_numbered"/>
    <w:basedOn w:val="task"/>
    <w:rsid w:val="00B16F9C"/>
    <w:pPr>
      <w:numPr>
        <w:numId w:val="0"/>
      </w:numPr>
      <w:tabs>
        <w:tab w:val="left" w:pos="1440"/>
      </w:tabs>
      <w:ind w:left="1434" w:hanging="357"/>
    </w:pPr>
  </w:style>
  <w:style w:type="paragraph" w:customStyle="1" w:styleId="outcomeoutput">
    <w:name w:val="outcome_output"/>
    <w:basedOn w:val="Normal"/>
    <w:rsid w:val="00F3341C"/>
    <w:pPr>
      <w:tabs>
        <w:tab w:val="left" w:pos="1440"/>
      </w:tabs>
      <w:ind w:left="1434" w:hanging="357"/>
    </w:pPr>
  </w:style>
  <w:style w:type="character" w:styleId="PageNumber">
    <w:name w:val="page number"/>
    <w:basedOn w:val="DefaultParagraphFont"/>
    <w:rsid w:val="00F3341C"/>
  </w:style>
  <w:style w:type="character" w:customStyle="1" w:styleId="noteheadersameline">
    <w:name w:val="note_header_same_line"/>
    <w:rsid w:val="00F3341C"/>
    <w:rPr>
      <w:iCs/>
      <w:smallCaps/>
    </w:rPr>
  </w:style>
  <w:style w:type="paragraph" w:customStyle="1" w:styleId="memonote">
    <w:name w:val="memo_note"/>
    <w:basedOn w:val="Normal"/>
    <w:rsid w:val="00F3341C"/>
  </w:style>
  <w:style w:type="paragraph" w:customStyle="1" w:styleId="XSOLtemplateheading1">
    <w:name w:val="XSOL_template_heading_1"/>
    <w:basedOn w:val="Heading1"/>
    <w:rsid w:val="00F3341C"/>
  </w:style>
  <w:style w:type="paragraph" w:customStyle="1" w:styleId="XSOLtemplatenormal">
    <w:name w:val="XSOL_template_normal"/>
    <w:basedOn w:val="Normal"/>
    <w:rsid w:val="00F3341C"/>
  </w:style>
  <w:style w:type="paragraph" w:customStyle="1" w:styleId="XSOLtemplatenumberedlist">
    <w:name w:val="XSOL_template_numbered_list"/>
    <w:basedOn w:val="Normal"/>
    <w:rsid w:val="00F3341C"/>
  </w:style>
  <w:style w:type="paragraph" w:customStyle="1" w:styleId="XSOLnumberedlist">
    <w:name w:val="XSOL_numbered_list"/>
    <w:basedOn w:val="Normal"/>
    <w:rsid w:val="00F3341C"/>
    <w:pPr>
      <w:numPr>
        <w:numId w:val="41"/>
      </w:numPr>
    </w:pPr>
  </w:style>
  <w:style w:type="paragraph" w:customStyle="1" w:styleId="processorigin">
    <w:name w:val="processorigin"/>
    <w:basedOn w:val="Normal"/>
    <w:rsid w:val="00446515"/>
    <w:rPr>
      <w:rFonts w:ascii="Calibri" w:hAnsi="Calibri"/>
      <w:sz w:val="22"/>
      <w:lang w:val="en-NZ"/>
    </w:rPr>
  </w:style>
  <w:style w:type="paragraph" w:customStyle="1" w:styleId="processdestination">
    <w:name w:val="processdestination"/>
    <w:basedOn w:val="Normal"/>
    <w:rsid w:val="00446515"/>
    <w:pPr>
      <w:ind w:left="567"/>
    </w:pPr>
    <w:rPr>
      <w:rFonts w:ascii="Calibri" w:hAnsi="Calibri"/>
      <w:sz w:val="22"/>
      <w:lang w:val="en-NZ"/>
    </w:rPr>
  </w:style>
  <w:style w:type="paragraph" w:customStyle="1" w:styleId="emailAddress">
    <w:name w:val="emailAddress"/>
    <w:basedOn w:val="task"/>
    <w:rsid w:val="00B9484D"/>
    <w:pPr>
      <w:numPr>
        <w:numId w:val="0"/>
      </w:numPr>
      <w:spacing w:after="30"/>
    </w:pPr>
    <w:rPr>
      <w:rFonts w:ascii="Arial" w:hAnsi="Arial"/>
      <w:lang w:val="en-NZ"/>
    </w:rPr>
  </w:style>
  <w:style w:type="paragraph" w:customStyle="1" w:styleId="emailHeader">
    <w:name w:val="emailHeader"/>
    <w:basedOn w:val="tasklistheader"/>
    <w:rsid w:val="00B9484D"/>
  </w:style>
  <w:style w:type="paragraph" w:customStyle="1" w:styleId="logo">
    <w:name w:val="logo"/>
    <w:basedOn w:val="graphic"/>
    <w:rsid w:val="00A14904"/>
  </w:style>
  <w:style w:type="paragraph" w:customStyle="1" w:styleId="esclationdesc">
    <w:name w:val="esclation_desc"/>
    <w:basedOn w:val="role"/>
    <w:rsid w:val="006E427C"/>
    <w:pPr>
      <w:numPr>
        <w:numId w:val="0"/>
      </w:numPr>
      <w:tabs>
        <w:tab w:val="left" w:pos="1440"/>
      </w:tabs>
      <w:ind w:left="1077"/>
    </w:pPr>
  </w:style>
  <w:style w:type="paragraph" w:customStyle="1" w:styleId="headerLogo">
    <w:name w:val="headerLogo"/>
    <w:basedOn w:val="logo"/>
    <w:rsid w:val="00A25D47"/>
  </w:style>
  <w:style w:type="paragraph" w:customStyle="1" w:styleId="enterprisegroups">
    <w:name w:val="enterprisegroups"/>
    <w:basedOn w:val="groupprocesses"/>
    <w:rsid w:val="00F07333"/>
  </w:style>
  <w:style w:type="paragraph" w:customStyle="1" w:styleId="notegroup">
    <w:name w:val="notegroup"/>
    <w:basedOn w:val="Normal"/>
    <w:rsid w:val="00CA0718"/>
    <w:pPr>
      <w:shd w:val="clear" w:color="auto" w:fill="FFFFFF"/>
    </w:pPr>
    <w:rPr>
      <w:b/>
    </w:rPr>
  </w:style>
  <w:style w:type="paragraph" w:customStyle="1" w:styleId="aggnote">
    <w:name w:val="aggnote"/>
    <w:basedOn w:val="Normal"/>
    <w:rsid w:val="0061756F"/>
    <w:pPr>
      <w:ind w:left="170"/>
    </w:pPr>
    <w:rPr>
      <w:i/>
      <w:sz w:val="16"/>
    </w:rPr>
  </w:style>
  <w:style w:type="paragraph" w:customStyle="1" w:styleId="grouproles">
    <w:name w:val="grouproles"/>
    <w:basedOn w:val="groupprocesses"/>
    <w:rsid w:val="00F07333"/>
  </w:style>
  <w:style w:type="paragraph" w:customStyle="1" w:styleId="processgraphic">
    <w:name w:val="processgraphic"/>
    <w:next w:val="captiontext"/>
    <w:rsid w:val="00086990"/>
    <w:pPr>
      <w:jc w:val="center"/>
    </w:pPr>
    <w:rPr>
      <w:rFonts w:ascii="Arial" w:hAnsi="Arial"/>
      <w:szCs w:val="24"/>
      <w:lang w:val="en-US" w:eastAsia="en-US"/>
    </w:rPr>
  </w:style>
  <w:style w:type="paragraph" w:customStyle="1" w:styleId="stagegraphic">
    <w:name w:val="stagegraphic"/>
    <w:next w:val="captiontext"/>
    <w:rsid w:val="00086990"/>
    <w:pPr>
      <w:jc w:val="center"/>
    </w:pPr>
    <w:rPr>
      <w:rFonts w:ascii="Arial" w:hAnsi="Arial"/>
      <w:szCs w:val="24"/>
      <w:lang w:val="en-US" w:eastAsia="en-US"/>
    </w:rPr>
  </w:style>
  <w:style w:type="paragraph" w:customStyle="1" w:styleId="stageotherflownode">
    <w:name w:val="stage_other_flow_node"/>
    <w:basedOn w:val="stageconditiondecision"/>
    <w:rsid w:val="00E500B4"/>
  </w:style>
  <w:style w:type="paragraph" w:customStyle="1" w:styleId="taskotherflownode">
    <w:name w:val="task_other_flow_node"/>
    <w:basedOn w:val="taskconditiondecision"/>
    <w:rsid w:val="00E500B4"/>
  </w:style>
  <w:style w:type="paragraph" w:customStyle="1" w:styleId="stageoutput">
    <w:name w:val="stage_output"/>
    <w:basedOn w:val="Normal"/>
    <w:rsid w:val="00E6555B"/>
    <w:pPr>
      <w:spacing w:before="60" w:after="30"/>
      <w:ind w:left="720"/>
    </w:pPr>
    <w:rPr>
      <w:bCs/>
      <w:iCs/>
    </w:rPr>
  </w:style>
  <w:style w:type="paragraph" w:customStyle="1" w:styleId="stageoutcomeoutput">
    <w:name w:val="stage_outcome_output"/>
    <w:basedOn w:val="outcomeoutput"/>
    <w:rsid w:val="00F3341C"/>
  </w:style>
  <w:style w:type="paragraph" w:customStyle="1" w:styleId="taskoutcomeoutput">
    <w:name w:val="task_outcome_output"/>
    <w:basedOn w:val="outcomeoutput"/>
    <w:rsid w:val="00F3341C"/>
    <w:pPr>
      <w:ind w:left="1794"/>
    </w:pPr>
  </w:style>
  <w:style w:type="paragraph" w:customStyle="1" w:styleId="rolegroupHeading">
    <w:name w:val="rolegroupHeading"/>
    <w:basedOn w:val="Heading2"/>
    <w:rsid w:val="00513243"/>
    <w:pPr>
      <w:pageBreakBefore/>
    </w:pPr>
  </w:style>
  <w:style w:type="paragraph" w:customStyle="1" w:styleId="processgroupHeading">
    <w:name w:val="processgroupHeading"/>
    <w:basedOn w:val="Heading2"/>
    <w:rsid w:val="00513243"/>
    <w:pPr>
      <w:pageBreakBefore/>
    </w:pPr>
  </w:style>
  <w:style w:type="paragraph" w:customStyle="1" w:styleId="processHeading">
    <w:name w:val="processHeading"/>
    <w:basedOn w:val="Heading3"/>
    <w:rsid w:val="00513243"/>
    <w:pPr>
      <w:pageBreakBefore/>
    </w:pPr>
  </w:style>
  <w:style w:type="paragraph" w:customStyle="1" w:styleId="roleHeading">
    <w:name w:val="roleHeading"/>
    <w:basedOn w:val="Heading3"/>
    <w:rsid w:val="00513243"/>
  </w:style>
  <w:style w:type="paragraph" w:customStyle="1" w:styleId="tablenoteheader">
    <w:name w:val="table_note_header"/>
    <w:basedOn w:val="Normal"/>
    <w:rsid w:val="001D4716"/>
    <w:pPr>
      <w:spacing w:before="60" w:after="30"/>
    </w:pPr>
    <w:rPr>
      <w:iCs/>
      <w:smallCaps/>
    </w:rPr>
  </w:style>
  <w:style w:type="paragraph" w:customStyle="1" w:styleId="tablenotevalue">
    <w:name w:val="table_note_value"/>
    <w:basedOn w:val="Normal"/>
    <w:rsid w:val="001D4716"/>
    <w:pPr>
      <w:spacing w:before="60" w:after="30"/>
    </w:pPr>
    <w:rPr>
      <w:iCs/>
      <w:smallCaps/>
    </w:rPr>
  </w:style>
  <w:style w:type="paragraph" w:customStyle="1" w:styleId="XsolNGTableColumn">
    <w:name w:val="XsolNGTableColumn"/>
    <w:basedOn w:val="Normal"/>
    <w:rsid w:val="004129FD"/>
    <w:pPr>
      <w:tabs>
        <w:tab w:val="left" w:pos="2270"/>
        <w:tab w:val="left" w:pos="6478"/>
      </w:tabs>
    </w:pPr>
  </w:style>
  <w:style w:type="paragraph" w:customStyle="1" w:styleId="XsolProcNGTableColumn">
    <w:name w:val="XsolProcNGTableColumn"/>
    <w:basedOn w:val="Normal"/>
    <w:rsid w:val="004129FD"/>
    <w:pPr>
      <w:tabs>
        <w:tab w:val="left" w:pos="2270"/>
        <w:tab w:val="left" w:pos="6478"/>
      </w:tabs>
    </w:pPr>
  </w:style>
  <w:style w:type="paragraph" w:customStyle="1" w:styleId="XsolSTNGTableColumn">
    <w:name w:val="XsolSTNGTableColumn"/>
    <w:basedOn w:val="Normal"/>
    <w:rsid w:val="004129FD"/>
    <w:pPr>
      <w:tabs>
        <w:tab w:val="left" w:pos="2270"/>
        <w:tab w:val="left" w:pos="6478"/>
      </w:tabs>
    </w:pPr>
  </w:style>
  <w:style w:type="paragraph" w:customStyle="1" w:styleId="XsolTKNGTableColumn">
    <w:name w:val="XsolTKNGTableColumn"/>
    <w:basedOn w:val="Normal"/>
    <w:rsid w:val="004129FD"/>
    <w:pPr>
      <w:tabs>
        <w:tab w:val="left" w:pos="2270"/>
        <w:tab w:val="left" w:pos="6972"/>
      </w:tabs>
    </w:pPr>
  </w:style>
  <w:style w:type="paragraph" w:customStyle="1" w:styleId="XsolIndTableColumn">
    <w:name w:val="XsolIndTableColumn"/>
    <w:basedOn w:val="Normal"/>
    <w:rsid w:val="004129FD"/>
    <w:pPr>
      <w:tabs>
        <w:tab w:val="left" w:pos="674"/>
        <w:tab w:val="left" w:pos="8074"/>
      </w:tabs>
    </w:pPr>
  </w:style>
  <w:style w:type="paragraph" w:customStyle="1" w:styleId="XsolProcIndTableColumn">
    <w:name w:val="XsolProcIndTableColumn"/>
    <w:basedOn w:val="Normal"/>
    <w:rsid w:val="004129FD"/>
    <w:pPr>
      <w:tabs>
        <w:tab w:val="left" w:pos="907"/>
        <w:tab w:val="left" w:pos="7841"/>
      </w:tabs>
    </w:pPr>
  </w:style>
  <w:style w:type="paragraph" w:customStyle="1" w:styleId="XsolSTIndTableColumn">
    <w:name w:val="XsolSTIndTableColumn"/>
    <w:basedOn w:val="Normal"/>
    <w:rsid w:val="004129FD"/>
    <w:pPr>
      <w:tabs>
        <w:tab w:val="left" w:pos="720"/>
        <w:tab w:val="left" w:pos="8028"/>
      </w:tabs>
    </w:pPr>
  </w:style>
  <w:style w:type="paragraph" w:customStyle="1" w:styleId="XsolTKIndTableColumn">
    <w:name w:val="XsolTKIndTableColumn"/>
    <w:basedOn w:val="Normal"/>
    <w:rsid w:val="004129FD"/>
    <w:pPr>
      <w:tabs>
        <w:tab w:val="left" w:pos="1440"/>
        <w:tab w:val="left" w:pos="7802"/>
      </w:tabs>
    </w:pPr>
  </w:style>
  <w:style w:type="table" w:styleId="TableGrid">
    <w:name w:val="Table Grid"/>
    <w:basedOn w:val="TableNormal"/>
    <w:rsid w:val="00DE21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XsolNoteTableStyle">
    <w:name w:val="Xsol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EnNoteTableStyle">
    <w:name w:val="XsolEn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TENoteTableStyle">
    <w:name w:val="XsolTE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GPNoteTableStyle">
    <w:name w:val="XsolGP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ProcNoteTableStyle">
    <w:name w:val="XsolProc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STNoteTableStyle">
    <w:name w:val="XsolST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TKNoteTableStyle">
    <w:name w:val="XsolTK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table" w:customStyle="1" w:styleId="XsolModelNoteTableStyle">
    <w:name w:val="XsolModelNoteTableStyle"/>
    <w:basedOn w:val="TableNormal"/>
    <w:rsid w:val="00213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tcBorders>
          <w:top w:val="single" w:sz="4" w:space="0" w:color="auto"/>
          <w:left w:val="single" w:sz="4" w:space="0" w:color="auto"/>
          <w:bottom w:val="single" w:sz="4" w:space="0" w:color="auto"/>
          <w:right w:val="single" w:sz="4" w:space="0" w:color="auto"/>
          <w:insideH w:val="nil"/>
          <w:insideV w:val="nil"/>
          <w:tl2br w:val="nil"/>
          <w:tr2bl w:val="nil"/>
        </w:tcBorders>
        <w:shd w:val="pct15" w:color="auto" w:fill="auto"/>
      </w:tcPr>
    </w:tblStylePr>
  </w:style>
  <w:style w:type="paragraph" w:styleId="IndexHeading">
    <w:name w:val="index heading"/>
    <w:basedOn w:val="Normal"/>
    <w:next w:val="Index1"/>
    <w:uiPriority w:val="99"/>
    <w:rsid w:val="0085400E"/>
    <w:rPr>
      <w:rFonts w:ascii="Cambria" w:eastAsia="Times New Roman" w:hAnsi="Cambria" w:cs="Times New Roman"/>
      <w:b/>
      <w:bCs/>
    </w:rPr>
  </w:style>
  <w:style w:type="paragraph" w:styleId="BodyText">
    <w:name w:val="Body Text"/>
    <w:basedOn w:val="Normal"/>
    <w:link w:val="BodyTextChar"/>
    <w:unhideWhenUsed/>
    <w:rsid w:val="00800951"/>
    <w:pPr>
      <w:spacing w:before="0" w:after="240" w:line="240" w:lineRule="atLeast"/>
      <w:ind w:left="1134"/>
    </w:pPr>
    <w:rPr>
      <w:rFonts w:ascii="Arial" w:eastAsia="Times New Roman" w:hAnsi="Arial" w:cs="Times New Roman"/>
      <w:spacing w:val="-5"/>
    </w:rPr>
  </w:style>
  <w:style w:type="character" w:customStyle="1" w:styleId="BodyTextChar">
    <w:name w:val="Body Text Char"/>
    <w:basedOn w:val="DefaultParagraphFont"/>
    <w:link w:val="BodyText"/>
    <w:rsid w:val="00800951"/>
    <w:rPr>
      <w:rFonts w:ascii="Arial" w:hAnsi="Arial"/>
      <w:spacing w:val="-5"/>
      <w:lang w:val="en-US" w:eastAsia="en-US"/>
    </w:rPr>
  </w:style>
  <w:style w:type="paragraph" w:styleId="ListParagraph">
    <w:name w:val="List Paragraph"/>
    <w:basedOn w:val="Normal"/>
    <w:uiPriority w:val="34"/>
    <w:qFormat/>
    <w:rsid w:val="00800951"/>
    <w:pPr>
      <w:spacing w:before="0"/>
      <w:ind w:left="720"/>
      <w:contextualSpacing/>
    </w:pPr>
    <w:rPr>
      <w:rFonts w:ascii="Arial" w:eastAsia="Times New Roman" w:hAnsi="Arial" w:cs="Times New Roman"/>
      <w:spacing w:val="-5"/>
    </w:rPr>
  </w:style>
  <w:style w:type="paragraph" w:customStyle="1" w:styleId="Disclaimer">
    <w:name w:val="Disclaimer"/>
    <w:basedOn w:val="Normal"/>
    <w:link w:val="DisclaimerChar"/>
    <w:uiPriority w:val="99"/>
    <w:rsid w:val="002F279F"/>
    <w:pPr>
      <w:spacing w:before="0" w:line="276" w:lineRule="auto"/>
      <w:jc w:val="both"/>
    </w:pPr>
    <w:rPr>
      <w:rFonts w:asciiTheme="minorHAnsi" w:eastAsia="Calibri" w:hAnsiTheme="minorHAnsi" w:cstheme="minorHAnsi"/>
      <w:color w:val="414042"/>
      <w:sz w:val="17"/>
      <w:szCs w:val="17"/>
    </w:rPr>
  </w:style>
  <w:style w:type="character" w:customStyle="1" w:styleId="DisclaimerChar">
    <w:name w:val="Disclaimer Char"/>
    <w:link w:val="Disclaimer"/>
    <w:uiPriority w:val="99"/>
    <w:rsid w:val="002F279F"/>
    <w:rPr>
      <w:rFonts w:asciiTheme="minorHAnsi" w:eastAsia="Calibri" w:hAnsiTheme="minorHAnsi" w:cstheme="minorHAnsi"/>
      <w:color w:val="414042"/>
      <w:sz w:val="17"/>
      <w:szCs w:val="17"/>
      <w:lang w:val="en-US" w:eastAsia="en-US"/>
    </w:rPr>
  </w:style>
  <w:style w:type="character" w:customStyle="1" w:styleId="CommentTextChar">
    <w:name w:val="Comment Text Char"/>
    <w:basedOn w:val="DefaultParagraphFont"/>
    <w:link w:val="CommentText"/>
    <w:rsid w:val="00CF3A18"/>
    <w:rPr>
      <w:rFonts w:ascii="Verdana" w:eastAsia="Arial" w:hAnsi="Verdana" w:cs="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2109">
      <w:bodyDiv w:val="1"/>
      <w:marLeft w:val="0"/>
      <w:marRight w:val="0"/>
      <w:marTop w:val="0"/>
      <w:marBottom w:val="0"/>
      <w:divBdr>
        <w:top w:val="none" w:sz="0" w:space="0" w:color="auto"/>
        <w:left w:val="none" w:sz="0" w:space="0" w:color="auto"/>
        <w:bottom w:val="none" w:sz="0" w:space="0" w:color="auto"/>
        <w:right w:val="none" w:sz="0" w:space="0" w:color="auto"/>
      </w:divBdr>
    </w:div>
    <w:div w:id="24259022">
      <w:bodyDiv w:val="1"/>
      <w:marLeft w:val="0"/>
      <w:marRight w:val="0"/>
      <w:marTop w:val="0"/>
      <w:marBottom w:val="0"/>
      <w:divBdr>
        <w:top w:val="none" w:sz="0" w:space="0" w:color="auto"/>
        <w:left w:val="none" w:sz="0" w:space="0" w:color="auto"/>
        <w:bottom w:val="none" w:sz="0" w:space="0" w:color="auto"/>
        <w:right w:val="none" w:sz="0" w:space="0" w:color="auto"/>
      </w:divBdr>
    </w:div>
    <w:div w:id="73821204">
      <w:bodyDiv w:val="1"/>
      <w:marLeft w:val="0"/>
      <w:marRight w:val="0"/>
      <w:marTop w:val="0"/>
      <w:marBottom w:val="0"/>
      <w:divBdr>
        <w:top w:val="none" w:sz="0" w:space="0" w:color="auto"/>
        <w:left w:val="none" w:sz="0" w:space="0" w:color="auto"/>
        <w:bottom w:val="none" w:sz="0" w:space="0" w:color="auto"/>
        <w:right w:val="none" w:sz="0" w:space="0" w:color="auto"/>
      </w:divBdr>
    </w:div>
    <w:div w:id="76096166">
      <w:bodyDiv w:val="1"/>
      <w:marLeft w:val="0"/>
      <w:marRight w:val="0"/>
      <w:marTop w:val="0"/>
      <w:marBottom w:val="0"/>
      <w:divBdr>
        <w:top w:val="none" w:sz="0" w:space="0" w:color="auto"/>
        <w:left w:val="none" w:sz="0" w:space="0" w:color="auto"/>
        <w:bottom w:val="none" w:sz="0" w:space="0" w:color="auto"/>
        <w:right w:val="none" w:sz="0" w:space="0" w:color="auto"/>
      </w:divBdr>
    </w:div>
    <w:div w:id="81874670">
      <w:bodyDiv w:val="1"/>
      <w:marLeft w:val="0"/>
      <w:marRight w:val="0"/>
      <w:marTop w:val="0"/>
      <w:marBottom w:val="0"/>
      <w:divBdr>
        <w:top w:val="none" w:sz="0" w:space="0" w:color="auto"/>
        <w:left w:val="none" w:sz="0" w:space="0" w:color="auto"/>
        <w:bottom w:val="none" w:sz="0" w:space="0" w:color="auto"/>
        <w:right w:val="none" w:sz="0" w:space="0" w:color="auto"/>
      </w:divBdr>
    </w:div>
    <w:div w:id="100804127">
      <w:bodyDiv w:val="1"/>
      <w:marLeft w:val="0"/>
      <w:marRight w:val="0"/>
      <w:marTop w:val="0"/>
      <w:marBottom w:val="0"/>
      <w:divBdr>
        <w:top w:val="none" w:sz="0" w:space="0" w:color="auto"/>
        <w:left w:val="none" w:sz="0" w:space="0" w:color="auto"/>
        <w:bottom w:val="none" w:sz="0" w:space="0" w:color="auto"/>
        <w:right w:val="none" w:sz="0" w:space="0" w:color="auto"/>
      </w:divBdr>
    </w:div>
    <w:div w:id="276910552">
      <w:bodyDiv w:val="1"/>
      <w:marLeft w:val="0"/>
      <w:marRight w:val="0"/>
      <w:marTop w:val="0"/>
      <w:marBottom w:val="0"/>
      <w:divBdr>
        <w:top w:val="none" w:sz="0" w:space="0" w:color="auto"/>
        <w:left w:val="none" w:sz="0" w:space="0" w:color="auto"/>
        <w:bottom w:val="none" w:sz="0" w:space="0" w:color="auto"/>
        <w:right w:val="none" w:sz="0" w:space="0" w:color="auto"/>
      </w:divBdr>
    </w:div>
    <w:div w:id="351343136">
      <w:bodyDiv w:val="1"/>
      <w:marLeft w:val="0"/>
      <w:marRight w:val="0"/>
      <w:marTop w:val="0"/>
      <w:marBottom w:val="0"/>
      <w:divBdr>
        <w:top w:val="none" w:sz="0" w:space="0" w:color="auto"/>
        <w:left w:val="none" w:sz="0" w:space="0" w:color="auto"/>
        <w:bottom w:val="none" w:sz="0" w:space="0" w:color="auto"/>
        <w:right w:val="none" w:sz="0" w:space="0" w:color="auto"/>
      </w:divBdr>
    </w:div>
    <w:div w:id="378288709">
      <w:bodyDiv w:val="1"/>
      <w:marLeft w:val="0"/>
      <w:marRight w:val="0"/>
      <w:marTop w:val="0"/>
      <w:marBottom w:val="0"/>
      <w:divBdr>
        <w:top w:val="none" w:sz="0" w:space="0" w:color="auto"/>
        <w:left w:val="none" w:sz="0" w:space="0" w:color="auto"/>
        <w:bottom w:val="none" w:sz="0" w:space="0" w:color="auto"/>
        <w:right w:val="none" w:sz="0" w:space="0" w:color="auto"/>
      </w:divBdr>
    </w:div>
    <w:div w:id="379595844">
      <w:bodyDiv w:val="1"/>
      <w:marLeft w:val="0"/>
      <w:marRight w:val="0"/>
      <w:marTop w:val="0"/>
      <w:marBottom w:val="0"/>
      <w:divBdr>
        <w:top w:val="none" w:sz="0" w:space="0" w:color="auto"/>
        <w:left w:val="none" w:sz="0" w:space="0" w:color="auto"/>
        <w:bottom w:val="none" w:sz="0" w:space="0" w:color="auto"/>
        <w:right w:val="none" w:sz="0" w:space="0" w:color="auto"/>
      </w:divBdr>
    </w:div>
    <w:div w:id="399984937">
      <w:bodyDiv w:val="1"/>
      <w:marLeft w:val="0"/>
      <w:marRight w:val="0"/>
      <w:marTop w:val="0"/>
      <w:marBottom w:val="0"/>
      <w:divBdr>
        <w:top w:val="none" w:sz="0" w:space="0" w:color="auto"/>
        <w:left w:val="none" w:sz="0" w:space="0" w:color="auto"/>
        <w:bottom w:val="none" w:sz="0" w:space="0" w:color="auto"/>
        <w:right w:val="none" w:sz="0" w:space="0" w:color="auto"/>
      </w:divBdr>
    </w:div>
    <w:div w:id="404378243">
      <w:bodyDiv w:val="1"/>
      <w:marLeft w:val="0"/>
      <w:marRight w:val="0"/>
      <w:marTop w:val="0"/>
      <w:marBottom w:val="0"/>
      <w:divBdr>
        <w:top w:val="none" w:sz="0" w:space="0" w:color="auto"/>
        <w:left w:val="none" w:sz="0" w:space="0" w:color="auto"/>
        <w:bottom w:val="none" w:sz="0" w:space="0" w:color="auto"/>
        <w:right w:val="none" w:sz="0" w:space="0" w:color="auto"/>
      </w:divBdr>
    </w:div>
    <w:div w:id="482896242">
      <w:bodyDiv w:val="1"/>
      <w:marLeft w:val="0"/>
      <w:marRight w:val="0"/>
      <w:marTop w:val="0"/>
      <w:marBottom w:val="0"/>
      <w:divBdr>
        <w:top w:val="none" w:sz="0" w:space="0" w:color="auto"/>
        <w:left w:val="none" w:sz="0" w:space="0" w:color="auto"/>
        <w:bottom w:val="none" w:sz="0" w:space="0" w:color="auto"/>
        <w:right w:val="none" w:sz="0" w:space="0" w:color="auto"/>
      </w:divBdr>
    </w:div>
    <w:div w:id="586498650">
      <w:bodyDiv w:val="1"/>
      <w:marLeft w:val="0"/>
      <w:marRight w:val="0"/>
      <w:marTop w:val="0"/>
      <w:marBottom w:val="0"/>
      <w:divBdr>
        <w:top w:val="none" w:sz="0" w:space="0" w:color="auto"/>
        <w:left w:val="none" w:sz="0" w:space="0" w:color="auto"/>
        <w:bottom w:val="none" w:sz="0" w:space="0" w:color="auto"/>
        <w:right w:val="none" w:sz="0" w:space="0" w:color="auto"/>
      </w:divBdr>
    </w:div>
    <w:div w:id="616450808">
      <w:bodyDiv w:val="1"/>
      <w:marLeft w:val="0"/>
      <w:marRight w:val="0"/>
      <w:marTop w:val="0"/>
      <w:marBottom w:val="0"/>
      <w:divBdr>
        <w:top w:val="none" w:sz="0" w:space="0" w:color="auto"/>
        <w:left w:val="none" w:sz="0" w:space="0" w:color="auto"/>
        <w:bottom w:val="none" w:sz="0" w:space="0" w:color="auto"/>
        <w:right w:val="none" w:sz="0" w:space="0" w:color="auto"/>
      </w:divBdr>
    </w:div>
    <w:div w:id="618798758">
      <w:bodyDiv w:val="1"/>
      <w:marLeft w:val="0"/>
      <w:marRight w:val="0"/>
      <w:marTop w:val="0"/>
      <w:marBottom w:val="0"/>
      <w:divBdr>
        <w:top w:val="none" w:sz="0" w:space="0" w:color="auto"/>
        <w:left w:val="none" w:sz="0" w:space="0" w:color="auto"/>
        <w:bottom w:val="none" w:sz="0" w:space="0" w:color="auto"/>
        <w:right w:val="none" w:sz="0" w:space="0" w:color="auto"/>
      </w:divBdr>
    </w:div>
    <w:div w:id="622003651">
      <w:bodyDiv w:val="1"/>
      <w:marLeft w:val="0"/>
      <w:marRight w:val="0"/>
      <w:marTop w:val="0"/>
      <w:marBottom w:val="0"/>
      <w:divBdr>
        <w:top w:val="none" w:sz="0" w:space="0" w:color="auto"/>
        <w:left w:val="none" w:sz="0" w:space="0" w:color="auto"/>
        <w:bottom w:val="none" w:sz="0" w:space="0" w:color="auto"/>
        <w:right w:val="none" w:sz="0" w:space="0" w:color="auto"/>
      </w:divBdr>
    </w:div>
    <w:div w:id="630861975">
      <w:bodyDiv w:val="1"/>
      <w:marLeft w:val="0"/>
      <w:marRight w:val="0"/>
      <w:marTop w:val="0"/>
      <w:marBottom w:val="0"/>
      <w:divBdr>
        <w:top w:val="none" w:sz="0" w:space="0" w:color="auto"/>
        <w:left w:val="none" w:sz="0" w:space="0" w:color="auto"/>
        <w:bottom w:val="none" w:sz="0" w:space="0" w:color="auto"/>
        <w:right w:val="none" w:sz="0" w:space="0" w:color="auto"/>
      </w:divBdr>
    </w:div>
    <w:div w:id="631057309">
      <w:bodyDiv w:val="1"/>
      <w:marLeft w:val="0"/>
      <w:marRight w:val="0"/>
      <w:marTop w:val="0"/>
      <w:marBottom w:val="0"/>
      <w:divBdr>
        <w:top w:val="none" w:sz="0" w:space="0" w:color="auto"/>
        <w:left w:val="none" w:sz="0" w:space="0" w:color="auto"/>
        <w:bottom w:val="none" w:sz="0" w:space="0" w:color="auto"/>
        <w:right w:val="none" w:sz="0" w:space="0" w:color="auto"/>
      </w:divBdr>
    </w:div>
    <w:div w:id="650334582">
      <w:bodyDiv w:val="1"/>
      <w:marLeft w:val="0"/>
      <w:marRight w:val="0"/>
      <w:marTop w:val="0"/>
      <w:marBottom w:val="0"/>
      <w:divBdr>
        <w:top w:val="none" w:sz="0" w:space="0" w:color="auto"/>
        <w:left w:val="none" w:sz="0" w:space="0" w:color="auto"/>
        <w:bottom w:val="none" w:sz="0" w:space="0" w:color="auto"/>
        <w:right w:val="none" w:sz="0" w:space="0" w:color="auto"/>
      </w:divBdr>
    </w:div>
    <w:div w:id="670454985">
      <w:bodyDiv w:val="1"/>
      <w:marLeft w:val="0"/>
      <w:marRight w:val="0"/>
      <w:marTop w:val="0"/>
      <w:marBottom w:val="0"/>
      <w:divBdr>
        <w:top w:val="none" w:sz="0" w:space="0" w:color="auto"/>
        <w:left w:val="none" w:sz="0" w:space="0" w:color="auto"/>
        <w:bottom w:val="none" w:sz="0" w:space="0" w:color="auto"/>
        <w:right w:val="none" w:sz="0" w:space="0" w:color="auto"/>
      </w:divBdr>
    </w:div>
    <w:div w:id="677583319">
      <w:bodyDiv w:val="1"/>
      <w:marLeft w:val="0"/>
      <w:marRight w:val="0"/>
      <w:marTop w:val="0"/>
      <w:marBottom w:val="0"/>
      <w:divBdr>
        <w:top w:val="none" w:sz="0" w:space="0" w:color="auto"/>
        <w:left w:val="none" w:sz="0" w:space="0" w:color="auto"/>
        <w:bottom w:val="none" w:sz="0" w:space="0" w:color="auto"/>
        <w:right w:val="none" w:sz="0" w:space="0" w:color="auto"/>
      </w:divBdr>
    </w:div>
    <w:div w:id="687172270">
      <w:bodyDiv w:val="1"/>
      <w:marLeft w:val="0"/>
      <w:marRight w:val="0"/>
      <w:marTop w:val="0"/>
      <w:marBottom w:val="0"/>
      <w:divBdr>
        <w:top w:val="none" w:sz="0" w:space="0" w:color="auto"/>
        <w:left w:val="none" w:sz="0" w:space="0" w:color="auto"/>
        <w:bottom w:val="none" w:sz="0" w:space="0" w:color="auto"/>
        <w:right w:val="none" w:sz="0" w:space="0" w:color="auto"/>
      </w:divBdr>
    </w:div>
    <w:div w:id="713695246">
      <w:bodyDiv w:val="1"/>
      <w:marLeft w:val="0"/>
      <w:marRight w:val="0"/>
      <w:marTop w:val="0"/>
      <w:marBottom w:val="0"/>
      <w:divBdr>
        <w:top w:val="none" w:sz="0" w:space="0" w:color="auto"/>
        <w:left w:val="none" w:sz="0" w:space="0" w:color="auto"/>
        <w:bottom w:val="none" w:sz="0" w:space="0" w:color="auto"/>
        <w:right w:val="none" w:sz="0" w:space="0" w:color="auto"/>
      </w:divBdr>
    </w:div>
    <w:div w:id="738676132">
      <w:bodyDiv w:val="1"/>
      <w:marLeft w:val="0"/>
      <w:marRight w:val="0"/>
      <w:marTop w:val="0"/>
      <w:marBottom w:val="0"/>
      <w:divBdr>
        <w:top w:val="none" w:sz="0" w:space="0" w:color="auto"/>
        <w:left w:val="none" w:sz="0" w:space="0" w:color="auto"/>
        <w:bottom w:val="none" w:sz="0" w:space="0" w:color="auto"/>
        <w:right w:val="none" w:sz="0" w:space="0" w:color="auto"/>
      </w:divBdr>
    </w:div>
    <w:div w:id="793250132">
      <w:bodyDiv w:val="1"/>
      <w:marLeft w:val="0"/>
      <w:marRight w:val="0"/>
      <w:marTop w:val="0"/>
      <w:marBottom w:val="0"/>
      <w:divBdr>
        <w:top w:val="none" w:sz="0" w:space="0" w:color="auto"/>
        <w:left w:val="none" w:sz="0" w:space="0" w:color="auto"/>
        <w:bottom w:val="none" w:sz="0" w:space="0" w:color="auto"/>
        <w:right w:val="none" w:sz="0" w:space="0" w:color="auto"/>
      </w:divBdr>
    </w:div>
    <w:div w:id="806628861">
      <w:bodyDiv w:val="1"/>
      <w:marLeft w:val="0"/>
      <w:marRight w:val="0"/>
      <w:marTop w:val="0"/>
      <w:marBottom w:val="0"/>
      <w:divBdr>
        <w:top w:val="none" w:sz="0" w:space="0" w:color="auto"/>
        <w:left w:val="none" w:sz="0" w:space="0" w:color="auto"/>
        <w:bottom w:val="none" w:sz="0" w:space="0" w:color="auto"/>
        <w:right w:val="none" w:sz="0" w:space="0" w:color="auto"/>
      </w:divBdr>
    </w:div>
    <w:div w:id="837616718">
      <w:bodyDiv w:val="1"/>
      <w:marLeft w:val="0"/>
      <w:marRight w:val="0"/>
      <w:marTop w:val="0"/>
      <w:marBottom w:val="0"/>
      <w:divBdr>
        <w:top w:val="none" w:sz="0" w:space="0" w:color="auto"/>
        <w:left w:val="none" w:sz="0" w:space="0" w:color="auto"/>
        <w:bottom w:val="none" w:sz="0" w:space="0" w:color="auto"/>
        <w:right w:val="none" w:sz="0" w:space="0" w:color="auto"/>
      </w:divBdr>
    </w:div>
    <w:div w:id="868445714">
      <w:bodyDiv w:val="1"/>
      <w:marLeft w:val="0"/>
      <w:marRight w:val="0"/>
      <w:marTop w:val="0"/>
      <w:marBottom w:val="0"/>
      <w:divBdr>
        <w:top w:val="none" w:sz="0" w:space="0" w:color="auto"/>
        <w:left w:val="none" w:sz="0" w:space="0" w:color="auto"/>
        <w:bottom w:val="none" w:sz="0" w:space="0" w:color="auto"/>
        <w:right w:val="none" w:sz="0" w:space="0" w:color="auto"/>
      </w:divBdr>
    </w:div>
    <w:div w:id="887954633">
      <w:bodyDiv w:val="1"/>
      <w:marLeft w:val="0"/>
      <w:marRight w:val="0"/>
      <w:marTop w:val="0"/>
      <w:marBottom w:val="0"/>
      <w:divBdr>
        <w:top w:val="none" w:sz="0" w:space="0" w:color="auto"/>
        <w:left w:val="none" w:sz="0" w:space="0" w:color="auto"/>
        <w:bottom w:val="none" w:sz="0" w:space="0" w:color="auto"/>
        <w:right w:val="none" w:sz="0" w:space="0" w:color="auto"/>
      </w:divBdr>
    </w:div>
    <w:div w:id="938954353">
      <w:bodyDiv w:val="1"/>
      <w:marLeft w:val="0"/>
      <w:marRight w:val="0"/>
      <w:marTop w:val="0"/>
      <w:marBottom w:val="0"/>
      <w:divBdr>
        <w:top w:val="none" w:sz="0" w:space="0" w:color="auto"/>
        <w:left w:val="none" w:sz="0" w:space="0" w:color="auto"/>
        <w:bottom w:val="none" w:sz="0" w:space="0" w:color="auto"/>
        <w:right w:val="none" w:sz="0" w:space="0" w:color="auto"/>
      </w:divBdr>
    </w:div>
    <w:div w:id="1019047386">
      <w:bodyDiv w:val="1"/>
      <w:marLeft w:val="0"/>
      <w:marRight w:val="0"/>
      <w:marTop w:val="0"/>
      <w:marBottom w:val="0"/>
      <w:divBdr>
        <w:top w:val="none" w:sz="0" w:space="0" w:color="auto"/>
        <w:left w:val="none" w:sz="0" w:space="0" w:color="auto"/>
        <w:bottom w:val="none" w:sz="0" w:space="0" w:color="auto"/>
        <w:right w:val="none" w:sz="0" w:space="0" w:color="auto"/>
      </w:divBdr>
    </w:div>
    <w:div w:id="1050149618">
      <w:bodyDiv w:val="1"/>
      <w:marLeft w:val="0"/>
      <w:marRight w:val="0"/>
      <w:marTop w:val="0"/>
      <w:marBottom w:val="0"/>
      <w:divBdr>
        <w:top w:val="none" w:sz="0" w:space="0" w:color="auto"/>
        <w:left w:val="none" w:sz="0" w:space="0" w:color="auto"/>
        <w:bottom w:val="none" w:sz="0" w:space="0" w:color="auto"/>
        <w:right w:val="none" w:sz="0" w:space="0" w:color="auto"/>
      </w:divBdr>
    </w:div>
    <w:div w:id="1078332926">
      <w:bodyDiv w:val="1"/>
      <w:marLeft w:val="0"/>
      <w:marRight w:val="0"/>
      <w:marTop w:val="0"/>
      <w:marBottom w:val="0"/>
      <w:divBdr>
        <w:top w:val="none" w:sz="0" w:space="0" w:color="auto"/>
        <w:left w:val="none" w:sz="0" w:space="0" w:color="auto"/>
        <w:bottom w:val="none" w:sz="0" w:space="0" w:color="auto"/>
        <w:right w:val="none" w:sz="0" w:space="0" w:color="auto"/>
      </w:divBdr>
    </w:div>
    <w:div w:id="1117987022">
      <w:bodyDiv w:val="1"/>
      <w:marLeft w:val="0"/>
      <w:marRight w:val="0"/>
      <w:marTop w:val="0"/>
      <w:marBottom w:val="0"/>
      <w:divBdr>
        <w:top w:val="none" w:sz="0" w:space="0" w:color="auto"/>
        <w:left w:val="none" w:sz="0" w:space="0" w:color="auto"/>
        <w:bottom w:val="none" w:sz="0" w:space="0" w:color="auto"/>
        <w:right w:val="none" w:sz="0" w:space="0" w:color="auto"/>
      </w:divBdr>
    </w:div>
    <w:div w:id="1145318402">
      <w:bodyDiv w:val="1"/>
      <w:marLeft w:val="0"/>
      <w:marRight w:val="0"/>
      <w:marTop w:val="0"/>
      <w:marBottom w:val="0"/>
      <w:divBdr>
        <w:top w:val="none" w:sz="0" w:space="0" w:color="auto"/>
        <w:left w:val="none" w:sz="0" w:space="0" w:color="auto"/>
        <w:bottom w:val="none" w:sz="0" w:space="0" w:color="auto"/>
        <w:right w:val="none" w:sz="0" w:space="0" w:color="auto"/>
      </w:divBdr>
    </w:div>
    <w:div w:id="1167936207">
      <w:bodyDiv w:val="1"/>
      <w:marLeft w:val="0"/>
      <w:marRight w:val="0"/>
      <w:marTop w:val="0"/>
      <w:marBottom w:val="0"/>
      <w:divBdr>
        <w:top w:val="none" w:sz="0" w:space="0" w:color="auto"/>
        <w:left w:val="none" w:sz="0" w:space="0" w:color="auto"/>
        <w:bottom w:val="none" w:sz="0" w:space="0" w:color="auto"/>
        <w:right w:val="none" w:sz="0" w:space="0" w:color="auto"/>
      </w:divBdr>
    </w:div>
    <w:div w:id="1186559990">
      <w:bodyDiv w:val="1"/>
      <w:marLeft w:val="0"/>
      <w:marRight w:val="0"/>
      <w:marTop w:val="0"/>
      <w:marBottom w:val="0"/>
      <w:divBdr>
        <w:top w:val="none" w:sz="0" w:space="0" w:color="auto"/>
        <w:left w:val="none" w:sz="0" w:space="0" w:color="auto"/>
        <w:bottom w:val="none" w:sz="0" w:space="0" w:color="auto"/>
        <w:right w:val="none" w:sz="0" w:space="0" w:color="auto"/>
      </w:divBdr>
    </w:div>
    <w:div w:id="1236665196">
      <w:bodyDiv w:val="1"/>
      <w:marLeft w:val="0"/>
      <w:marRight w:val="0"/>
      <w:marTop w:val="0"/>
      <w:marBottom w:val="0"/>
      <w:divBdr>
        <w:top w:val="none" w:sz="0" w:space="0" w:color="auto"/>
        <w:left w:val="none" w:sz="0" w:space="0" w:color="auto"/>
        <w:bottom w:val="none" w:sz="0" w:space="0" w:color="auto"/>
        <w:right w:val="none" w:sz="0" w:space="0" w:color="auto"/>
      </w:divBdr>
    </w:div>
    <w:div w:id="1249272197">
      <w:bodyDiv w:val="1"/>
      <w:marLeft w:val="0"/>
      <w:marRight w:val="0"/>
      <w:marTop w:val="0"/>
      <w:marBottom w:val="0"/>
      <w:divBdr>
        <w:top w:val="none" w:sz="0" w:space="0" w:color="auto"/>
        <w:left w:val="none" w:sz="0" w:space="0" w:color="auto"/>
        <w:bottom w:val="none" w:sz="0" w:space="0" w:color="auto"/>
        <w:right w:val="none" w:sz="0" w:space="0" w:color="auto"/>
      </w:divBdr>
    </w:div>
    <w:div w:id="1280915904">
      <w:bodyDiv w:val="1"/>
      <w:marLeft w:val="0"/>
      <w:marRight w:val="0"/>
      <w:marTop w:val="0"/>
      <w:marBottom w:val="0"/>
      <w:divBdr>
        <w:top w:val="none" w:sz="0" w:space="0" w:color="auto"/>
        <w:left w:val="none" w:sz="0" w:space="0" w:color="auto"/>
        <w:bottom w:val="none" w:sz="0" w:space="0" w:color="auto"/>
        <w:right w:val="none" w:sz="0" w:space="0" w:color="auto"/>
      </w:divBdr>
    </w:div>
    <w:div w:id="1315992312">
      <w:bodyDiv w:val="1"/>
      <w:marLeft w:val="0"/>
      <w:marRight w:val="0"/>
      <w:marTop w:val="0"/>
      <w:marBottom w:val="0"/>
      <w:divBdr>
        <w:top w:val="none" w:sz="0" w:space="0" w:color="auto"/>
        <w:left w:val="none" w:sz="0" w:space="0" w:color="auto"/>
        <w:bottom w:val="none" w:sz="0" w:space="0" w:color="auto"/>
        <w:right w:val="none" w:sz="0" w:space="0" w:color="auto"/>
      </w:divBdr>
    </w:div>
    <w:div w:id="1318067725">
      <w:bodyDiv w:val="1"/>
      <w:marLeft w:val="0"/>
      <w:marRight w:val="0"/>
      <w:marTop w:val="0"/>
      <w:marBottom w:val="0"/>
      <w:divBdr>
        <w:top w:val="none" w:sz="0" w:space="0" w:color="auto"/>
        <w:left w:val="none" w:sz="0" w:space="0" w:color="auto"/>
        <w:bottom w:val="none" w:sz="0" w:space="0" w:color="auto"/>
        <w:right w:val="none" w:sz="0" w:space="0" w:color="auto"/>
      </w:divBdr>
    </w:div>
    <w:div w:id="1330521357">
      <w:bodyDiv w:val="1"/>
      <w:marLeft w:val="0"/>
      <w:marRight w:val="0"/>
      <w:marTop w:val="0"/>
      <w:marBottom w:val="0"/>
      <w:divBdr>
        <w:top w:val="none" w:sz="0" w:space="0" w:color="auto"/>
        <w:left w:val="none" w:sz="0" w:space="0" w:color="auto"/>
        <w:bottom w:val="none" w:sz="0" w:space="0" w:color="auto"/>
        <w:right w:val="none" w:sz="0" w:space="0" w:color="auto"/>
      </w:divBdr>
    </w:div>
    <w:div w:id="1353799947">
      <w:bodyDiv w:val="1"/>
      <w:marLeft w:val="0"/>
      <w:marRight w:val="0"/>
      <w:marTop w:val="0"/>
      <w:marBottom w:val="0"/>
      <w:divBdr>
        <w:top w:val="none" w:sz="0" w:space="0" w:color="auto"/>
        <w:left w:val="none" w:sz="0" w:space="0" w:color="auto"/>
        <w:bottom w:val="none" w:sz="0" w:space="0" w:color="auto"/>
        <w:right w:val="none" w:sz="0" w:space="0" w:color="auto"/>
      </w:divBdr>
    </w:div>
    <w:div w:id="1376000887">
      <w:bodyDiv w:val="1"/>
      <w:marLeft w:val="0"/>
      <w:marRight w:val="0"/>
      <w:marTop w:val="0"/>
      <w:marBottom w:val="0"/>
      <w:divBdr>
        <w:top w:val="none" w:sz="0" w:space="0" w:color="auto"/>
        <w:left w:val="none" w:sz="0" w:space="0" w:color="auto"/>
        <w:bottom w:val="none" w:sz="0" w:space="0" w:color="auto"/>
        <w:right w:val="none" w:sz="0" w:space="0" w:color="auto"/>
      </w:divBdr>
    </w:div>
    <w:div w:id="1385525865">
      <w:bodyDiv w:val="1"/>
      <w:marLeft w:val="0"/>
      <w:marRight w:val="0"/>
      <w:marTop w:val="0"/>
      <w:marBottom w:val="0"/>
      <w:divBdr>
        <w:top w:val="none" w:sz="0" w:space="0" w:color="auto"/>
        <w:left w:val="none" w:sz="0" w:space="0" w:color="auto"/>
        <w:bottom w:val="none" w:sz="0" w:space="0" w:color="auto"/>
        <w:right w:val="none" w:sz="0" w:space="0" w:color="auto"/>
      </w:divBdr>
    </w:div>
    <w:div w:id="1401168916">
      <w:bodyDiv w:val="1"/>
      <w:marLeft w:val="0"/>
      <w:marRight w:val="0"/>
      <w:marTop w:val="0"/>
      <w:marBottom w:val="0"/>
      <w:divBdr>
        <w:top w:val="none" w:sz="0" w:space="0" w:color="auto"/>
        <w:left w:val="none" w:sz="0" w:space="0" w:color="auto"/>
        <w:bottom w:val="none" w:sz="0" w:space="0" w:color="auto"/>
        <w:right w:val="none" w:sz="0" w:space="0" w:color="auto"/>
      </w:divBdr>
    </w:div>
    <w:div w:id="1424495350">
      <w:bodyDiv w:val="1"/>
      <w:marLeft w:val="0"/>
      <w:marRight w:val="0"/>
      <w:marTop w:val="0"/>
      <w:marBottom w:val="0"/>
      <w:divBdr>
        <w:top w:val="none" w:sz="0" w:space="0" w:color="auto"/>
        <w:left w:val="none" w:sz="0" w:space="0" w:color="auto"/>
        <w:bottom w:val="none" w:sz="0" w:space="0" w:color="auto"/>
        <w:right w:val="none" w:sz="0" w:space="0" w:color="auto"/>
      </w:divBdr>
    </w:div>
    <w:div w:id="1442258761">
      <w:bodyDiv w:val="1"/>
      <w:marLeft w:val="0"/>
      <w:marRight w:val="0"/>
      <w:marTop w:val="0"/>
      <w:marBottom w:val="0"/>
      <w:divBdr>
        <w:top w:val="none" w:sz="0" w:space="0" w:color="auto"/>
        <w:left w:val="none" w:sz="0" w:space="0" w:color="auto"/>
        <w:bottom w:val="none" w:sz="0" w:space="0" w:color="auto"/>
        <w:right w:val="none" w:sz="0" w:space="0" w:color="auto"/>
      </w:divBdr>
    </w:div>
    <w:div w:id="1519151668">
      <w:bodyDiv w:val="1"/>
      <w:marLeft w:val="0"/>
      <w:marRight w:val="0"/>
      <w:marTop w:val="0"/>
      <w:marBottom w:val="0"/>
      <w:divBdr>
        <w:top w:val="none" w:sz="0" w:space="0" w:color="auto"/>
        <w:left w:val="none" w:sz="0" w:space="0" w:color="auto"/>
        <w:bottom w:val="none" w:sz="0" w:space="0" w:color="auto"/>
        <w:right w:val="none" w:sz="0" w:space="0" w:color="auto"/>
      </w:divBdr>
    </w:div>
    <w:div w:id="1540974972">
      <w:bodyDiv w:val="1"/>
      <w:marLeft w:val="0"/>
      <w:marRight w:val="0"/>
      <w:marTop w:val="0"/>
      <w:marBottom w:val="0"/>
      <w:divBdr>
        <w:top w:val="none" w:sz="0" w:space="0" w:color="auto"/>
        <w:left w:val="none" w:sz="0" w:space="0" w:color="auto"/>
        <w:bottom w:val="none" w:sz="0" w:space="0" w:color="auto"/>
        <w:right w:val="none" w:sz="0" w:space="0" w:color="auto"/>
      </w:divBdr>
    </w:div>
    <w:div w:id="1543513534">
      <w:bodyDiv w:val="1"/>
      <w:marLeft w:val="0"/>
      <w:marRight w:val="0"/>
      <w:marTop w:val="0"/>
      <w:marBottom w:val="0"/>
      <w:divBdr>
        <w:top w:val="none" w:sz="0" w:space="0" w:color="auto"/>
        <w:left w:val="none" w:sz="0" w:space="0" w:color="auto"/>
        <w:bottom w:val="none" w:sz="0" w:space="0" w:color="auto"/>
        <w:right w:val="none" w:sz="0" w:space="0" w:color="auto"/>
      </w:divBdr>
    </w:div>
    <w:div w:id="1577468849">
      <w:bodyDiv w:val="1"/>
      <w:marLeft w:val="0"/>
      <w:marRight w:val="0"/>
      <w:marTop w:val="0"/>
      <w:marBottom w:val="0"/>
      <w:divBdr>
        <w:top w:val="none" w:sz="0" w:space="0" w:color="auto"/>
        <w:left w:val="none" w:sz="0" w:space="0" w:color="auto"/>
        <w:bottom w:val="none" w:sz="0" w:space="0" w:color="auto"/>
        <w:right w:val="none" w:sz="0" w:space="0" w:color="auto"/>
      </w:divBdr>
    </w:div>
    <w:div w:id="1586112332">
      <w:bodyDiv w:val="1"/>
      <w:marLeft w:val="0"/>
      <w:marRight w:val="0"/>
      <w:marTop w:val="0"/>
      <w:marBottom w:val="0"/>
      <w:divBdr>
        <w:top w:val="none" w:sz="0" w:space="0" w:color="auto"/>
        <w:left w:val="none" w:sz="0" w:space="0" w:color="auto"/>
        <w:bottom w:val="none" w:sz="0" w:space="0" w:color="auto"/>
        <w:right w:val="none" w:sz="0" w:space="0" w:color="auto"/>
      </w:divBdr>
    </w:div>
    <w:div w:id="1637223400">
      <w:bodyDiv w:val="1"/>
      <w:marLeft w:val="0"/>
      <w:marRight w:val="0"/>
      <w:marTop w:val="0"/>
      <w:marBottom w:val="0"/>
      <w:divBdr>
        <w:top w:val="none" w:sz="0" w:space="0" w:color="auto"/>
        <w:left w:val="none" w:sz="0" w:space="0" w:color="auto"/>
        <w:bottom w:val="none" w:sz="0" w:space="0" w:color="auto"/>
        <w:right w:val="none" w:sz="0" w:space="0" w:color="auto"/>
      </w:divBdr>
    </w:div>
    <w:div w:id="1654488765">
      <w:bodyDiv w:val="1"/>
      <w:marLeft w:val="0"/>
      <w:marRight w:val="0"/>
      <w:marTop w:val="0"/>
      <w:marBottom w:val="0"/>
      <w:divBdr>
        <w:top w:val="none" w:sz="0" w:space="0" w:color="auto"/>
        <w:left w:val="none" w:sz="0" w:space="0" w:color="auto"/>
        <w:bottom w:val="none" w:sz="0" w:space="0" w:color="auto"/>
        <w:right w:val="none" w:sz="0" w:space="0" w:color="auto"/>
      </w:divBdr>
    </w:div>
    <w:div w:id="1732193728">
      <w:bodyDiv w:val="1"/>
      <w:marLeft w:val="0"/>
      <w:marRight w:val="0"/>
      <w:marTop w:val="0"/>
      <w:marBottom w:val="0"/>
      <w:divBdr>
        <w:top w:val="none" w:sz="0" w:space="0" w:color="auto"/>
        <w:left w:val="none" w:sz="0" w:space="0" w:color="auto"/>
        <w:bottom w:val="none" w:sz="0" w:space="0" w:color="auto"/>
        <w:right w:val="none" w:sz="0" w:space="0" w:color="auto"/>
      </w:divBdr>
    </w:div>
    <w:div w:id="1750158137">
      <w:bodyDiv w:val="1"/>
      <w:marLeft w:val="0"/>
      <w:marRight w:val="0"/>
      <w:marTop w:val="0"/>
      <w:marBottom w:val="0"/>
      <w:divBdr>
        <w:top w:val="none" w:sz="0" w:space="0" w:color="auto"/>
        <w:left w:val="none" w:sz="0" w:space="0" w:color="auto"/>
        <w:bottom w:val="none" w:sz="0" w:space="0" w:color="auto"/>
        <w:right w:val="none" w:sz="0" w:space="0" w:color="auto"/>
      </w:divBdr>
    </w:div>
    <w:div w:id="1777283391">
      <w:bodyDiv w:val="1"/>
      <w:marLeft w:val="0"/>
      <w:marRight w:val="0"/>
      <w:marTop w:val="0"/>
      <w:marBottom w:val="0"/>
      <w:divBdr>
        <w:top w:val="none" w:sz="0" w:space="0" w:color="auto"/>
        <w:left w:val="none" w:sz="0" w:space="0" w:color="auto"/>
        <w:bottom w:val="none" w:sz="0" w:space="0" w:color="auto"/>
        <w:right w:val="none" w:sz="0" w:space="0" w:color="auto"/>
      </w:divBdr>
    </w:div>
    <w:div w:id="1788163226">
      <w:bodyDiv w:val="1"/>
      <w:marLeft w:val="0"/>
      <w:marRight w:val="0"/>
      <w:marTop w:val="0"/>
      <w:marBottom w:val="0"/>
      <w:divBdr>
        <w:top w:val="none" w:sz="0" w:space="0" w:color="auto"/>
        <w:left w:val="none" w:sz="0" w:space="0" w:color="auto"/>
        <w:bottom w:val="none" w:sz="0" w:space="0" w:color="auto"/>
        <w:right w:val="none" w:sz="0" w:space="0" w:color="auto"/>
      </w:divBdr>
    </w:div>
    <w:div w:id="1813599222">
      <w:bodyDiv w:val="1"/>
      <w:marLeft w:val="0"/>
      <w:marRight w:val="0"/>
      <w:marTop w:val="0"/>
      <w:marBottom w:val="0"/>
      <w:divBdr>
        <w:top w:val="none" w:sz="0" w:space="0" w:color="auto"/>
        <w:left w:val="none" w:sz="0" w:space="0" w:color="auto"/>
        <w:bottom w:val="none" w:sz="0" w:space="0" w:color="auto"/>
        <w:right w:val="none" w:sz="0" w:space="0" w:color="auto"/>
      </w:divBdr>
    </w:div>
    <w:div w:id="1841502576">
      <w:bodyDiv w:val="1"/>
      <w:marLeft w:val="0"/>
      <w:marRight w:val="0"/>
      <w:marTop w:val="0"/>
      <w:marBottom w:val="0"/>
      <w:divBdr>
        <w:top w:val="none" w:sz="0" w:space="0" w:color="auto"/>
        <w:left w:val="none" w:sz="0" w:space="0" w:color="auto"/>
        <w:bottom w:val="none" w:sz="0" w:space="0" w:color="auto"/>
        <w:right w:val="none" w:sz="0" w:space="0" w:color="auto"/>
      </w:divBdr>
    </w:div>
    <w:div w:id="1878741205">
      <w:bodyDiv w:val="1"/>
      <w:marLeft w:val="0"/>
      <w:marRight w:val="0"/>
      <w:marTop w:val="0"/>
      <w:marBottom w:val="0"/>
      <w:divBdr>
        <w:top w:val="none" w:sz="0" w:space="0" w:color="auto"/>
        <w:left w:val="none" w:sz="0" w:space="0" w:color="auto"/>
        <w:bottom w:val="none" w:sz="0" w:space="0" w:color="auto"/>
        <w:right w:val="none" w:sz="0" w:space="0" w:color="auto"/>
      </w:divBdr>
    </w:div>
    <w:div w:id="1879392698">
      <w:bodyDiv w:val="1"/>
      <w:marLeft w:val="0"/>
      <w:marRight w:val="0"/>
      <w:marTop w:val="0"/>
      <w:marBottom w:val="0"/>
      <w:divBdr>
        <w:top w:val="none" w:sz="0" w:space="0" w:color="auto"/>
        <w:left w:val="none" w:sz="0" w:space="0" w:color="auto"/>
        <w:bottom w:val="none" w:sz="0" w:space="0" w:color="auto"/>
        <w:right w:val="none" w:sz="0" w:space="0" w:color="auto"/>
      </w:divBdr>
    </w:div>
    <w:div w:id="1939096183">
      <w:bodyDiv w:val="1"/>
      <w:marLeft w:val="0"/>
      <w:marRight w:val="0"/>
      <w:marTop w:val="0"/>
      <w:marBottom w:val="0"/>
      <w:divBdr>
        <w:top w:val="none" w:sz="0" w:space="0" w:color="auto"/>
        <w:left w:val="none" w:sz="0" w:space="0" w:color="auto"/>
        <w:bottom w:val="none" w:sz="0" w:space="0" w:color="auto"/>
        <w:right w:val="none" w:sz="0" w:space="0" w:color="auto"/>
      </w:divBdr>
    </w:div>
    <w:div w:id="1940481131">
      <w:bodyDiv w:val="1"/>
      <w:marLeft w:val="0"/>
      <w:marRight w:val="0"/>
      <w:marTop w:val="0"/>
      <w:marBottom w:val="0"/>
      <w:divBdr>
        <w:top w:val="none" w:sz="0" w:space="0" w:color="auto"/>
        <w:left w:val="none" w:sz="0" w:space="0" w:color="auto"/>
        <w:bottom w:val="none" w:sz="0" w:space="0" w:color="auto"/>
        <w:right w:val="none" w:sz="0" w:space="0" w:color="auto"/>
      </w:divBdr>
    </w:div>
    <w:div w:id="1946569402">
      <w:bodyDiv w:val="1"/>
      <w:marLeft w:val="0"/>
      <w:marRight w:val="0"/>
      <w:marTop w:val="0"/>
      <w:marBottom w:val="0"/>
      <w:divBdr>
        <w:top w:val="none" w:sz="0" w:space="0" w:color="auto"/>
        <w:left w:val="none" w:sz="0" w:space="0" w:color="auto"/>
        <w:bottom w:val="none" w:sz="0" w:space="0" w:color="auto"/>
        <w:right w:val="none" w:sz="0" w:space="0" w:color="auto"/>
      </w:divBdr>
    </w:div>
    <w:div w:id="2000572320">
      <w:bodyDiv w:val="1"/>
      <w:marLeft w:val="0"/>
      <w:marRight w:val="0"/>
      <w:marTop w:val="0"/>
      <w:marBottom w:val="0"/>
      <w:divBdr>
        <w:top w:val="none" w:sz="0" w:space="0" w:color="auto"/>
        <w:left w:val="none" w:sz="0" w:space="0" w:color="auto"/>
        <w:bottom w:val="none" w:sz="0" w:space="0" w:color="auto"/>
        <w:right w:val="none" w:sz="0" w:space="0" w:color="auto"/>
      </w:divBdr>
    </w:div>
    <w:div w:id="2001688898">
      <w:bodyDiv w:val="1"/>
      <w:marLeft w:val="0"/>
      <w:marRight w:val="0"/>
      <w:marTop w:val="0"/>
      <w:marBottom w:val="0"/>
      <w:divBdr>
        <w:top w:val="none" w:sz="0" w:space="0" w:color="auto"/>
        <w:left w:val="none" w:sz="0" w:space="0" w:color="auto"/>
        <w:bottom w:val="none" w:sz="0" w:space="0" w:color="auto"/>
        <w:right w:val="none" w:sz="0" w:space="0" w:color="auto"/>
      </w:divBdr>
    </w:div>
    <w:div w:id="2013796335">
      <w:bodyDiv w:val="1"/>
      <w:marLeft w:val="0"/>
      <w:marRight w:val="0"/>
      <w:marTop w:val="0"/>
      <w:marBottom w:val="0"/>
      <w:divBdr>
        <w:top w:val="none" w:sz="0" w:space="0" w:color="auto"/>
        <w:left w:val="none" w:sz="0" w:space="0" w:color="auto"/>
        <w:bottom w:val="none" w:sz="0" w:space="0" w:color="auto"/>
        <w:right w:val="none" w:sz="0" w:space="0" w:color="auto"/>
      </w:divBdr>
    </w:div>
    <w:div w:id="2023244597">
      <w:bodyDiv w:val="1"/>
      <w:marLeft w:val="0"/>
      <w:marRight w:val="0"/>
      <w:marTop w:val="0"/>
      <w:marBottom w:val="0"/>
      <w:divBdr>
        <w:top w:val="none" w:sz="0" w:space="0" w:color="auto"/>
        <w:left w:val="none" w:sz="0" w:space="0" w:color="auto"/>
        <w:bottom w:val="none" w:sz="0" w:space="0" w:color="auto"/>
        <w:right w:val="none" w:sz="0" w:space="0" w:color="auto"/>
      </w:divBdr>
    </w:div>
    <w:div w:id="2034379138">
      <w:bodyDiv w:val="1"/>
      <w:marLeft w:val="0"/>
      <w:marRight w:val="0"/>
      <w:marTop w:val="0"/>
      <w:marBottom w:val="0"/>
      <w:divBdr>
        <w:top w:val="none" w:sz="0" w:space="0" w:color="auto"/>
        <w:left w:val="none" w:sz="0" w:space="0" w:color="auto"/>
        <w:bottom w:val="none" w:sz="0" w:space="0" w:color="auto"/>
        <w:right w:val="none" w:sz="0" w:space="0" w:color="auto"/>
      </w:divBdr>
    </w:div>
    <w:div w:id="2078161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package" Target="embeddings/Microsoft_Word_Document.docx"/><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8.png"/><Relationship Id="rId50" Type="http://schemas.openxmlformats.org/officeDocument/2006/relationships/oleObject" Target="embeddings/oleObject9.bin"/><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oleObject" Target="embeddings/oleObject13.bin"/><Relationship Id="rId76" Type="http://schemas.openxmlformats.org/officeDocument/2006/relationships/image" Target="media/image51.png"/><Relationship Id="rId84" Type="http://schemas.openxmlformats.org/officeDocument/2006/relationships/oleObject" Target="embeddings/oleObject16.bin"/><Relationship Id="rId89"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oleObject" Target="embeddings/oleObject4.bin"/><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9.png"/><Relationship Id="rId79" Type="http://schemas.openxmlformats.org/officeDocument/2006/relationships/oleObject" Target="embeddings/oleObject14.bin"/><Relationship Id="rId87"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5.png"/><Relationship Id="rId90" Type="http://schemas.openxmlformats.org/officeDocument/2006/relationships/image" Target="media/image61.png"/><Relationship Id="rId19" Type="http://schemas.openxmlformats.org/officeDocument/2006/relationships/image" Target="media/image10.emf"/><Relationship Id="rId14" Type="http://schemas.openxmlformats.org/officeDocument/2006/relationships/header" Target="header3.xml"/><Relationship Id="rId22" Type="http://schemas.openxmlformats.org/officeDocument/2006/relationships/image" Target="media/image12.png"/><Relationship Id="rId27" Type="http://schemas.openxmlformats.org/officeDocument/2006/relationships/comments" Target="comments.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image" Target="media/image47.png"/><Relationship Id="rId80" Type="http://schemas.openxmlformats.org/officeDocument/2006/relationships/image" Target="media/image54.png"/><Relationship Id="rId85" Type="http://schemas.openxmlformats.org/officeDocument/2006/relationships/image" Target="media/image57.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9.em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package" Target="embeddings/Microsoft_Word_Document1.docx"/><Relationship Id="rId41" Type="http://schemas.openxmlformats.org/officeDocument/2006/relationships/image" Target="media/image25.png"/><Relationship Id="rId54" Type="http://schemas.openxmlformats.org/officeDocument/2006/relationships/oleObject" Target="embeddings/oleObject11.bin"/><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6.png"/><Relationship Id="rId88" Type="http://schemas.openxmlformats.org/officeDocument/2006/relationships/image" Target="media/image59.png"/><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microsoft.com/office/2011/relationships/commentsExtended" Target="commentsExtended.xml"/><Relationship Id="rId36" Type="http://schemas.openxmlformats.org/officeDocument/2006/relationships/oleObject" Target="embeddings/oleObject2.bin"/><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oleObject" Target="embeddings/oleObject15.bin"/><Relationship Id="rId86" Type="http://schemas.openxmlformats.org/officeDocument/2006/relationships/oleObject" Target="embeddings/oleObject17.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18753-20AE-4558-B118-26DA9DA42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6943</Words>
  <Characters>39581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Steve Watson</Company>
  <LinksUpToDate>false</LinksUpToDate>
  <CharactersWithSpaces>46432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Watson</dc:creator>
  <dc:description>XSol Documentation Generation Notes:
Template paths: C:\ProgramData\XSol\InOrder\DocTemplate\
Word template name: standard_template.xml
HTML template name: 
_
Model name: 
_
Windows username: SDWatson
_
Date/time stamp (year, month, day, hour, minute, second): 2015-01-29 17:38:43
_
DOCUMENTATION FILTER
TRADING ENTITIES selected:
Project Centric Manufacturing
_
PROCESS GROUPS selected:
End to End Process
Marketing &amp; CRM
Projects
Engineering
Planning
Production
Purchasing
Quality
Customer Service Management
Supplier Relationship Management
Inventory Management
Financials
_
PROCESSES selected:
Level 1
MC001 Marketing Campaign
MC002 Estimate/Quote to Order
MC003 Sales to Ship
MC004 Customer Returns
PRO001 Projects
PRO002 Project changes
ENG001 Engineering Change Management
ENG002 Costing
ENG003 Equipment and Plant Maintenance
PLAN001 Demand Planning
PROD001 Production Demand to Close
PROD002 Production Job Picking
PROD003 Rework
PUR001 Requisition Approval
PUR002 Request for Quote
PUR003 Purchase to Receipt
PUR004 Supplier Returns
QUA001 Quality Inspection to Resolution
QUA002 DMR
CSM001 New / Change Customers
CSM002 (Field Service) Maintainence
CSM003 Customer Service
SRM001 New Supplier
INV001 Inventory Count
INV002 Inventory Movements
FIN001 Invoice to Cash
FIN002 Invoice to Payment
FIN003 Credit Note
FIN004 Trial Balance to Reporting
FIN005 Cash Management Process
FIN006 Fixed Assets: Acquisition To Disposal
_
ROLES selected:
Accounts Manager
All Staff
CEO / Managing Director
Customer
Customer Service
Customer Service Manager
Despatch Manager
Engineering
Engineering &amp; Plant Maintenance
Engineering Manager
Epicor system
Field Service Engineer
Finance
Finance controller
Finance manager
Marketing
Marketing Manager
Production
Production Control
Production Manager
Production Operative
Project Manager
Purchasing
Purchasing Manager
Quality
Quality Controller
Quality Manager
Sales Manager
Sales/ Commercial
Service Engineer
Shipping
Spares
Stores
Stores Manager
_
TABLE GROUPS selected:
_
RESOURCES selected:
_
RESOURCE EXTENSIONS selected:
_
CONTROL GROUPS</dc:description>
  <cp:lastModifiedBy>Steenberg, Adele</cp:lastModifiedBy>
  <cp:revision>3</cp:revision>
  <dcterms:created xsi:type="dcterms:W3CDTF">2017-10-19T08:41:00Z</dcterms:created>
  <dcterms:modified xsi:type="dcterms:W3CDTF">2017-10-19T08:41:00Z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SOL__VERSION">
    <vt:lpwstr>1.0.1</vt:lpwstr>
  </property>
</Properties>
</file>