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AD5" w:rsidRDefault="00876F52">
      <w:bookmarkStart w:id="0" w:name="_GoBack"/>
      <w:bookmarkEnd w:id="0"/>
      <w:r>
        <w:rPr>
          <w:noProof/>
          <w:lang w:val="en-GB" w:eastAsia="en-GB"/>
        </w:rPr>
        <w:drawing>
          <wp:anchor distT="0" distB="0" distL="114300" distR="114300" simplePos="0" relativeHeight="251658240" behindDoc="1" locked="0" layoutInCell="1" allowOverlap="1">
            <wp:simplePos x="0" y="0"/>
            <wp:positionH relativeFrom="column">
              <wp:posOffset>-208280</wp:posOffset>
            </wp:positionH>
            <wp:positionV relativeFrom="paragraph">
              <wp:posOffset>-325120</wp:posOffset>
            </wp:positionV>
            <wp:extent cx="8008620" cy="5556250"/>
            <wp:effectExtent l="0" t="0" r="0" b="0"/>
            <wp:wrapNone/>
            <wp:docPr id="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6515" cy="4445000"/>
                    </a:xfrm>
                    <a:prstGeom prst="rect">
                      <a:avLst/>
                    </a:prstGeom>
                    <a:noFill/>
                  </pic:spPr>
                </pic:pic>
              </a:graphicData>
            </a:graphic>
            <wp14:sizeRelH relativeFrom="page">
              <wp14:pctWidth>0</wp14:pctWidth>
            </wp14:sizeRelH>
            <wp14:sizeRelV relativeFrom="page">
              <wp14:pctHeight>0</wp14:pctHeight>
            </wp14:sizeRelV>
          </wp:anchor>
        </w:drawing>
      </w:r>
    </w:p>
    <w:p w:rsidR="00662AD5" w:rsidRDefault="00662AD5"/>
    <w:p w:rsidR="00662AD5" w:rsidRDefault="00662AD5"/>
    <w:p w:rsidR="00662AD5" w:rsidRDefault="00662AD5"/>
    <w:p w:rsidR="00662AD5" w:rsidRDefault="00662AD5"/>
    <w:p w:rsidR="00662AD5" w:rsidRDefault="00662AD5"/>
    <w:p w:rsidR="00662AD5" w:rsidRDefault="00662AD5">
      <w:pPr>
        <w:pStyle w:val="logo"/>
      </w:pPr>
      <w:bookmarkStart w:id="1" w:name="XSOL__MODEL_LOGO"/>
      <w:bookmarkEnd w:id="1"/>
    </w:p>
    <w:p w:rsidR="00662AD5" w:rsidRDefault="00662AD5"/>
    <w:p w:rsidR="00662AD5" w:rsidRDefault="00662AD5"/>
    <w:p w:rsidR="00662AD5" w:rsidRDefault="00662AD5"/>
    <w:p w:rsidR="000E68D4" w:rsidRDefault="000E68D4"/>
    <w:p w:rsidR="000E68D4" w:rsidRPr="000E68D4" w:rsidRDefault="000E68D4" w:rsidP="000E68D4"/>
    <w:p w:rsidR="000E68D4" w:rsidRPr="000E68D4" w:rsidRDefault="000E68D4" w:rsidP="000E68D4"/>
    <w:p w:rsidR="000E68D4" w:rsidRPr="000E68D4" w:rsidRDefault="000E68D4" w:rsidP="000E68D4"/>
    <w:p w:rsidR="000E68D4" w:rsidRPr="000E68D4" w:rsidRDefault="000E68D4" w:rsidP="000E68D4"/>
    <w:p w:rsidR="000E68D4" w:rsidRPr="000E68D4" w:rsidRDefault="000E68D4" w:rsidP="000E68D4"/>
    <w:p w:rsidR="000E68D4" w:rsidRPr="000E68D4" w:rsidRDefault="000E68D4" w:rsidP="000E68D4"/>
    <w:p w:rsidR="000E68D4" w:rsidRPr="000E68D4" w:rsidRDefault="000E68D4" w:rsidP="000E68D4"/>
    <w:p w:rsidR="000E68D4" w:rsidRPr="000E68D4" w:rsidRDefault="000E68D4" w:rsidP="000E68D4"/>
    <w:p w:rsidR="000E68D4" w:rsidRPr="000E68D4" w:rsidRDefault="000E68D4" w:rsidP="000E68D4"/>
    <w:p w:rsidR="000E68D4" w:rsidRPr="000E68D4" w:rsidRDefault="000E68D4" w:rsidP="000E68D4"/>
    <w:p w:rsidR="000E68D4" w:rsidRDefault="000E68D4" w:rsidP="000E68D4">
      <w:pPr>
        <w:tabs>
          <w:tab w:val="left" w:pos="3465"/>
        </w:tabs>
      </w:pPr>
      <w:r>
        <w:tab/>
      </w:r>
    </w:p>
    <w:p w:rsidR="000E68D4" w:rsidRDefault="000E68D4" w:rsidP="000E68D4">
      <w:pPr>
        <w:tabs>
          <w:tab w:val="left" w:pos="3465"/>
        </w:tabs>
      </w:pPr>
    </w:p>
    <w:p w:rsidR="000E68D4" w:rsidRDefault="000E68D4" w:rsidP="000E68D4">
      <w:pPr>
        <w:pStyle w:val="titlepagesmall"/>
      </w:pPr>
      <w:r>
        <w:t>Authors:</w:t>
      </w:r>
    </w:p>
    <w:p w:rsidR="000E68D4" w:rsidRDefault="000E68D4" w:rsidP="000E68D4">
      <w:pPr>
        <w:pStyle w:val="titlepagesmall"/>
      </w:pPr>
      <w:r>
        <w:t xml:space="preserve"> Ashraf Al Rashedy, </w:t>
      </w:r>
    </w:p>
    <w:p w:rsidR="000E68D4" w:rsidRDefault="000E68D4" w:rsidP="000E68D4"/>
    <w:p w:rsidR="000E68D4" w:rsidRDefault="000E68D4" w:rsidP="000E68D4"/>
    <w:p w:rsidR="000E68D4" w:rsidRDefault="000E68D4" w:rsidP="000E68D4">
      <w:pPr>
        <w:pStyle w:val="titlepagesmall"/>
      </w:pPr>
      <w:r>
        <w:t>Document generated: 28</w:t>
      </w:r>
      <w:r w:rsidRPr="007A33A7">
        <w:rPr>
          <w:vertAlign w:val="superscript"/>
        </w:rPr>
        <w:t>th</w:t>
      </w:r>
      <w:r>
        <w:t xml:space="preserve"> Sep 2017</w:t>
      </w:r>
    </w:p>
    <w:p w:rsidR="000E68D4" w:rsidRDefault="000E68D4" w:rsidP="000E68D4">
      <w:pPr>
        <w:tabs>
          <w:tab w:val="left" w:pos="3465"/>
        </w:tabs>
      </w:pPr>
    </w:p>
    <w:p w:rsidR="00342D89" w:rsidRDefault="000E68D4" w:rsidP="000E68D4">
      <w:pPr>
        <w:tabs>
          <w:tab w:val="left" w:pos="3465"/>
        </w:tabs>
      </w:pPr>
      <w:r>
        <w:tab/>
      </w:r>
    </w:p>
    <w:p w:rsidR="00342D89" w:rsidRPr="00342D89" w:rsidRDefault="00342D89" w:rsidP="00342D89"/>
    <w:p w:rsidR="00342D89" w:rsidRPr="00342D89" w:rsidRDefault="00342D89" w:rsidP="00342D89"/>
    <w:p w:rsidR="00342D89" w:rsidRDefault="00342D89" w:rsidP="00342D89"/>
    <w:p w:rsidR="00342D89" w:rsidRDefault="00342D89" w:rsidP="00342D89">
      <w:pPr>
        <w:jc w:val="right"/>
      </w:pPr>
    </w:p>
    <w:p w:rsidR="00342D89" w:rsidRDefault="00876F52" w:rsidP="00342D89">
      <w:r>
        <w:rPr>
          <w:noProof/>
          <w:lang w:val="en-GB" w:eastAsia="en-GB"/>
        </w:rPr>
        <w:drawing>
          <wp:anchor distT="0" distB="0" distL="114300" distR="114300" simplePos="0" relativeHeight="251657216" behindDoc="0" locked="0" layoutInCell="1" allowOverlap="1">
            <wp:simplePos x="0" y="0"/>
            <wp:positionH relativeFrom="column">
              <wp:posOffset>3332480</wp:posOffset>
            </wp:positionH>
            <wp:positionV relativeFrom="paragraph">
              <wp:posOffset>1181735</wp:posOffset>
            </wp:positionV>
            <wp:extent cx="2267585" cy="668020"/>
            <wp:effectExtent l="0" t="0" r="0" b="0"/>
            <wp:wrapSquare wrapText="bothSides"/>
            <wp:docPr id="286"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3560" cy="534035"/>
                    </a:xfrm>
                    <a:prstGeom prst="rect">
                      <a:avLst/>
                    </a:prstGeom>
                    <a:noFill/>
                  </pic:spPr>
                </pic:pic>
              </a:graphicData>
            </a:graphic>
            <wp14:sizeRelH relativeFrom="page">
              <wp14:pctWidth>0</wp14:pctWidth>
            </wp14:sizeRelH>
            <wp14:sizeRelV relativeFrom="page">
              <wp14:pctHeight>0</wp14:pctHeight>
            </wp14:sizeRelV>
          </wp:anchor>
        </w:drawing>
      </w:r>
    </w:p>
    <w:p w:rsidR="00662AD5" w:rsidRPr="00342D89" w:rsidRDefault="00662AD5" w:rsidP="00342D89">
      <w:pPr>
        <w:sectPr w:rsidR="00662AD5" w:rsidRPr="00342D89" w:rsidSect="00DB106F">
          <w:headerReference w:type="default" r:id="rId9"/>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662AD5" w:rsidRDefault="00D15DB5">
      <w:pPr>
        <w:pStyle w:val="tocheader"/>
      </w:pPr>
      <w:r>
        <w:lastRenderedPageBreak/>
        <w:t>Table of Contents</w:t>
      </w:r>
    </w:p>
    <w:p w:rsidR="00662AD5" w:rsidRDefault="00662AD5"/>
    <w:p w:rsidR="00F722F7" w:rsidRPr="008A109A" w:rsidRDefault="00662AD5">
      <w:pPr>
        <w:pStyle w:val="TOC1"/>
        <w:tabs>
          <w:tab w:val="right" w:leader="dot" w:pos="9063"/>
        </w:tabs>
        <w:rPr>
          <w:rFonts w:ascii="Calibri" w:hAnsi="Calibri"/>
          <w:b w:val="0"/>
          <w:noProof/>
          <w:sz w:val="22"/>
          <w:szCs w:val="22"/>
          <w:lang w:val="en-GB" w:eastAsia="en-GB"/>
        </w:rPr>
      </w:pPr>
      <w:r>
        <w:fldChar w:fldCharType="begin"/>
      </w:r>
      <w:r w:rsidR="00D15DB5">
        <w:instrText xml:space="preserve"> TOC \o "1-5" \h \z </w:instrText>
      </w:r>
      <w:r>
        <w:fldChar w:fldCharType="separate"/>
      </w:r>
      <w:hyperlink w:anchor="_Toc494408369" w:history="1">
        <w:r w:rsidR="00F722F7" w:rsidRPr="0086546A">
          <w:rPr>
            <w:rStyle w:val="Hyperlink"/>
            <w:noProof/>
          </w:rPr>
          <w:t>MSD E10 process model</w:t>
        </w:r>
        <w:r w:rsidR="00F722F7">
          <w:rPr>
            <w:noProof/>
            <w:webHidden/>
          </w:rPr>
          <w:tab/>
        </w:r>
        <w:r w:rsidR="00F722F7">
          <w:rPr>
            <w:noProof/>
            <w:webHidden/>
          </w:rPr>
          <w:fldChar w:fldCharType="begin"/>
        </w:r>
        <w:r w:rsidR="00F722F7">
          <w:rPr>
            <w:noProof/>
            <w:webHidden/>
          </w:rPr>
          <w:instrText xml:space="preserve"> PAGEREF _Toc494408369 \h </w:instrText>
        </w:r>
        <w:r w:rsidR="00F722F7">
          <w:rPr>
            <w:noProof/>
            <w:webHidden/>
          </w:rPr>
        </w:r>
        <w:r w:rsidR="00F722F7">
          <w:rPr>
            <w:noProof/>
            <w:webHidden/>
          </w:rPr>
          <w:fldChar w:fldCharType="separate"/>
        </w:r>
        <w:r w:rsidR="00F722F7">
          <w:rPr>
            <w:noProof/>
            <w:webHidden/>
          </w:rPr>
          <w:t>3</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370" w:history="1">
        <w:r w:rsidR="00F722F7" w:rsidRPr="0086546A">
          <w:rPr>
            <w:rStyle w:val="Hyperlink"/>
            <w:noProof/>
          </w:rPr>
          <w:t>General Ledger</w:t>
        </w:r>
        <w:r w:rsidR="00F722F7">
          <w:rPr>
            <w:noProof/>
            <w:webHidden/>
          </w:rPr>
          <w:tab/>
        </w:r>
        <w:r w:rsidR="00F722F7">
          <w:rPr>
            <w:noProof/>
            <w:webHidden/>
          </w:rPr>
          <w:fldChar w:fldCharType="begin"/>
        </w:r>
        <w:r w:rsidR="00F722F7">
          <w:rPr>
            <w:noProof/>
            <w:webHidden/>
          </w:rPr>
          <w:instrText xml:space="preserve"> PAGEREF _Toc494408370 \h </w:instrText>
        </w:r>
        <w:r w:rsidR="00F722F7">
          <w:rPr>
            <w:noProof/>
            <w:webHidden/>
          </w:rPr>
        </w:r>
        <w:r w:rsidR="00F722F7">
          <w:rPr>
            <w:noProof/>
            <w:webHidden/>
          </w:rPr>
          <w:fldChar w:fldCharType="separate"/>
        </w:r>
        <w:r w:rsidR="00F722F7">
          <w:rPr>
            <w:noProof/>
            <w:webHidden/>
          </w:rPr>
          <w:t>5</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1" w:history="1">
        <w:r w:rsidR="00F722F7" w:rsidRPr="0086546A">
          <w:rPr>
            <w:rStyle w:val="Hyperlink"/>
            <w:noProof/>
          </w:rPr>
          <w:t>New GL Account</w:t>
        </w:r>
        <w:r w:rsidR="00F722F7">
          <w:rPr>
            <w:noProof/>
            <w:webHidden/>
          </w:rPr>
          <w:tab/>
        </w:r>
        <w:r w:rsidR="00F722F7">
          <w:rPr>
            <w:noProof/>
            <w:webHidden/>
          </w:rPr>
          <w:fldChar w:fldCharType="begin"/>
        </w:r>
        <w:r w:rsidR="00F722F7">
          <w:rPr>
            <w:noProof/>
            <w:webHidden/>
          </w:rPr>
          <w:instrText xml:space="preserve"> PAGEREF _Toc494408371 \h </w:instrText>
        </w:r>
        <w:r w:rsidR="00F722F7">
          <w:rPr>
            <w:noProof/>
            <w:webHidden/>
          </w:rPr>
        </w:r>
        <w:r w:rsidR="00F722F7">
          <w:rPr>
            <w:noProof/>
            <w:webHidden/>
          </w:rPr>
          <w:fldChar w:fldCharType="separate"/>
        </w:r>
        <w:r w:rsidR="00F722F7">
          <w:rPr>
            <w:noProof/>
            <w:webHidden/>
          </w:rPr>
          <w:t>6</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2" w:history="1">
        <w:r w:rsidR="00F722F7" w:rsidRPr="0086546A">
          <w:rPr>
            <w:rStyle w:val="Hyperlink"/>
            <w:noProof/>
          </w:rPr>
          <w:t>GL Journal Entries</w:t>
        </w:r>
        <w:r w:rsidR="00F722F7">
          <w:rPr>
            <w:noProof/>
            <w:webHidden/>
          </w:rPr>
          <w:tab/>
        </w:r>
        <w:r w:rsidR="00F722F7">
          <w:rPr>
            <w:noProof/>
            <w:webHidden/>
          </w:rPr>
          <w:fldChar w:fldCharType="begin"/>
        </w:r>
        <w:r w:rsidR="00F722F7">
          <w:rPr>
            <w:noProof/>
            <w:webHidden/>
          </w:rPr>
          <w:instrText xml:space="preserve"> PAGEREF _Toc494408372 \h </w:instrText>
        </w:r>
        <w:r w:rsidR="00F722F7">
          <w:rPr>
            <w:noProof/>
            <w:webHidden/>
          </w:rPr>
        </w:r>
        <w:r w:rsidR="00F722F7">
          <w:rPr>
            <w:noProof/>
            <w:webHidden/>
          </w:rPr>
          <w:fldChar w:fldCharType="separate"/>
        </w:r>
        <w:r w:rsidR="00F722F7">
          <w:rPr>
            <w:noProof/>
            <w:webHidden/>
          </w:rPr>
          <w:t>8</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3" w:history="1">
        <w:r w:rsidR="00F722F7" w:rsidRPr="0086546A">
          <w:rPr>
            <w:rStyle w:val="Hyperlink"/>
            <w:noProof/>
          </w:rPr>
          <w:t>GL Budget</w:t>
        </w:r>
        <w:r w:rsidR="00F722F7">
          <w:rPr>
            <w:noProof/>
            <w:webHidden/>
          </w:rPr>
          <w:tab/>
        </w:r>
        <w:r w:rsidR="00F722F7">
          <w:rPr>
            <w:noProof/>
            <w:webHidden/>
          </w:rPr>
          <w:fldChar w:fldCharType="begin"/>
        </w:r>
        <w:r w:rsidR="00F722F7">
          <w:rPr>
            <w:noProof/>
            <w:webHidden/>
          </w:rPr>
          <w:instrText xml:space="preserve"> PAGEREF _Toc494408373 \h </w:instrText>
        </w:r>
        <w:r w:rsidR="00F722F7">
          <w:rPr>
            <w:noProof/>
            <w:webHidden/>
          </w:rPr>
        </w:r>
        <w:r w:rsidR="00F722F7">
          <w:rPr>
            <w:noProof/>
            <w:webHidden/>
          </w:rPr>
          <w:fldChar w:fldCharType="separate"/>
        </w:r>
        <w:r w:rsidR="00F722F7">
          <w:rPr>
            <w:noProof/>
            <w:webHidden/>
          </w:rPr>
          <w:t>11</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4" w:history="1">
        <w:r w:rsidR="00F722F7" w:rsidRPr="0086546A">
          <w:rPr>
            <w:rStyle w:val="Hyperlink"/>
            <w:noProof/>
          </w:rPr>
          <w:t>GL Period End</w:t>
        </w:r>
        <w:r w:rsidR="00F722F7">
          <w:rPr>
            <w:noProof/>
            <w:webHidden/>
          </w:rPr>
          <w:tab/>
        </w:r>
        <w:r w:rsidR="00F722F7">
          <w:rPr>
            <w:noProof/>
            <w:webHidden/>
          </w:rPr>
          <w:fldChar w:fldCharType="begin"/>
        </w:r>
        <w:r w:rsidR="00F722F7">
          <w:rPr>
            <w:noProof/>
            <w:webHidden/>
          </w:rPr>
          <w:instrText xml:space="preserve"> PAGEREF _Toc494408374 \h </w:instrText>
        </w:r>
        <w:r w:rsidR="00F722F7">
          <w:rPr>
            <w:noProof/>
            <w:webHidden/>
          </w:rPr>
        </w:r>
        <w:r w:rsidR="00F722F7">
          <w:rPr>
            <w:noProof/>
            <w:webHidden/>
          </w:rPr>
          <w:fldChar w:fldCharType="separate"/>
        </w:r>
        <w:r w:rsidR="00F722F7">
          <w:rPr>
            <w:noProof/>
            <w:webHidden/>
          </w:rPr>
          <w:t>14</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5" w:history="1">
        <w:r w:rsidR="00F722F7" w:rsidRPr="0086546A">
          <w:rPr>
            <w:rStyle w:val="Hyperlink"/>
            <w:noProof/>
          </w:rPr>
          <w:t>Financial Reporting</w:t>
        </w:r>
        <w:r w:rsidR="00F722F7">
          <w:rPr>
            <w:noProof/>
            <w:webHidden/>
          </w:rPr>
          <w:tab/>
        </w:r>
        <w:r w:rsidR="00F722F7">
          <w:rPr>
            <w:noProof/>
            <w:webHidden/>
          </w:rPr>
          <w:fldChar w:fldCharType="begin"/>
        </w:r>
        <w:r w:rsidR="00F722F7">
          <w:rPr>
            <w:noProof/>
            <w:webHidden/>
          </w:rPr>
          <w:instrText xml:space="preserve"> PAGEREF _Toc494408375 \h </w:instrText>
        </w:r>
        <w:r w:rsidR="00F722F7">
          <w:rPr>
            <w:noProof/>
            <w:webHidden/>
          </w:rPr>
        </w:r>
        <w:r w:rsidR="00F722F7">
          <w:rPr>
            <w:noProof/>
            <w:webHidden/>
          </w:rPr>
          <w:fldChar w:fldCharType="separate"/>
        </w:r>
        <w:r w:rsidR="00F722F7">
          <w:rPr>
            <w:noProof/>
            <w:webHidden/>
          </w:rPr>
          <w:t>21</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376" w:history="1">
        <w:r w:rsidR="00F722F7" w:rsidRPr="0086546A">
          <w:rPr>
            <w:rStyle w:val="Hyperlink"/>
            <w:noProof/>
          </w:rPr>
          <w:t>Accounts Receivable</w:t>
        </w:r>
        <w:r w:rsidR="00F722F7">
          <w:rPr>
            <w:noProof/>
            <w:webHidden/>
          </w:rPr>
          <w:tab/>
        </w:r>
        <w:r w:rsidR="00F722F7">
          <w:rPr>
            <w:noProof/>
            <w:webHidden/>
          </w:rPr>
          <w:fldChar w:fldCharType="begin"/>
        </w:r>
        <w:r w:rsidR="00F722F7">
          <w:rPr>
            <w:noProof/>
            <w:webHidden/>
          </w:rPr>
          <w:instrText xml:space="preserve"> PAGEREF _Toc494408376 \h </w:instrText>
        </w:r>
        <w:r w:rsidR="00F722F7">
          <w:rPr>
            <w:noProof/>
            <w:webHidden/>
          </w:rPr>
        </w:r>
        <w:r w:rsidR="00F722F7">
          <w:rPr>
            <w:noProof/>
            <w:webHidden/>
          </w:rPr>
          <w:fldChar w:fldCharType="separate"/>
        </w:r>
        <w:r w:rsidR="00F722F7">
          <w:rPr>
            <w:noProof/>
            <w:webHidden/>
          </w:rPr>
          <w:t>24</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7" w:history="1">
        <w:r w:rsidR="00F722F7" w:rsidRPr="0086546A">
          <w:rPr>
            <w:rStyle w:val="Hyperlink"/>
            <w:noProof/>
          </w:rPr>
          <w:t>Create/Update Customer Record</w:t>
        </w:r>
        <w:r w:rsidR="00F722F7">
          <w:rPr>
            <w:noProof/>
            <w:webHidden/>
          </w:rPr>
          <w:tab/>
        </w:r>
        <w:r w:rsidR="00F722F7">
          <w:rPr>
            <w:noProof/>
            <w:webHidden/>
          </w:rPr>
          <w:fldChar w:fldCharType="begin"/>
        </w:r>
        <w:r w:rsidR="00F722F7">
          <w:rPr>
            <w:noProof/>
            <w:webHidden/>
          </w:rPr>
          <w:instrText xml:space="preserve"> PAGEREF _Toc494408377 \h </w:instrText>
        </w:r>
        <w:r w:rsidR="00F722F7">
          <w:rPr>
            <w:noProof/>
            <w:webHidden/>
          </w:rPr>
        </w:r>
        <w:r w:rsidR="00F722F7">
          <w:rPr>
            <w:noProof/>
            <w:webHidden/>
          </w:rPr>
          <w:fldChar w:fldCharType="separate"/>
        </w:r>
        <w:r w:rsidR="00F722F7">
          <w:rPr>
            <w:noProof/>
            <w:webHidden/>
          </w:rPr>
          <w:t>25</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8" w:history="1">
        <w:r w:rsidR="00F722F7" w:rsidRPr="0086546A">
          <w:rPr>
            <w:rStyle w:val="Hyperlink"/>
            <w:noProof/>
          </w:rPr>
          <w:t>AR Invoice</w:t>
        </w:r>
        <w:r w:rsidR="00F722F7">
          <w:rPr>
            <w:noProof/>
            <w:webHidden/>
          </w:rPr>
          <w:tab/>
        </w:r>
        <w:r w:rsidR="00F722F7">
          <w:rPr>
            <w:noProof/>
            <w:webHidden/>
          </w:rPr>
          <w:fldChar w:fldCharType="begin"/>
        </w:r>
        <w:r w:rsidR="00F722F7">
          <w:rPr>
            <w:noProof/>
            <w:webHidden/>
          </w:rPr>
          <w:instrText xml:space="preserve"> PAGEREF _Toc494408378 \h </w:instrText>
        </w:r>
        <w:r w:rsidR="00F722F7">
          <w:rPr>
            <w:noProof/>
            <w:webHidden/>
          </w:rPr>
        </w:r>
        <w:r w:rsidR="00F722F7">
          <w:rPr>
            <w:noProof/>
            <w:webHidden/>
          </w:rPr>
          <w:fldChar w:fldCharType="separate"/>
        </w:r>
        <w:r w:rsidR="00F722F7">
          <w:rPr>
            <w:noProof/>
            <w:webHidden/>
          </w:rPr>
          <w:t>28</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79" w:history="1">
        <w:r w:rsidR="00F722F7" w:rsidRPr="0086546A">
          <w:rPr>
            <w:rStyle w:val="Hyperlink"/>
            <w:noProof/>
          </w:rPr>
          <w:t>Credit Note</w:t>
        </w:r>
        <w:r w:rsidR="00F722F7">
          <w:rPr>
            <w:noProof/>
            <w:webHidden/>
          </w:rPr>
          <w:tab/>
        </w:r>
        <w:r w:rsidR="00F722F7">
          <w:rPr>
            <w:noProof/>
            <w:webHidden/>
          </w:rPr>
          <w:fldChar w:fldCharType="begin"/>
        </w:r>
        <w:r w:rsidR="00F722F7">
          <w:rPr>
            <w:noProof/>
            <w:webHidden/>
          </w:rPr>
          <w:instrText xml:space="preserve"> PAGEREF _Toc494408379 \h </w:instrText>
        </w:r>
        <w:r w:rsidR="00F722F7">
          <w:rPr>
            <w:noProof/>
            <w:webHidden/>
          </w:rPr>
        </w:r>
        <w:r w:rsidR="00F722F7">
          <w:rPr>
            <w:noProof/>
            <w:webHidden/>
          </w:rPr>
          <w:fldChar w:fldCharType="separate"/>
        </w:r>
        <w:r w:rsidR="00F722F7">
          <w:rPr>
            <w:noProof/>
            <w:webHidden/>
          </w:rPr>
          <w:t>31</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0" w:history="1">
        <w:r w:rsidR="00F722F7" w:rsidRPr="0086546A">
          <w:rPr>
            <w:rStyle w:val="Hyperlink"/>
            <w:noProof/>
          </w:rPr>
          <w:t>Balance Transfer</w:t>
        </w:r>
        <w:r w:rsidR="00F722F7">
          <w:rPr>
            <w:noProof/>
            <w:webHidden/>
          </w:rPr>
          <w:tab/>
        </w:r>
        <w:r w:rsidR="00F722F7">
          <w:rPr>
            <w:noProof/>
            <w:webHidden/>
          </w:rPr>
          <w:fldChar w:fldCharType="begin"/>
        </w:r>
        <w:r w:rsidR="00F722F7">
          <w:rPr>
            <w:noProof/>
            <w:webHidden/>
          </w:rPr>
          <w:instrText xml:space="preserve"> PAGEREF _Toc494408380 \h </w:instrText>
        </w:r>
        <w:r w:rsidR="00F722F7">
          <w:rPr>
            <w:noProof/>
            <w:webHidden/>
          </w:rPr>
        </w:r>
        <w:r w:rsidR="00F722F7">
          <w:rPr>
            <w:noProof/>
            <w:webHidden/>
          </w:rPr>
          <w:fldChar w:fldCharType="separate"/>
        </w:r>
        <w:r w:rsidR="00F722F7">
          <w:rPr>
            <w:noProof/>
            <w:webHidden/>
          </w:rPr>
          <w:t>34</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1" w:history="1">
        <w:r w:rsidR="00F722F7" w:rsidRPr="0086546A">
          <w:rPr>
            <w:rStyle w:val="Hyperlink"/>
            <w:noProof/>
          </w:rPr>
          <w:t>AR Invoice Matching Correction</w:t>
        </w:r>
        <w:r w:rsidR="00F722F7">
          <w:rPr>
            <w:noProof/>
            <w:webHidden/>
          </w:rPr>
          <w:tab/>
        </w:r>
        <w:r w:rsidR="00F722F7">
          <w:rPr>
            <w:noProof/>
            <w:webHidden/>
          </w:rPr>
          <w:fldChar w:fldCharType="begin"/>
        </w:r>
        <w:r w:rsidR="00F722F7">
          <w:rPr>
            <w:noProof/>
            <w:webHidden/>
          </w:rPr>
          <w:instrText xml:space="preserve"> PAGEREF _Toc494408381 \h </w:instrText>
        </w:r>
        <w:r w:rsidR="00F722F7">
          <w:rPr>
            <w:noProof/>
            <w:webHidden/>
          </w:rPr>
        </w:r>
        <w:r w:rsidR="00F722F7">
          <w:rPr>
            <w:noProof/>
            <w:webHidden/>
          </w:rPr>
          <w:fldChar w:fldCharType="separate"/>
        </w:r>
        <w:r w:rsidR="00F722F7">
          <w:rPr>
            <w:noProof/>
            <w:webHidden/>
          </w:rPr>
          <w:t>36</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2" w:history="1">
        <w:r w:rsidR="00F722F7" w:rsidRPr="0086546A">
          <w:rPr>
            <w:rStyle w:val="Hyperlink"/>
            <w:noProof/>
          </w:rPr>
          <w:t>AR Payment</w:t>
        </w:r>
        <w:r w:rsidR="00F722F7">
          <w:rPr>
            <w:noProof/>
            <w:webHidden/>
          </w:rPr>
          <w:tab/>
        </w:r>
        <w:r w:rsidR="00F722F7">
          <w:rPr>
            <w:noProof/>
            <w:webHidden/>
          </w:rPr>
          <w:fldChar w:fldCharType="begin"/>
        </w:r>
        <w:r w:rsidR="00F722F7">
          <w:rPr>
            <w:noProof/>
            <w:webHidden/>
          </w:rPr>
          <w:instrText xml:space="preserve"> PAGEREF _Toc494408382 \h </w:instrText>
        </w:r>
        <w:r w:rsidR="00F722F7">
          <w:rPr>
            <w:noProof/>
            <w:webHidden/>
          </w:rPr>
        </w:r>
        <w:r w:rsidR="00F722F7">
          <w:rPr>
            <w:noProof/>
            <w:webHidden/>
          </w:rPr>
          <w:fldChar w:fldCharType="separate"/>
        </w:r>
        <w:r w:rsidR="00F722F7">
          <w:rPr>
            <w:noProof/>
            <w:webHidden/>
          </w:rPr>
          <w:t>38</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3" w:history="1">
        <w:r w:rsidR="00F722F7" w:rsidRPr="0086546A">
          <w:rPr>
            <w:rStyle w:val="Hyperlink"/>
            <w:noProof/>
          </w:rPr>
          <w:t>Matching Credit Memo/Invoice</w:t>
        </w:r>
        <w:r w:rsidR="00F722F7">
          <w:rPr>
            <w:noProof/>
            <w:webHidden/>
          </w:rPr>
          <w:tab/>
        </w:r>
        <w:r w:rsidR="00F722F7">
          <w:rPr>
            <w:noProof/>
            <w:webHidden/>
          </w:rPr>
          <w:fldChar w:fldCharType="begin"/>
        </w:r>
        <w:r w:rsidR="00F722F7">
          <w:rPr>
            <w:noProof/>
            <w:webHidden/>
          </w:rPr>
          <w:instrText xml:space="preserve"> PAGEREF _Toc494408383 \h </w:instrText>
        </w:r>
        <w:r w:rsidR="00F722F7">
          <w:rPr>
            <w:noProof/>
            <w:webHidden/>
          </w:rPr>
        </w:r>
        <w:r w:rsidR="00F722F7">
          <w:rPr>
            <w:noProof/>
            <w:webHidden/>
          </w:rPr>
          <w:fldChar w:fldCharType="separate"/>
        </w:r>
        <w:r w:rsidR="00F722F7">
          <w:rPr>
            <w:noProof/>
            <w:webHidden/>
          </w:rPr>
          <w:t>41</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4" w:history="1">
        <w:r w:rsidR="00F722F7" w:rsidRPr="0086546A">
          <w:rPr>
            <w:rStyle w:val="Hyperlink"/>
            <w:noProof/>
          </w:rPr>
          <w:t>AR Reporting</w:t>
        </w:r>
        <w:r w:rsidR="00F722F7">
          <w:rPr>
            <w:noProof/>
            <w:webHidden/>
          </w:rPr>
          <w:tab/>
        </w:r>
        <w:r w:rsidR="00F722F7">
          <w:rPr>
            <w:noProof/>
            <w:webHidden/>
          </w:rPr>
          <w:fldChar w:fldCharType="begin"/>
        </w:r>
        <w:r w:rsidR="00F722F7">
          <w:rPr>
            <w:noProof/>
            <w:webHidden/>
          </w:rPr>
          <w:instrText xml:space="preserve"> PAGEREF _Toc494408384 \h </w:instrText>
        </w:r>
        <w:r w:rsidR="00F722F7">
          <w:rPr>
            <w:noProof/>
            <w:webHidden/>
          </w:rPr>
        </w:r>
        <w:r w:rsidR="00F722F7">
          <w:rPr>
            <w:noProof/>
            <w:webHidden/>
          </w:rPr>
          <w:fldChar w:fldCharType="separate"/>
        </w:r>
        <w:r w:rsidR="00F722F7">
          <w:rPr>
            <w:noProof/>
            <w:webHidden/>
          </w:rPr>
          <w:t>43</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385" w:history="1">
        <w:r w:rsidR="00F722F7" w:rsidRPr="0086546A">
          <w:rPr>
            <w:rStyle w:val="Hyperlink"/>
            <w:noProof/>
          </w:rPr>
          <w:t>Accounts Payable</w:t>
        </w:r>
        <w:r w:rsidR="00F722F7">
          <w:rPr>
            <w:noProof/>
            <w:webHidden/>
          </w:rPr>
          <w:tab/>
        </w:r>
        <w:r w:rsidR="00F722F7">
          <w:rPr>
            <w:noProof/>
            <w:webHidden/>
          </w:rPr>
          <w:fldChar w:fldCharType="begin"/>
        </w:r>
        <w:r w:rsidR="00F722F7">
          <w:rPr>
            <w:noProof/>
            <w:webHidden/>
          </w:rPr>
          <w:instrText xml:space="preserve"> PAGEREF _Toc494408385 \h </w:instrText>
        </w:r>
        <w:r w:rsidR="00F722F7">
          <w:rPr>
            <w:noProof/>
            <w:webHidden/>
          </w:rPr>
        </w:r>
        <w:r w:rsidR="00F722F7">
          <w:rPr>
            <w:noProof/>
            <w:webHidden/>
          </w:rPr>
          <w:fldChar w:fldCharType="separate"/>
        </w:r>
        <w:r w:rsidR="00F722F7">
          <w:rPr>
            <w:noProof/>
            <w:webHidden/>
          </w:rPr>
          <w:t>45</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6" w:history="1">
        <w:r w:rsidR="00F722F7" w:rsidRPr="0086546A">
          <w:rPr>
            <w:rStyle w:val="Hyperlink"/>
            <w:noProof/>
          </w:rPr>
          <w:t>Create/Update Supplier Record</w:t>
        </w:r>
        <w:r w:rsidR="00F722F7">
          <w:rPr>
            <w:noProof/>
            <w:webHidden/>
          </w:rPr>
          <w:tab/>
        </w:r>
        <w:r w:rsidR="00F722F7">
          <w:rPr>
            <w:noProof/>
            <w:webHidden/>
          </w:rPr>
          <w:fldChar w:fldCharType="begin"/>
        </w:r>
        <w:r w:rsidR="00F722F7">
          <w:rPr>
            <w:noProof/>
            <w:webHidden/>
          </w:rPr>
          <w:instrText xml:space="preserve"> PAGEREF _Toc494408386 \h </w:instrText>
        </w:r>
        <w:r w:rsidR="00F722F7">
          <w:rPr>
            <w:noProof/>
            <w:webHidden/>
          </w:rPr>
        </w:r>
        <w:r w:rsidR="00F722F7">
          <w:rPr>
            <w:noProof/>
            <w:webHidden/>
          </w:rPr>
          <w:fldChar w:fldCharType="separate"/>
        </w:r>
        <w:r w:rsidR="00F722F7">
          <w:rPr>
            <w:noProof/>
            <w:webHidden/>
          </w:rPr>
          <w:t>46</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7" w:history="1">
        <w:r w:rsidR="00F722F7" w:rsidRPr="0086546A">
          <w:rPr>
            <w:rStyle w:val="Hyperlink"/>
            <w:noProof/>
          </w:rPr>
          <w:t>AP Invoice</w:t>
        </w:r>
        <w:r w:rsidR="00F722F7">
          <w:rPr>
            <w:noProof/>
            <w:webHidden/>
          </w:rPr>
          <w:tab/>
        </w:r>
        <w:r w:rsidR="00F722F7">
          <w:rPr>
            <w:noProof/>
            <w:webHidden/>
          </w:rPr>
          <w:fldChar w:fldCharType="begin"/>
        </w:r>
        <w:r w:rsidR="00F722F7">
          <w:rPr>
            <w:noProof/>
            <w:webHidden/>
          </w:rPr>
          <w:instrText xml:space="preserve"> PAGEREF _Toc494408387 \h </w:instrText>
        </w:r>
        <w:r w:rsidR="00F722F7">
          <w:rPr>
            <w:noProof/>
            <w:webHidden/>
          </w:rPr>
        </w:r>
        <w:r w:rsidR="00F722F7">
          <w:rPr>
            <w:noProof/>
            <w:webHidden/>
          </w:rPr>
          <w:fldChar w:fldCharType="separate"/>
        </w:r>
        <w:r w:rsidR="00F722F7">
          <w:rPr>
            <w:noProof/>
            <w:webHidden/>
          </w:rPr>
          <w:t>49</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8" w:history="1">
        <w:r w:rsidR="00F722F7" w:rsidRPr="0086546A">
          <w:rPr>
            <w:rStyle w:val="Hyperlink"/>
            <w:noProof/>
          </w:rPr>
          <w:t>Debit Memo</w:t>
        </w:r>
        <w:r w:rsidR="00F722F7">
          <w:rPr>
            <w:noProof/>
            <w:webHidden/>
          </w:rPr>
          <w:tab/>
        </w:r>
        <w:r w:rsidR="00F722F7">
          <w:rPr>
            <w:noProof/>
            <w:webHidden/>
          </w:rPr>
          <w:fldChar w:fldCharType="begin"/>
        </w:r>
        <w:r w:rsidR="00F722F7">
          <w:rPr>
            <w:noProof/>
            <w:webHidden/>
          </w:rPr>
          <w:instrText xml:space="preserve"> PAGEREF _Toc494408388 \h </w:instrText>
        </w:r>
        <w:r w:rsidR="00F722F7">
          <w:rPr>
            <w:noProof/>
            <w:webHidden/>
          </w:rPr>
        </w:r>
        <w:r w:rsidR="00F722F7">
          <w:rPr>
            <w:noProof/>
            <w:webHidden/>
          </w:rPr>
          <w:fldChar w:fldCharType="separate"/>
        </w:r>
        <w:r w:rsidR="00F722F7">
          <w:rPr>
            <w:noProof/>
            <w:webHidden/>
          </w:rPr>
          <w:t>51</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89" w:history="1">
        <w:r w:rsidR="00F722F7" w:rsidRPr="0086546A">
          <w:rPr>
            <w:rStyle w:val="Hyperlink"/>
            <w:noProof/>
          </w:rPr>
          <w:t>AP Payment</w:t>
        </w:r>
        <w:r w:rsidR="00F722F7">
          <w:rPr>
            <w:noProof/>
            <w:webHidden/>
          </w:rPr>
          <w:tab/>
        </w:r>
        <w:r w:rsidR="00F722F7">
          <w:rPr>
            <w:noProof/>
            <w:webHidden/>
          </w:rPr>
          <w:fldChar w:fldCharType="begin"/>
        </w:r>
        <w:r w:rsidR="00F722F7">
          <w:rPr>
            <w:noProof/>
            <w:webHidden/>
          </w:rPr>
          <w:instrText xml:space="preserve"> PAGEREF _Toc494408389 \h </w:instrText>
        </w:r>
        <w:r w:rsidR="00F722F7">
          <w:rPr>
            <w:noProof/>
            <w:webHidden/>
          </w:rPr>
        </w:r>
        <w:r w:rsidR="00F722F7">
          <w:rPr>
            <w:noProof/>
            <w:webHidden/>
          </w:rPr>
          <w:fldChar w:fldCharType="separate"/>
        </w:r>
        <w:r w:rsidR="00F722F7">
          <w:rPr>
            <w:noProof/>
            <w:webHidden/>
          </w:rPr>
          <w:t>54</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0" w:history="1">
        <w:r w:rsidR="00F722F7" w:rsidRPr="0086546A">
          <w:rPr>
            <w:rStyle w:val="Hyperlink"/>
            <w:noProof/>
          </w:rPr>
          <w:t>Matching Debit Memo/Invoice</w:t>
        </w:r>
        <w:r w:rsidR="00F722F7">
          <w:rPr>
            <w:noProof/>
            <w:webHidden/>
          </w:rPr>
          <w:tab/>
        </w:r>
        <w:r w:rsidR="00F722F7">
          <w:rPr>
            <w:noProof/>
            <w:webHidden/>
          </w:rPr>
          <w:fldChar w:fldCharType="begin"/>
        </w:r>
        <w:r w:rsidR="00F722F7">
          <w:rPr>
            <w:noProof/>
            <w:webHidden/>
          </w:rPr>
          <w:instrText xml:space="preserve"> PAGEREF _Toc494408390 \h </w:instrText>
        </w:r>
        <w:r w:rsidR="00F722F7">
          <w:rPr>
            <w:noProof/>
            <w:webHidden/>
          </w:rPr>
        </w:r>
        <w:r w:rsidR="00F722F7">
          <w:rPr>
            <w:noProof/>
            <w:webHidden/>
          </w:rPr>
          <w:fldChar w:fldCharType="separate"/>
        </w:r>
        <w:r w:rsidR="00F722F7">
          <w:rPr>
            <w:noProof/>
            <w:webHidden/>
          </w:rPr>
          <w:t>57</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1" w:history="1">
        <w:r w:rsidR="00F722F7" w:rsidRPr="0086546A">
          <w:rPr>
            <w:rStyle w:val="Hyperlink"/>
            <w:noProof/>
          </w:rPr>
          <w:t>LC</w:t>
        </w:r>
        <w:r w:rsidR="00F722F7">
          <w:rPr>
            <w:noProof/>
            <w:webHidden/>
          </w:rPr>
          <w:tab/>
        </w:r>
        <w:r w:rsidR="00F722F7">
          <w:rPr>
            <w:noProof/>
            <w:webHidden/>
          </w:rPr>
          <w:fldChar w:fldCharType="begin"/>
        </w:r>
        <w:r w:rsidR="00F722F7">
          <w:rPr>
            <w:noProof/>
            <w:webHidden/>
          </w:rPr>
          <w:instrText xml:space="preserve"> PAGEREF _Toc494408391 \h </w:instrText>
        </w:r>
        <w:r w:rsidR="00F722F7">
          <w:rPr>
            <w:noProof/>
            <w:webHidden/>
          </w:rPr>
        </w:r>
        <w:r w:rsidR="00F722F7">
          <w:rPr>
            <w:noProof/>
            <w:webHidden/>
          </w:rPr>
          <w:fldChar w:fldCharType="separate"/>
        </w:r>
        <w:r w:rsidR="00F722F7">
          <w:rPr>
            <w:noProof/>
            <w:webHidden/>
          </w:rPr>
          <w:t>59</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2" w:history="1">
        <w:r w:rsidR="00F722F7" w:rsidRPr="0086546A">
          <w:rPr>
            <w:rStyle w:val="Hyperlink"/>
            <w:noProof/>
          </w:rPr>
          <w:t>AP Reporting</w:t>
        </w:r>
        <w:r w:rsidR="00F722F7">
          <w:rPr>
            <w:noProof/>
            <w:webHidden/>
          </w:rPr>
          <w:tab/>
        </w:r>
        <w:r w:rsidR="00F722F7">
          <w:rPr>
            <w:noProof/>
            <w:webHidden/>
          </w:rPr>
          <w:fldChar w:fldCharType="begin"/>
        </w:r>
        <w:r w:rsidR="00F722F7">
          <w:rPr>
            <w:noProof/>
            <w:webHidden/>
          </w:rPr>
          <w:instrText xml:space="preserve"> PAGEREF _Toc494408392 \h </w:instrText>
        </w:r>
        <w:r w:rsidR="00F722F7">
          <w:rPr>
            <w:noProof/>
            <w:webHidden/>
          </w:rPr>
        </w:r>
        <w:r w:rsidR="00F722F7">
          <w:rPr>
            <w:noProof/>
            <w:webHidden/>
          </w:rPr>
          <w:fldChar w:fldCharType="separate"/>
        </w:r>
        <w:r w:rsidR="00F722F7">
          <w:rPr>
            <w:noProof/>
            <w:webHidden/>
          </w:rPr>
          <w:t>62</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393" w:history="1">
        <w:r w:rsidR="00F722F7" w:rsidRPr="0086546A">
          <w:rPr>
            <w:rStyle w:val="Hyperlink"/>
            <w:noProof/>
          </w:rPr>
          <w:t>Cash Management</w:t>
        </w:r>
        <w:r w:rsidR="00F722F7">
          <w:rPr>
            <w:noProof/>
            <w:webHidden/>
          </w:rPr>
          <w:tab/>
        </w:r>
        <w:r w:rsidR="00F722F7">
          <w:rPr>
            <w:noProof/>
            <w:webHidden/>
          </w:rPr>
          <w:fldChar w:fldCharType="begin"/>
        </w:r>
        <w:r w:rsidR="00F722F7">
          <w:rPr>
            <w:noProof/>
            <w:webHidden/>
          </w:rPr>
          <w:instrText xml:space="preserve"> PAGEREF _Toc494408393 \h </w:instrText>
        </w:r>
        <w:r w:rsidR="00F722F7">
          <w:rPr>
            <w:noProof/>
            <w:webHidden/>
          </w:rPr>
        </w:r>
        <w:r w:rsidR="00F722F7">
          <w:rPr>
            <w:noProof/>
            <w:webHidden/>
          </w:rPr>
          <w:fldChar w:fldCharType="separate"/>
        </w:r>
        <w:r w:rsidR="00F722F7">
          <w:rPr>
            <w:noProof/>
            <w:webHidden/>
          </w:rPr>
          <w:t>64</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4" w:history="1">
        <w:r w:rsidR="00F722F7" w:rsidRPr="0086546A">
          <w:rPr>
            <w:rStyle w:val="Hyperlink"/>
            <w:noProof/>
          </w:rPr>
          <w:t>Petty Cash Receipt</w:t>
        </w:r>
        <w:r w:rsidR="00F722F7">
          <w:rPr>
            <w:noProof/>
            <w:webHidden/>
          </w:rPr>
          <w:tab/>
        </w:r>
        <w:r w:rsidR="00F722F7">
          <w:rPr>
            <w:noProof/>
            <w:webHidden/>
          </w:rPr>
          <w:fldChar w:fldCharType="begin"/>
        </w:r>
        <w:r w:rsidR="00F722F7">
          <w:rPr>
            <w:noProof/>
            <w:webHidden/>
          </w:rPr>
          <w:instrText xml:space="preserve"> PAGEREF _Toc494408394 \h </w:instrText>
        </w:r>
        <w:r w:rsidR="00F722F7">
          <w:rPr>
            <w:noProof/>
            <w:webHidden/>
          </w:rPr>
        </w:r>
        <w:r w:rsidR="00F722F7">
          <w:rPr>
            <w:noProof/>
            <w:webHidden/>
          </w:rPr>
          <w:fldChar w:fldCharType="separate"/>
        </w:r>
        <w:r w:rsidR="00F722F7">
          <w:rPr>
            <w:noProof/>
            <w:webHidden/>
          </w:rPr>
          <w:t>65</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5" w:history="1">
        <w:r w:rsidR="00F722F7" w:rsidRPr="0086546A">
          <w:rPr>
            <w:rStyle w:val="Hyperlink"/>
            <w:noProof/>
          </w:rPr>
          <w:t>Petty Cash Issuance</w:t>
        </w:r>
        <w:r w:rsidR="00F722F7">
          <w:rPr>
            <w:noProof/>
            <w:webHidden/>
          </w:rPr>
          <w:tab/>
        </w:r>
        <w:r w:rsidR="00F722F7">
          <w:rPr>
            <w:noProof/>
            <w:webHidden/>
          </w:rPr>
          <w:fldChar w:fldCharType="begin"/>
        </w:r>
        <w:r w:rsidR="00F722F7">
          <w:rPr>
            <w:noProof/>
            <w:webHidden/>
          </w:rPr>
          <w:instrText xml:space="preserve"> PAGEREF _Toc494408395 \h </w:instrText>
        </w:r>
        <w:r w:rsidR="00F722F7">
          <w:rPr>
            <w:noProof/>
            <w:webHidden/>
          </w:rPr>
        </w:r>
        <w:r w:rsidR="00F722F7">
          <w:rPr>
            <w:noProof/>
            <w:webHidden/>
          </w:rPr>
          <w:fldChar w:fldCharType="separate"/>
        </w:r>
        <w:r w:rsidR="00F722F7">
          <w:rPr>
            <w:noProof/>
            <w:webHidden/>
          </w:rPr>
          <w:t>67</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6" w:history="1">
        <w:r w:rsidR="00F722F7" w:rsidRPr="0086546A">
          <w:rPr>
            <w:rStyle w:val="Hyperlink"/>
            <w:noProof/>
          </w:rPr>
          <w:t>Bank Reconciliation</w:t>
        </w:r>
        <w:r w:rsidR="00F722F7">
          <w:rPr>
            <w:noProof/>
            <w:webHidden/>
          </w:rPr>
          <w:tab/>
        </w:r>
        <w:r w:rsidR="00F722F7">
          <w:rPr>
            <w:noProof/>
            <w:webHidden/>
          </w:rPr>
          <w:fldChar w:fldCharType="begin"/>
        </w:r>
        <w:r w:rsidR="00F722F7">
          <w:rPr>
            <w:noProof/>
            <w:webHidden/>
          </w:rPr>
          <w:instrText xml:space="preserve"> PAGEREF _Toc494408396 \h </w:instrText>
        </w:r>
        <w:r w:rsidR="00F722F7">
          <w:rPr>
            <w:noProof/>
            <w:webHidden/>
          </w:rPr>
        </w:r>
        <w:r w:rsidR="00F722F7">
          <w:rPr>
            <w:noProof/>
            <w:webHidden/>
          </w:rPr>
          <w:fldChar w:fldCharType="separate"/>
        </w:r>
        <w:r w:rsidR="00F722F7">
          <w:rPr>
            <w:noProof/>
            <w:webHidden/>
          </w:rPr>
          <w:t>69</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397" w:history="1">
        <w:r w:rsidR="00F722F7" w:rsidRPr="0086546A">
          <w:rPr>
            <w:rStyle w:val="Hyperlink"/>
            <w:noProof/>
          </w:rPr>
          <w:t>Asset Management</w:t>
        </w:r>
        <w:r w:rsidR="00F722F7">
          <w:rPr>
            <w:noProof/>
            <w:webHidden/>
          </w:rPr>
          <w:tab/>
        </w:r>
        <w:r w:rsidR="00F722F7">
          <w:rPr>
            <w:noProof/>
            <w:webHidden/>
          </w:rPr>
          <w:fldChar w:fldCharType="begin"/>
        </w:r>
        <w:r w:rsidR="00F722F7">
          <w:rPr>
            <w:noProof/>
            <w:webHidden/>
          </w:rPr>
          <w:instrText xml:space="preserve"> PAGEREF _Toc494408397 \h </w:instrText>
        </w:r>
        <w:r w:rsidR="00F722F7">
          <w:rPr>
            <w:noProof/>
            <w:webHidden/>
          </w:rPr>
        </w:r>
        <w:r w:rsidR="00F722F7">
          <w:rPr>
            <w:noProof/>
            <w:webHidden/>
          </w:rPr>
          <w:fldChar w:fldCharType="separate"/>
        </w:r>
        <w:r w:rsidR="00F722F7">
          <w:rPr>
            <w:noProof/>
            <w:webHidden/>
          </w:rPr>
          <w:t>72</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8" w:history="1">
        <w:r w:rsidR="00F722F7" w:rsidRPr="0086546A">
          <w:rPr>
            <w:rStyle w:val="Hyperlink"/>
            <w:noProof/>
          </w:rPr>
          <w:t>Asset Maintenance</w:t>
        </w:r>
        <w:r w:rsidR="00F722F7">
          <w:rPr>
            <w:noProof/>
            <w:webHidden/>
          </w:rPr>
          <w:tab/>
        </w:r>
        <w:r w:rsidR="00F722F7">
          <w:rPr>
            <w:noProof/>
            <w:webHidden/>
          </w:rPr>
          <w:fldChar w:fldCharType="begin"/>
        </w:r>
        <w:r w:rsidR="00F722F7">
          <w:rPr>
            <w:noProof/>
            <w:webHidden/>
          </w:rPr>
          <w:instrText xml:space="preserve"> PAGEREF _Toc494408398 \h </w:instrText>
        </w:r>
        <w:r w:rsidR="00F722F7">
          <w:rPr>
            <w:noProof/>
            <w:webHidden/>
          </w:rPr>
        </w:r>
        <w:r w:rsidR="00F722F7">
          <w:rPr>
            <w:noProof/>
            <w:webHidden/>
          </w:rPr>
          <w:fldChar w:fldCharType="separate"/>
        </w:r>
        <w:r w:rsidR="00F722F7">
          <w:rPr>
            <w:noProof/>
            <w:webHidden/>
          </w:rPr>
          <w:t>73</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399" w:history="1">
        <w:r w:rsidR="00F722F7" w:rsidRPr="0086546A">
          <w:rPr>
            <w:rStyle w:val="Hyperlink"/>
            <w:noProof/>
          </w:rPr>
          <w:t>AM Period End</w:t>
        </w:r>
        <w:r w:rsidR="00F722F7">
          <w:rPr>
            <w:noProof/>
            <w:webHidden/>
          </w:rPr>
          <w:tab/>
        </w:r>
        <w:r w:rsidR="00F722F7">
          <w:rPr>
            <w:noProof/>
            <w:webHidden/>
          </w:rPr>
          <w:fldChar w:fldCharType="begin"/>
        </w:r>
        <w:r w:rsidR="00F722F7">
          <w:rPr>
            <w:noProof/>
            <w:webHidden/>
          </w:rPr>
          <w:instrText xml:space="preserve"> PAGEREF _Toc494408399 \h </w:instrText>
        </w:r>
        <w:r w:rsidR="00F722F7">
          <w:rPr>
            <w:noProof/>
            <w:webHidden/>
          </w:rPr>
        </w:r>
        <w:r w:rsidR="00F722F7">
          <w:rPr>
            <w:noProof/>
            <w:webHidden/>
          </w:rPr>
          <w:fldChar w:fldCharType="separate"/>
        </w:r>
        <w:r w:rsidR="00F722F7">
          <w:rPr>
            <w:noProof/>
            <w:webHidden/>
          </w:rPr>
          <w:t>77</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400" w:history="1">
        <w:r w:rsidR="00F722F7" w:rsidRPr="0086546A">
          <w:rPr>
            <w:rStyle w:val="Hyperlink"/>
            <w:noProof/>
          </w:rPr>
          <w:t>Projects</w:t>
        </w:r>
        <w:r w:rsidR="00F722F7">
          <w:rPr>
            <w:noProof/>
            <w:webHidden/>
          </w:rPr>
          <w:tab/>
        </w:r>
        <w:r w:rsidR="00F722F7">
          <w:rPr>
            <w:noProof/>
            <w:webHidden/>
          </w:rPr>
          <w:fldChar w:fldCharType="begin"/>
        </w:r>
        <w:r w:rsidR="00F722F7">
          <w:rPr>
            <w:noProof/>
            <w:webHidden/>
          </w:rPr>
          <w:instrText xml:space="preserve"> PAGEREF _Toc494408400 \h </w:instrText>
        </w:r>
        <w:r w:rsidR="00F722F7">
          <w:rPr>
            <w:noProof/>
            <w:webHidden/>
          </w:rPr>
        </w:r>
        <w:r w:rsidR="00F722F7">
          <w:rPr>
            <w:noProof/>
            <w:webHidden/>
          </w:rPr>
          <w:fldChar w:fldCharType="separate"/>
        </w:r>
        <w:r w:rsidR="00F722F7">
          <w:rPr>
            <w:noProof/>
            <w:webHidden/>
          </w:rPr>
          <w:t>79</w:t>
        </w:r>
        <w:r w:rsidR="00F722F7">
          <w:rPr>
            <w:noProof/>
            <w:webHidden/>
          </w:rPr>
          <w:fldChar w:fldCharType="end"/>
        </w:r>
      </w:hyperlink>
    </w:p>
    <w:p w:rsidR="00F722F7" w:rsidRPr="008A109A" w:rsidRDefault="00A8264B">
      <w:pPr>
        <w:pStyle w:val="TOC3"/>
        <w:tabs>
          <w:tab w:val="right" w:leader="dot" w:pos="9063"/>
        </w:tabs>
        <w:rPr>
          <w:rFonts w:ascii="Calibri" w:hAnsi="Calibri"/>
          <w:noProof/>
          <w:sz w:val="22"/>
          <w:szCs w:val="22"/>
          <w:lang w:val="en-GB" w:eastAsia="en-GB"/>
        </w:rPr>
      </w:pPr>
      <w:hyperlink w:anchor="_Toc494408401" w:history="1">
        <w:r w:rsidR="00F722F7" w:rsidRPr="0086546A">
          <w:rPr>
            <w:rStyle w:val="Hyperlink"/>
            <w:noProof/>
          </w:rPr>
          <w:t>Projects</w:t>
        </w:r>
        <w:r w:rsidR="00F722F7">
          <w:rPr>
            <w:noProof/>
            <w:webHidden/>
          </w:rPr>
          <w:tab/>
        </w:r>
        <w:r w:rsidR="00F722F7">
          <w:rPr>
            <w:noProof/>
            <w:webHidden/>
          </w:rPr>
          <w:fldChar w:fldCharType="begin"/>
        </w:r>
        <w:r w:rsidR="00F722F7">
          <w:rPr>
            <w:noProof/>
            <w:webHidden/>
          </w:rPr>
          <w:instrText xml:space="preserve"> PAGEREF _Toc494408401 \h </w:instrText>
        </w:r>
        <w:r w:rsidR="00F722F7">
          <w:rPr>
            <w:noProof/>
            <w:webHidden/>
          </w:rPr>
        </w:r>
        <w:r w:rsidR="00F722F7">
          <w:rPr>
            <w:noProof/>
            <w:webHidden/>
          </w:rPr>
          <w:fldChar w:fldCharType="separate"/>
        </w:r>
        <w:r w:rsidR="00F722F7">
          <w:rPr>
            <w:noProof/>
            <w:webHidden/>
          </w:rPr>
          <w:t>80</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402" w:history="1">
        <w:r w:rsidR="00F722F7" w:rsidRPr="0086546A">
          <w:rPr>
            <w:rStyle w:val="Hyperlink"/>
            <w:noProof/>
          </w:rPr>
          <w:t>Integration</w:t>
        </w:r>
        <w:r w:rsidR="00F722F7">
          <w:rPr>
            <w:noProof/>
            <w:webHidden/>
          </w:rPr>
          <w:tab/>
        </w:r>
        <w:r w:rsidR="00F722F7">
          <w:rPr>
            <w:noProof/>
            <w:webHidden/>
          </w:rPr>
          <w:fldChar w:fldCharType="begin"/>
        </w:r>
        <w:r w:rsidR="00F722F7">
          <w:rPr>
            <w:noProof/>
            <w:webHidden/>
          </w:rPr>
          <w:instrText xml:space="preserve"> PAGEREF _Toc494408402 \h </w:instrText>
        </w:r>
        <w:r w:rsidR="00F722F7">
          <w:rPr>
            <w:noProof/>
            <w:webHidden/>
          </w:rPr>
        </w:r>
        <w:r w:rsidR="00F722F7">
          <w:rPr>
            <w:noProof/>
            <w:webHidden/>
          </w:rPr>
          <w:fldChar w:fldCharType="separate"/>
        </w:r>
        <w:r w:rsidR="00F722F7">
          <w:rPr>
            <w:noProof/>
            <w:webHidden/>
          </w:rPr>
          <w:t>84</w:t>
        </w:r>
        <w:r w:rsidR="00F722F7">
          <w:rPr>
            <w:noProof/>
            <w:webHidden/>
          </w:rPr>
          <w:fldChar w:fldCharType="end"/>
        </w:r>
      </w:hyperlink>
    </w:p>
    <w:p w:rsidR="00F722F7" w:rsidRPr="008A109A" w:rsidRDefault="00A8264B">
      <w:pPr>
        <w:pStyle w:val="TOC2"/>
        <w:tabs>
          <w:tab w:val="right" w:leader="dot" w:pos="9063"/>
        </w:tabs>
        <w:rPr>
          <w:rFonts w:ascii="Calibri" w:hAnsi="Calibri"/>
          <w:noProof/>
          <w:sz w:val="22"/>
          <w:szCs w:val="22"/>
          <w:lang w:val="en-GB" w:eastAsia="en-GB"/>
        </w:rPr>
      </w:pPr>
      <w:hyperlink w:anchor="_Toc494408403" w:history="1">
        <w:r w:rsidR="00F722F7" w:rsidRPr="0086546A">
          <w:rPr>
            <w:rStyle w:val="Hyperlink"/>
            <w:noProof/>
          </w:rPr>
          <w:t>General Notes</w:t>
        </w:r>
        <w:r w:rsidR="00F722F7">
          <w:rPr>
            <w:noProof/>
            <w:webHidden/>
          </w:rPr>
          <w:tab/>
        </w:r>
        <w:r w:rsidR="00F722F7">
          <w:rPr>
            <w:noProof/>
            <w:webHidden/>
          </w:rPr>
          <w:fldChar w:fldCharType="begin"/>
        </w:r>
        <w:r w:rsidR="00F722F7">
          <w:rPr>
            <w:noProof/>
            <w:webHidden/>
          </w:rPr>
          <w:instrText xml:space="preserve"> PAGEREF _Toc494408403 \h </w:instrText>
        </w:r>
        <w:r w:rsidR="00F722F7">
          <w:rPr>
            <w:noProof/>
            <w:webHidden/>
          </w:rPr>
        </w:r>
        <w:r w:rsidR="00F722F7">
          <w:rPr>
            <w:noProof/>
            <w:webHidden/>
          </w:rPr>
          <w:fldChar w:fldCharType="separate"/>
        </w:r>
        <w:r w:rsidR="00F722F7">
          <w:rPr>
            <w:noProof/>
            <w:webHidden/>
          </w:rPr>
          <w:t>85</w:t>
        </w:r>
        <w:r w:rsidR="00F722F7">
          <w:rPr>
            <w:noProof/>
            <w:webHidden/>
          </w:rPr>
          <w:fldChar w:fldCharType="end"/>
        </w:r>
      </w:hyperlink>
    </w:p>
    <w:p w:rsidR="00662AD5" w:rsidRDefault="00662AD5">
      <w:r>
        <w:fldChar w:fldCharType="end"/>
      </w:r>
    </w:p>
    <w:p w:rsidR="00662AD5" w:rsidRDefault="00662AD5">
      <w:pPr>
        <w:sectPr w:rsidR="00662AD5" w:rsidSect="00DB106F">
          <w:headerReference w:type="default" r:id="rId10"/>
          <w:footerReference w:type="default" r:id="rId11"/>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662AD5" w:rsidRDefault="00662AD5"/>
    <w:p w:rsidR="00BA4E00" w:rsidRPr="00BA4E00" w:rsidRDefault="00BA4E00" w:rsidP="00722904">
      <w:pPr>
        <w:pStyle w:val="Heading1"/>
        <w:rPr>
          <w:ins w:id="3" w:author="Joseph Moshi" w:date="2017-10-11T09:19:00Z"/>
          <w:b/>
          <w:color w:val="7030A0"/>
          <w:rPrChange w:id="4" w:author="Joseph Moshi" w:date="2017-10-11T09:19:00Z">
            <w:rPr>
              <w:ins w:id="5" w:author="Joseph Moshi" w:date="2017-10-11T09:19:00Z"/>
            </w:rPr>
          </w:rPrChange>
        </w:rPr>
      </w:pPr>
      <w:bookmarkStart w:id="6" w:name="_Toc494358998"/>
      <w:bookmarkStart w:id="7" w:name="_Toc494408369"/>
      <w:ins w:id="8" w:author="Joseph Moshi" w:date="2017-10-11T09:19:00Z">
        <w:r w:rsidRPr="00BA4E00">
          <w:rPr>
            <w:b/>
            <w:color w:val="7030A0"/>
            <w:highlight w:val="cyan"/>
            <w:rPrChange w:id="9" w:author="Joseph Moshi" w:date="2017-10-11T09:19:00Z">
              <w:rPr/>
            </w:rPrChange>
          </w:rPr>
          <w:t>MSD Finance Team Reviews on 10.10.2017</w:t>
        </w:r>
      </w:ins>
    </w:p>
    <w:p w:rsidR="00722904" w:rsidRDefault="00722904" w:rsidP="00722904">
      <w:pPr>
        <w:pStyle w:val="Heading1"/>
      </w:pPr>
      <w:r>
        <w:t>MSD E10 process model</w:t>
      </w:r>
      <w:bookmarkEnd w:id="6"/>
      <w:bookmarkEnd w:id="7"/>
      <w:ins w:id="10" w:author="Joseph Moshi" w:date="2017-10-11T09:18:00Z">
        <w:r w:rsidR="00BA4E00">
          <w:t xml:space="preserve"> </w:t>
        </w:r>
      </w:ins>
    </w:p>
    <w:tbl>
      <w:tblPr>
        <w:tblW w:w="0" w:type="auto"/>
        <w:tblLook w:val="0000" w:firstRow="0" w:lastRow="0" w:firstColumn="0" w:lastColumn="0" w:noHBand="0" w:noVBand="0"/>
      </w:tblPr>
      <w:tblGrid>
        <w:gridCol w:w="555"/>
        <w:gridCol w:w="6646"/>
      </w:tblGrid>
      <w:tr w:rsidR="00722904" w:rsidTr="000D0622">
        <w:trPr>
          <w:trHeight w:val="533"/>
        </w:trPr>
        <w:tc>
          <w:tcPr>
            <w:tcW w:w="555" w:type="dxa"/>
          </w:tcPr>
          <w:p w:rsidR="00722904" w:rsidRDefault="00722904" w:rsidP="000D0622"/>
        </w:tc>
        <w:tc>
          <w:tcPr>
            <w:tcW w:w="6646" w:type="dxa"/>
          </w:tcPr>
          <w:p w:rsidR="00722904" w:rsidRDefault="00722904" w:rsidP="000D0622">
            <w:pPr>
              <w:pStyle w:val="noteheader"/>
            </w:pPr>
            <w:r>
              <w:t xml:space="preserve">Version: </w:t>
            </w:r>
          </w:p>
          <w:p w:rsidR="00722904" w:rsidRDefault="00722904" w:rsidP="000D0622">
            <w:pPr>
              <w:spacing w:after="200" w:line="276" w:lineRule="auto"/>
              <w:rPr>
                <w:rFonts w:ascii="Calibri" w:hAnsi="Calibri"/>
                <w:sz w:val="22"/>
                <w:szCs w:val="22"/>
              </w:rPr>
            </w:pPr>
            <w:bookmarkStart w:id="11" w:name="IDAOAEOK"/>
            <w:bookmarkEnd w:id="11"/>
            <w:r>
              <w:rPr>
                <w:rFonts w:ascii="Calibri" w:hAnsi="Calibri"/>
                <w:sz w:val="22"/>
                <w:szCs w:val="22"/>
              </w:rPr>
              <w:t>Version 1.0</w:t>
            </w:r>
          </w:p>
          <w:p w:rsidR="00722904" w:rsidRPr="0085400E" w:rsidRDefault="00722904" w:rsidP="000D0622">
            <w:pPr>
              <w:spacing w:after="200" w:line="276" w:lineRule="auto"/>
              <w:rPr>
                <w:rFonts w:ascii="Calibri" w:hAnsi="Calibri"/>
                <w:sz w:val="22"/>
                <w:szCs w:val="22"/>
              </w:rPr>
            </w:pPr>
            <w:r>
              <w:rPr>
                <w:rFonts w:ascii="Calibri" w:hAnsi="Calibri"/>
                <w:sz w:val="22"/>
                <w:szCs w:val="22"/>
              </w:rPr>
              <w:t>Date:28</w:t>
            </w:r>
            <w:r>
              <w:rPr>
                <w:rFonts w:ascii="Calibri" w:hAnsi="Calibri"/>
                <w:sz w:val="22"/>
                <w:szCs w:val="22"/>
                <w:vertAlign w:val="superscript"/>
              </w:rPr>
              <w:t>th</w:t>
            </w:r>
            <w:r>
              <w:rPr>
                <w:rFonts w:ascii="Calibri" w:hAnsi="Calibri"/>
                <w:sz w:val="22"/>
                <w:szCs w:val="22"/>
              </w:rPr>
              <w:t xml:space="preserve"> Sept 2017</w:t>
            </w:r>
          </w:p>
        </w:tc>
      </w:tr>
      <w:tr w:rsidR="00722904" w:rsidTr="000D0622">
        <w:trPr>
          <w:trHeight w:val="119"/>
        </w:trPr>
        <w:tc>
          <w:tcPr>
            <w:tcW w:w="555" w:type="dxa"/>
          </w:tcPr>
          <w:p w:rsidR="00722904" w:rsidRDefault="00722904" w:rsidP="000D0622"/>
        </w:tc>
        <w:tc>
          <w:tcPr>
            <w:tcW w:w="6646" w:type="dxa"/>
          </w:tcPr>
          <w:p w:rsidR="00722904" w:rsidRDefault="00722904" w:rsidP="000D0622">
            <w:pPr>
              <w:pStyle w:val="notegroup"/>
            </w:pPr>
          </w:p>
        </w:tc>
      </w:tr>
      <w:tr w:rsidR="00722904" w:rsidTr="000D0622">
        <w:trPr>
          <w:trHeight w:val="221"/>
        </w:trPr>
        <w:tc>
          <w:tcPr>
            <w:tcW w:w="555" w:type="dxa"/>
          </w:tcPr>
          <w:p w:rsidR="00722904" w:rsidRDefault="00722904" w:rsidP="000D0622"/>
        </w:tc>
        <w:tc>
          <w:tcPr>
            <w:tcW w:w="6646" w:type="dxa"/>
          </w:tcPr>
          <w:p w:rsidR="00722904" w:rsidRPr="0085400E" w:rsidRDefault="00722904" w:rsidP="000D0622">
            <w:pPr>
              <w:spacing w:after="200" w:line="276" w:lineRule="auto"/>
              <w:rPr>
                <w:rFonts w:ascii="Calibri" w:hAnsi="Calibri"/>
                <w:sz w:val="22"/>
                <w:szCs w:val="22"/>
              </w:rPr>
            </w:pPr>
          </w:p>
        </w:tc>
      </w:tr>
    </w:tbl>
    <w:p w:rsidR="00722904" w:rsidRPr="00AC6E2A" w:rsidRDefault="00722904" w:rsidP="00722904">
      <w:pPr>
        <w:shd w:val="clear" w:color="auto" w:fill="FFFFFF"/>
        <w:jc w:val="both"/>
      </w:pPr>
      <w:r w:rsidRPr="00AC6E2A">
        <w:t xml:space="preserve">The objective of this document is to have an overview of Epicor business processes with consideration towards </w:t>
      </w:r>
      <w:r>
        <w:t xml:space="preserve">MSD </w:t>
      </w:r>
      <w:r w:rsidRPr="00AC6E2A">
        <w:t xml:space="preserve">processes, the Epicor ERP modules to be implemented and any gaps highlighted on high level that may arise.  </w:t>
      </w:r>
    </w:p>
    <w:p w:rsidR="00722904" w:rsidRPr="00AC6E2A" w:rsidRDefault="00722904" w:rsidP="00722904">
      <w:pPr>
        <w:shd w:val="clear" w:color="auto" w:fill="FFFFFF"/>
        <w:jc w:val="both"/>
      </w:pPr>
    </w:p>
    <w:p w:rsidR="00722904" w:rsidRPr="00AC6E2A" w:rsidRDefault="00722904" w:rsidP="00722904">
      <w:pPr>
        <w:shd w:val="clear" w:color="auto" w:fill="FFFFFF"/>
        <w:jc w:val="both"/>
      </w:pPr>
      <w:r w:rsidRPr="00AC6E2A">
        <w:t>This section details the aims and objectives of the document.  This document is not intended to be an in depth review of the business but to identify the business logic understanding of what the business is, who/how/where/when etc.</w:t>
      </w:r>
    </w:p>
    <w:p w:rsidR="00722904" w:rsidRPr="00AC6E2A" w:rsidRDefault="00722904" w:rsidP="00722904">
      <w:pPr>
        <w:shd w:val="clear" w:color="auto" w:fill="FFFFFF"/>
        <w:jc w:val="both"/>
      </w:pPr>
    </w:p>
    <w:p w:rsidR="00722904" w:rsidRPr="00AC6E2A" w:rsidRDefault="00722904" w:rsidP="00722904">
      <w:pPr>
        <w:shd w:val="clear" w:color="auto" w:fill="FFFFFF"/>
        <w:jc w:val="both"/>
      </w:pPr>
      <w:r w:rsidRPr="00AC6E2A">
        <w:t xml:space="preserve">This review is the result of </w:t>
      </w:r>
      <w:r>
        <w:t>5</w:t>
      </w:r>
      <w:r w:rsidRPr="00AC6E2A">
        <w:t xml:space="preserve"> day of interview with the staff of </w:t>
      </w:r>
      <w:r>
        <w:t xml:space="preserve">MSD </w:t>
      </w:r>
      <w:r w:rsidRPr="00AC6E2A">
        <w:t>and as such, is the consultant’s interpretation of the facts as heard. It does not intend to present every process in detail, only to determine whether the writer has a basic understanding of the Company.</w:t>
      </w:r>
    </w:p>
    <w:p w:rsidR="00722904" w:rsidRPr="00AC6E2A" w:rsidRDefault="00722904" w:rsidP="00722904">
      <w:pPr>
        <w:pStyle w:val="BodyText"/>
        <w:shd w:val="clear" w:color="auto" w:fill="FFFFFF"/>
        <w:ind w:left="0"/>
        <w:rPr>
          <w:rFonts w:ascii="Verdana" w:hAnsi="Verdana" w:cs="Arial"/>
        </w:rPr>
      </w:pPr>
    </w:p>
    <w:p w:rsidR="00722904" w:rsidRPr="00AC6E2A" w:rsidRDefault="00722904" w:rsidP="00722904">
      <w:pPr>
        <w:pStyle w:val="BodyText"/>
        <w:shd w:val="clear" w:color="auto" w:fill="FFFFFF"/>
        <w:ind w:left="0"/>
        <w:rPr>
          <w:rFonts w:ascii="Verdana" w:hAnsi="Verdana" w:cs="Arial"/>
        </w:rPr>
      </w:pPr>
      <w:r w:rsidRPr="00AC6E2A">
        <w:rPr>
          <w:rFonts w:ascii="Verdana" w:hAnsi="Verdana" w:cs="Arial"/>
        </w:rPr>
        <w:t>This document is considered a ‘living’ document throughout the project implementation and will be updated as and when necessary.  For example, if the initial agreed version suggest a one phase project implementation and has been written and approved on that basis and subsequently the project is to be split into two or more phases, then this document should be updated and re-issued for review and approval.</w:t>
      </w:r>
    </w:p>
    <w:p w:rsidR="00722904" w:rsidRDefault="00722904" w:rsidP="00722904">
      <w:pPr>
        <w:pStyle w:val="groupintro"/>
      </w:pPr>
    </w:p>
    <w:p w:rsidR="00722904" w:rsidRDefault="00722904" w:rsidP="00722904">
      <w:pPr>
        <w:pStyle w:val="groupintro"/>
      </w:pPr>
      <w:r>
        <w:t>The following item(s) are included as they have been touched upon during the workshop:</w:t>
      </w:r>
    </w:p>
    <w:p w:rsidR="00722904" w:rsidRDefault="00722904" w:rsidP="00722904">
      <w:pPr>
        <w:pStyle w:val="enterprisegroups"/>
      </w:pPr>
      <w:r>
        <w:t>General Ledger</w:t>
      </w:r>
    </w:p>
    <w:p w:rsidR="00722904" w:rsidRDefault="00722904" w:rsidP="00722904">
      <w:pPr>
        <w:pStyle w:val="enterprisegroups"/>
      </w:pPr>
      <w:r>
        <w:t>Accounts Receivable</w:t>
      </w:r>
    </w:p>
    <w:p w:rsidR="00722904" w:rsidRDefault="00722904" w:rsidP="00722904">
      <w:pPr>
        <w:pStyle w:val="enterprisegroups"/>
      </w:pPr>
      <w:r>
        <w:t>Accounts Payable</w:t>
      </w:r>
    </w:p>
    <w:p w:rsidR="00722904" w:rsidRDefault="00722904" w:rsidP="00722904">
      <w:pPr>
        <w:pStyle w:val="enterprisegroups"/>
      </w:pPr>
      <w:r>
        <w:t>Cash Management</w:t>
      </w:r>
    </w:p>
    <w:p w:rsidR="00722904" w:rsidRDefault="00722904" w:rsidP="00722904">
      <w:pPr>
        <w:pStyle w:val="enterprisegroups"/>
      </w:pPr>
      <w:r>
        <w:t>Asset Management</w:t>
      </w:r>
    </w:p>
    <w:p w:rsidR="00722904" w:rsidRDefault="00722904" w:rsidP="00722904">
      <w:pPr>
        <w:pStyle w:val="groupprocesses"/>
      </w:pPr>
      <w:r>
        <w:t>Projects</w:t>
      </w:r>
    </w:p>
    <w:p w:rsidR="00722904" w:rsidRDefault="00722904" w:rsidP="00722904">
      <w:pPr>
        <w:pStyle w:val="enterprisegroups"/>
        <w:numPr>
          <w:ilvl w:val="0"/>
          <w:numId w:val="0"/>
        </w:numPr>
        <w:ind w:left="720"/>
      </w:pPr>
    </w:p>
    <w:p w:rsidR="00722904" w:rsidRDefault="00722904" w:rsidP="00722904">
      <w:pPr>
        <w:pStyle w:val="processgraphic"/>
      </w:pPr>
      <w:bookmarkStart w:id="12" w:name="IDAB320F"/>
      <w:bookmarkEnd w:id="12"/>
    </w:p>
    <w:p w:rsidR="00722904" w:rsidRPr="00AC6E2A" w:rsidRDefault="00722904" w:rsidP="00722904">
      <w:pPr>
        <w:pStyle w:val="captiontext"/>
        <w:jc w:val="left"/>
        <w:rPr>
          <w:sz w:val="20"/>
          <w:szCs w:val="20"/>
        </w:rPr>
      </w:pPr>
      <w:r w:rsidRPr="00AC6E2A">
        <w:rPr>
          <w:sz w:val="20"/>
          <w:szCs w:val="20"/>
        </w:rPr>
        <w:t>Reporting Requirements related to the above modules</w:t>
      </w:r>
    </w:p>
    <w:p w:rsidR="00722904" w:rsidRPr="00AC6E2A" w:rsidRDefault="00722904" w:rsidP="00722904">
      <w:pPr>
        <w:pStyle w:val="ListParagraph"/>
        <w:numPr>
          <w:ilvl w:val="0"/>
          <w:numId w:val="57"/>
        </w:numPr>
        <w:jc w:val="both"/>
        <w:rPr>
          <w:rFonts w:ascii="Verdana" w:hAnsi="Verdana" w:cs="Arial"/>
        </w:rPr>
      </w:pPr>
      <w:r w:rsidRPr="00AC6E2A">
        <w:rPr>
          <w:rFonts w:ascii="Verdana" w:hAnsi="Verdana" w:cs="Arial"/>
        </w:rPr>
        <w:t>Epicor 10 Standard Reports currently available</w:t>
      </w:r>
    </w:p>
    <w:p w:rsidR="00722904" w:rsidRDefault="00722904" w:rsidP="00722904">
      <w:pPr>
        <w:pStyle w:val="ListParagraph"/>
        <w:numPr>
          <w:ilvl w:val="0"/>
          <w:numId w:val="57"/>
        </w:numPr>
        <w:jc w:val="both"/>
        <w:rPr>
          <w:rFonts w:ascii="Verdana" w:hAnsi="Verdana" w:cs="Arial"/>
        </w:rPr>
      </w:pPr>
      <w:r w:rsidRPr="00AC6E2A">
        <w:rPr>
          <w:rFonts w:ascii="Verdana" w:hAnsi="Verdana" w:cs="Arial"/>
        </w:rPr>
        <w:t xml:space="preserve">Report requirements associated with </w:t>
      </w:r>
      <w:r>
        <w:rPr>
          <w:rFonts w:ascii="Verdana" w:hAnsi="Verdana" w:cs="Arial"/>
        </w:rPr>
        <w:t>SSRS/ C</w:t>
      </w:r>
      <w:r w:rsidRPr="00AC6E2A">
        <w:rPr>
          <w:rFonts w:ascii="Verdana" w:hAnsi="Verdana" w:cs="Arial"/>
        </w:rPr>
        <w:t>rystal reports configurations during implementation.</w:t>
      </w:r>
    </w:p>
    <w:p w:rsidR="00722904" w:rsidRDefault="00722904" w:rsidP="00722904">
      <w:pPr>
        <w:jc w:val="both"/>
      </w:pPr>
    </w:p>
    <w:p w:rsidR="00722904" w:rsidRDefault="00722904" w:rsidP="00722904">
      <w:pPr>
        <w:jc w:val="both"/>
      </w:pPr>
    </w:p>
    <w:p w:rsidR="00722904" w:rsidRPr="000454A7" w:rsidRDefault="00722904" w:rsidP="00722904">
      <w:pPr>
        <w:jc w:val="both"/>
      </w:pPr>
    </w:p>
    <w:p w:rsidR="00722904" w:rsidRPr="00800951" w:rsidRDefault="00722904" w:rsidP="00722904">
      <w:pPr>
        <w:pStyle w:val="captiontext"/>
        <w:jc w:val="left"/>
      </w:pPr>
    </w:p>
    <w:p w:rsidR="00722904" w:rsidRDefault="00722904" w:rsidP="00722904">
      <w:pPr>
        <w:pStyle w:val="captiontext"/>
        <w:jc w:val="left"/>
        <w:rPr>
          <w:sz w:val="20"/>
          <w:szCs w:val="20"/>
        </w:rPr>
      </w:pPr>
    </w:p>
    <w:p w:rsidR="00722904" w:rsidRPr="000454A7" w:rsidRDefault="00722904" w:rsidP="00722904">
      <w:pPr>
        <w:pStyle w:val="captiontext"/>
        <w:jc w:val="left"/>
        <w:rPr>
          <w:sz w:val="20"/>
          <w:szCs w:val="20"/>
        </w:rPr>
      </w:pPr>
      <w:r w:rsidRPr="000454A7">
        <w:rPr>
          <w:sz w:val="20"/>
          <w:szCs w:val="20"/>
        </w:rPr>
        <w:t>Abbreviations used:</w:t>
      </w:r>
    </w:p>
    <w:p w:rsidR="00722904" w:rsidRDefault="00722904" w:rsidP="00722904"/>
    <w:p w:rsidR="00722904" w:rsidRDefault="00722904" w:rsidP="00722904">
      <w:pPr>
        <w:spacing w:before="0"/>
      </w:pPr>
      <w:r>
        <w:t>BPM – Business Process Management configuration (technical configuration using available tools)</w:t>
      </w:r>
    </w:p>
    <w:p w:rsidR="00722904" w:rsidRDefault="00722904" w:rsidP="00722904">
      <w:pPr>
        <w:spacing w:before="0"/>
      </w:pPr>
    </w:p>
    <w:p w:rsidR="00722904" w:rsidRDefault="00722904" w:rsidP="00722904">
      <w:pPr>
        <w:spacing w:before="0"/>
      </w:pPr>
      <w:r>
        <w:t>Enhancement – Customization to provide additional functionality not available in system</w:t>
      </w:r>
    </w:p>
    <w:p w:rsidR="00722904" w:rsidRDefault="00722904" w:rsidP="00722904">
      <w:pPr>
        <w:spacing w:before="0"/>
      </w:pPr>
    </w:p>
    <w:p w:rsidR="00722904" w:rsidRDefault="00722904" w:rsidP="00722904">
      <w:pPr>
        <w:spacing w:before="0"/>
      </w:pPr>
      <w:r>
        <w:t>Configuration – setup of specific data, or usage of existing functionality to achieve result</w:t>
      </w:r>
    </w:p>
    <w:p w:rsidR="00722904" w:rsidRDefault="00722904" w:rsidP="00722904">
      <w:pPr>
        <w:spacing w:before="0"/>
      </w:pPr>
    </w:p>
    <w:p w:rsidR="00722904" w:rsidRDefault="00722904" w:rsidP="00722904">
      <w:pPr>
        <w:spacing w:before="0"/>
      </w:pPr>
      <w:r>
        <w:t>Custom fields – addition of User Defined fields to an existing object</w:t>
      </w:r>
    </w:p>
    <w:p w:rsidR="00722904" w:rsidRDefault="00722904" w:rsidP="00722904">
      <w:pPr>
        <w:spacing w:before="0"/>
      </w:pPr>
    </w:p>
    <w:p w:rsidR="00722904" w:rsidRDefault="00722904" w:rsidP="00722904">
      <w:pPr>
        <w:spacing w:before="0"/>
      </w:pPr>
      <w:r>
        <w:t xml:space="preserve">Integration – integrating third party software with Epicor 10 application. </w:t>
      </w:r>
    </w:p>
    <w:p w:rsidR="00722904" w:rsidRDefault="00722904" w:rsidP="00722904">
      <w:pPr>
        <w:spacing w:before="0"/>
      </w:pPr>
    </w:p>
    <w:p w:rsidR="00722904" w:rsidRDefault="00722904" w:rsidP="00722904">
      <w:pPr>
        <w:spacing w:before="0"/>
      </w:pPr>
      <w:r>
        <w:t>Dashboard – a custom screen that allows to view existing data in a specific way as well as make calculations with this data.</w:t>
      </w: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A112C7" w:rsidRDefault="00A112C7" w:rsidP="00722904">
      <w:pPr>
        <w:spacing w:before="0"/>
      </w:pPr>
    </w:p>
    <w:p w:rsidR="00662AD5" w:rsidRDefault="00D15DB5">
      <w:pPr>
        <w:pStyle w:val="processgroupHeading"/>
      </w:pPr>
      <w:bookmarkStart w:id="13" w:name="_Toc494408370"/>
      <w:r>
        <w:lastRenderedPageBreak/>
        <w:t>General Ledger</w:t>
      </w:r>
      <w:bookmarkEnd w:id="13"/>
      <w:r w:rsidR="00662AD5">
        <w:fldChar w:fldCharType="begin"/>
      </w:r>
      <w:r>
        <w:instrText xml:space="preserve"> XE "Process Groups:General Ledger" </w:instrText>
      </w:r>
      <w:r w:rsidR="00662AD5">
        <w:fldChar w:fldCharType="end"/>
      </w:r>
      <w:r w:rsidR="00662AD5">
        <w:fldChar w:fldCharType="begin"/>
      </w:r>
      <w:r>
        <w:instrText xml:space="preserve"> XE "General Ledger (process group)" </w:instrText>
      </w:r>
      <w:r w:rsidR="00662AD5">
        <w:fldChar w:fldCharType="end"/>
      </w:r>
    </w:p>
    <w:p w:rsidR="00662AD5" w:rsidRDefault="00D15DB5">
      <w:pPr>
        <w:pStyle w:val="groupintro"/>
      </w:pPr>
      <w:r>
        <w:t>The following item(s) are in this Group:</w:t>
      </w:r>
    </w:p>
    <w:p w:rsidR="00662AD5" w:rsidRDefault="00D15DB5">
      <w:pPr>
        <w:pStyle w:val="groupprocesses"/>
      </w:pPr>
      <w:r>
        <w:t>New GL Account</w:t>
      </w:r>
    </w:p>
    <w:p w:rsidR="00662AD5" w:rsidRDefault="00D15DB5">
      <w:pPr>
        <w:pStyle w:val="groupprocesses"/>
      </w:pPr>
      <w:r>
        <w:t>GL Journal Entries</w:t>
      </w:r>
    </w:p>
    <w:p w:rsidR="00662AD5" w:rsidRDefault="00D15DB5">
      <w:pPr>
        <w:pStyle w:val="groupprocesses"/>
      </w:pPr>
      <w:r>
        <w:t>GL Budget</w:t>
      </w:r>
    </w:p>
    <w:p w:rsidR="00662AD5" w:rsidRDefault="00D15DB5">
      <w:pPr>
        <w:pStyle w:val="groupprocesses"/>
      </w:pPr>
      <w:r>
        <w:t>GL Period End</w:t>
      </w:r>
    </w:p>
    <w:p w:rsidR="00662AD5" w:rsidRDefault="00D15DB5">
      <w:pPr>
        <w:pStyle w:val="groupprocesses"/>
      </w:pPr>
      <w:r>
        <w:t>Financial Reporting</w:t>
      </w:r>
    </w:p>
    <w:p w:rsidR="009A6AE3" w:rsidRDefault="009A6AE3" w:rsidP="009A6AE3">
      <w:pPr>
        <w:pStyle w:val="groupprocesses"/>
        <w:numPr>
          <w:ilvl w:val="0"/>
          <w:numId w:val="0"/>
        </w:numPr>
        <w:ind w:left="720"/>
      </w:pPr>
    </w:p>
    <w:tbl>
      <w:tblPr>
        <w:tblW w:w="0" w:type="auto"/>
        <w:tblLook w:val="0000" w:firstRow="0" w:lastRow="0" w:firstColumn="0" w:lastColumn="0" w:noHBand="0" w:noVBand="0"/>
      </w:tblPr>
      <w:tblGrid>
        <w:gridCol w:w="8074"/>
      </w:tblGrid>
      <w:tr w:rsidR="009A6AE3" w:rsidTr="000D0622">
        <w:tc>
          <w:tcPr>
            <w:tcW w:w="8074" w:type="dxa"/>
          </w:tcPr>
          <w:p w:rsidR="009A6AE3" w:rsidRDefault="009A6AE3" w:rsidP="000D0622">
            <w:pPr>
              <w:pStyle w:val="notegroup"/>
            </w:pPr>
            <w:r>
              <w:t xml:space="preserve">      User Notes</w:t>
            </w:r>
          </w:p>
        </w:tc>
      </w:tr>
      <w:tr w:rsidR="009A6AE3" w:rsidRPr="0085400E" w:rsidTr="000D0622">
        <w:tc>
          <w:tcPr>
            <w:tcW w:w="8074" w:type="dxa"/>
          </w:tcPr>
          <w:p w:rsidR="009A6AE3" w:rsidRDefault="009A6AE3" w:rsidP="000D0622">
            <w:pPr>
              <w:pStyle w:val="noteheader"/>
            </w:pPr>
            <w:r>
              <w:t xml:space="preserve">        Process Group definition: </w:t>
            </w:r>
          </w:p>
          <w:p w:rsidR="009A6AE3" w:rsidRDefault="009A6AE3" w:rsidP="000D0622">
            <w:pPr>
              <w:spacing w:after="200" w:line="276" w:lineRule="auto"/>
              <w:rPr>
                <w:rFonts w:ascii="Calibri" w:hAnsi="Calibri"/>
                <w:sz w:val="22"/>
                <w:szCs w:val="22"/>
              </w:rPr>
            </w:pPr>
            <w:bookmarkStart w:id="14" w:name="IDASO40F"/>
            <w:bookmarkEnd w:id="14"/>
            <w:r>
              <w:rPr>
                <w:rFonts w:ascii="Calibri" w:hAnsi="Calibri"/>
                <w:sz w:val="22"/>
                <w:szCs w:val="22"/>
              </w:rPr>
              <w:t xml:space="preserve">         This group contains the process related to definition and creation of GL account                 </w:t>
            </w:r>
          </w:p>
          <w:p w:rsidR="009A6AE3" w:rsidRDefault="009A6AE3" w:rsidP="000D0622">
            <w:pPr>
              <w:spacing w:after="200" w:line="276" w:lineRule="auto"/>
              <w:rPr>
                <w:rFonts w:ascii="Calibri" w:hAnsi="Calibri"/>
                <w:sz w:val="22"/>
                <w:szCs w:val="22"/>
              </w:rPr>
            </w:pPr>
            <w:r>
              <w:rPr>
                <w:rFonts w:ascii="Calibri" w:hAnsi="Calibri"/>
                <w:sz w:val="22"/>
                <w:szCs w:val="22"/>
              </w:rPr>
              <w:t xml:space="preserve">          GL Budget records in Epicor 10 database which are used to create general ledger    </w:t>
            </w:r>
          </w:p>
          <w:p w:rsidR="009A6AE3" w:rsidRDefault="009A6AE3" w:rsidP="000D0622">
            <w:pPr>
              <w:spacing w:after="200" w:line="276" w:lineRule="auto"/>
              <w:rPr>
                <w:rFonts w:ascii="Calibri" w:hAnsi="Calibri"/>
                <w:sz w:val="22"/>
                <w:szCs w:val="22"/>
              </w:rPr>
            </w:pPr>
            <w:r>
              <w:rPr>
                <w:rFonts w:ascii="Calibri" w:hAnsi="Calibri"/>
                <w:sz w:val="22"/>
                <w:szCs w:val="22"/>
              </w:rPr>
              <w:t xml:space="preserve">          Journals and f</w:t>
            </w:r>
            <w:r w:rsidR="00253ACC">
              <w:rPr>
                <w:rFonts w:ascii="Calibri" w:hAnsi="Calibri"/>
                <w:sz w:val="22"/>
                <w:szCs w:val="22"/>
              </w:rPr>
              <w:t>inancial rep</w:t>
            </w:r>
            <w:r w:rsidR="00535F45">
              <w:rPr>
                <w:rFonts w:ascii="Calibri" w:hAnsi="Calibri"/>
                <w:sz w:val="22"/>
                <w:szCs w:val="22"/>
              </w:rPr>
              <w:t>orting.</w:t>
            </w:r>
            <w:r>
              <w:rPr>
                <w:rFonts w:ascii="Calibri" w:hAnsi="Calibri"/>
                <w:sz w:val="22"/>
                <w:szCs w:val="22"/>
              </w:rPr>
              <w:t xml:space="preserve">     </w:t>
            </w:r>
          </w:p>
          <w:p w:rsidR="009A6AE3" w:rsidRPr="0085400E" w:rsidRDefault="009A6AE3" w:rsidP="00535F45">
            <w:pPr>
              <w:spacing w:after="200" w:line="276" w:lineRule="auto"/>
              <w:rPr>
                <w:rFonts w:ascii="Calibri" w:hAnsi="Calibri"/>
                <w:sz w:val="22"/>
                <w:szCs w:val="22"/>
              </w:rPr>
            </w:pPr>
            <w:r>
              <w:rPr>
                <w:rFonts w:ascii="Calibri" w:hAnsi="Calibri"/>
                <w:sz w:val="22"/>
                <w:szCs w:val="22"/>
              </w:rPr>
              <w:t xml:space="preserve">         </w:t>
            </w:r>
          </w:p>
        </w:tc>
      </w:tr>
    </w:tbl>
    <w:p w:rsidR="009A6AE3" w:rsidRDefault="009A6AE3" w:rsidP="009A6AE3">
      <w:pPr>
        <w:pStyle w:val="groupprocesses"/>
        <w:numPr>
          <w:ilvl w:val="0"/>
          <w:numId w:val="0"/>
        </w:numPr>
        <w:ind w:left="720"/>
      </w:pPr>
    </w:p>
    <w:p w:rsidR="000D0622" w:rsidRDefault="00D15DB5">
      <w:pPr>
        <w:pStyle w:val="processHeading"/>
      </w:pPr>
      <w:bookmarkStart w:id="15" w:name="_Toc494408371"/>
      <w:r>
        <w:lastRenderedPageBreak/>
        <w:t>New GL Account</w:t>
      </w:r>
      <w:bookmarkEnd w:id="15"/>
    </w:p>
    <w:tbl>
      <w:tblPr>
        <w:tblW w:w="0" w:type="auto"/>
        <w:tblInd w:w="620" w:type="dxa"/>
        <w:tblLook w:val="0000" w:firstRow="0" w:lastRow="0" w:firstColumn="0" w:lastColumn="0" w:noHBand="0" w:noVBand="0"/>
      </w:tblPr>
      <w:tblGrid>
        <w:gridCol w:w="7800"/>
      </w:tblGrid>
      <w:tr w:rsidR="000D0622" w:rsidTr="00AE5349">
        <w:trPr>
          <w:trHeight w:val="301"/>
        </w:trPr>
        <w:tc>
          <w:tcPr>
            <w:tcW w:w="7800" w:type="dxa"/>
          </w:tcPr>
          <w:p w:rsidR="000D0622" w:rsidRDefault="000D0622" w:rsidP="000D0622">
            <w:pPr>
              <w:pStyle w:val="notegroup"/>
            </w:pPr>
            <w:r>
              <w:t>User Notes</w:t>
            </w:r>
          </w:p>
        </w:tc>
      </w:tr>
      <w:tr w:rsidR="000D0622" w:rsidRPr="0085400E" w:rsidTr="00AE5349">
        <w:trPr>
          <w:trHeight w:val="2197"/>
        </w:trPr>
        <w:tc>
          <w:tcPr>
            <w:tcW w:w="7800" w:type="dxa"/>
          </w:tcPr>
          <w:p w:rsidR="000D0622" w:rsidRDefault="000D0622" w:rsidP="000D0622">
            <w:pPr>
              <w:pStyle w:val="noteheader"/>
            </w:pPr>
            <w:r>
              <w:t xml:space="preserve">Process definition: </w:t>
            </w:r>
          </w:p>
          <w:p w:rsidR="000D0622" w:rsidRDefault="000D0622" w:rsidP="000D0622">
            <w:pPr>
              <w:spacing w:after="200" w:line="276" w:lineRule="auto"/>
              <w:rPr>
                <w:rFonts w:ascii="Calibri" w:hAnsi="Calibri"/>
                <w:sz w:val="22"/>
                <w:szCs w:val="22"/>
              </w:rPr>
            </w:pPr>
            <w:bookmarkStart w:id="16" w:name="IDALP40F"/>
            <w:bookmarkEnd w:id="16"/>
            <w:r>
              <w:rPr>
                <w:rFonts w:ascii="Calibri" w:hAnsi="Calibri"/>
                <w:sz w:val="22"/>
                <w:szCs w:val="22"/>
              </w:rPr>
              <w:t xml:space="preserve">This process starts with the request to create a new GL account which will be used as a base for the journals. </w:t>
            </w:r>
          </w:p>
          <w:p w:rsidR="000D0622" w:rsidRPr="00213324" w:rsidRDefault="000D0622" w:rsidP="00213324">
            <w:pPr>
              <w:spacing w:after="200" w:line="276" w:lineRule="auto"/>
              <w:rPr>
                <w:rFonts w:ascii="Calibri" w:hAnsi="Calibri"/>
                <w:sz w:val="22"/>
                <w:szCs w:val="22"/>
              </w:rPr>
            </w:pPr>
            <w:r>
              <w:rPr>
                <w:rFonts w:ascii="Calibri" w:hAnsi="Calibri"/>
                <w:sz w:val="22"/>
                <w:szCs w:val="22"/>
              </w:rPr>
              <w:t xml:space="preserve">This workflow starts from receiving a request outside the system to create new GL </w:t>
            </w:r>
            <w:r w:rsidR="00663EE2">
              <w:rPr>
                <w:rFonts w:ascii="Calibri" w:hAnsi="Calibri"/>
                <w:sz w:val="22"/>
                <w:szCs w:val="22"/>
              </w:rPr>
              <w:t>account, A user will check if this account already exist or not</w:t>
            </w:r>
            <w:r>
              <w:rPr>
                <w:rFonts w:ascii="Calibri" w:hAnsi="Calibri"/>
                <w:sz w:val="22"/>
                <w:szCs w:val="22"/>
              </w:rPr>
              <w:t>,</w:t>
            </w:r>
            <w:r w:rsidR="00663EE2">
              <w:rPr>
                <w:rFonts w:ascii="Calibri" w:hAnsi="Calibri"/>
                <w:sz w:val="22"/>
                <w:szCs w:val="22"/>
              </w:rPr>
              <w:t xml:space="preserve"> if not he will create it on Epicor10 then notify the requester outside the system.</w:t>
            </w:r>
          </w:p>
        </w:tc>
      </w:tr>
    </w:tbl>
    <w:p w:rsidR="00662AD5" w:rsidRDefault="00876F52">
      <w:pPr>
        <w:pStyle w:val="processgraphic"/>
      </w:pPr>
      <w:bookmarkStart w:id="17" w:name="IDAYVQ2K"/>
      <w:bookmarkEnd w:id="17"/>
      <w:r>
        <w:rPr>
          <w:noProof/>
          <w:lang w:val="en-GB" w:eastAsia="en-GB"/>
        </w:rPr>
        <w:drawing>
          <wp:inline distT="0" distB="0" distL="0" distR="0">
            <wp:extent cx="5581650" cy="1266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1266825"/>
                    </a:xfrm>
                    <a:prstGeom prst="rect">
                      <a:avLst/>
                    </a:prstGeom>
                    <a:noFill/>
                    <a:ln>
                      <a:noFill/>
                    </a:ln>
                  </pic:spPr>
                </pic:pic>
              </a:graphicData>
            </a:graphic>
          </wp:inline>
        </w:drawing>
      </w:r>
    </w:p>
    <w:p w:rsidR="00662AD5" w:rsidRDefault="00D15DB5">
      <w:pPr>
        <w:pStyle w:val="captiontext"/>
      </w:pPr>
      <w:bookmarkStart w:id="18" w:name="_Toc494301243"/>
      <w:r>
        <w:t>1. Process: New GL Account</w:t>
      </w:r>
      <w:bookmarkEnd w:id="18"/>
    </w:p>
    <w:p w:rsidR="00662AD5" w:rsidRDefault="00662AD5">
      <w:pPr>
        <w:pStyle w:val="processgraphic"/>
      </w:pPr>
      <w:bookmarkStart w:id="19" w:name="IDAFWQ2K"/>
      <w:bookmarkEnd w:id="19"/>
    </w:p>
    <w:p w:rsidR="00662AD5" w:rsidRDefault="00D15DB5">
      <w:pPr>
        <w:pStyle w:val="stagesrolestasksheader"/>
      </w:pPr>
      <w:r>
        <w:t>Process Content</w:t>
      </w:r>
    </w:p>
    <w:p w:rsidR="00662AD5" w:rsidRDefault="00662AD5">
      <w:pPr>
        <w:pStyle w:val="stage"/>
      </w:pPr>
      <w:r>
        <w:fldChar w:fldCharType="begin"/>
      </w:r>
      <w:r w:rsidR="00D15DB5">
        <w:instrText xml:space="preserve"> XE "Stages:Create account" </w:instrText>
      </w:r>
      <w:r>
        <w:fldChar w:fldCharType="end"/>
      </w:r>
      <w:r>
        <w:fldChar w:fldCharType="begin"/>
      </w:r>
      <w:r w:rsidR="00D15DB5">
        <w:instrText xml:space="preserve"> XE "Create account (stage)" </w:instrText>
      </w:r>
      <w:r>
        <w:fldChar w:fldCharType="end"/>
      </w:r>
      <w:r w:rsidR="00D15DB5">
        <w:t>Create account</w:t>
      </w:r>
    </w:p>
    <w:p w:rsidR="00662AD5" w:rsidRDefault="00876F52">
      <w:pPr>
        <w:pStyle w:val="stagegraphic"/>
      </w:pPr>
      <w:bookmarkStart w:id="20" w:name="IDAPIKZI"/>
      <w:bookmarkEnd w:id="20"/>
      <w:r>
        <w:rPr>
          <w:noProof/>
          <w:lang w:val="en-GB" w:eastAsia="en-GB"/>
        </w:rPr>
        <w:drawing>
          <wp:inline distT="0" distB="0" distL="0" distR="0">
            <wp:extent cx="5762625" cy="1847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847850"/>
                    </a:xfrm>
                    <a:prstGeom prst="rect">
                      <a:avLst/>
                    </a:prstGeom>
                    <a:noFill/>
                    <a:ln>
                      <a:noFill/>
                    </a:ln>
                  </pic:spPr>
                </pic:pic>
              </a:graphicData>
            </a:graphic>
          </wp:inline>
        </w:drawing>
      </w:r>
    </w:p>
    <w:p w:rsidR="00662AD5" w:rsidRDefault="0067019D">
      <w:pPr>
        <w:pStyle w:val="captiontext"/>
      </w:pPr>
      <w:bookmarkStart w:id="21" w:name="_Toc494301245"/>
      <w:r>
        <w:t>2</w:t>
      </w:r>
      <w:r w:rsidR="00D15DB5">
        <w:t>. Process: New GL Account, Stage: Create account</w:t>
      </w:r>
      <w:bookmarkEnd w:id="21"/>
    </w:p>
    <w:p w:rsidR="00662AD5" w:rsidRDefault="00662AD5" w:rsidP="00AE5349">
      <w:pPr>
        <w:pStyle w:val="stagegraphic"/>
        <w:jc w:val="left"/>
      </w:pPr>
      <w:bookmarkStart w:id="22" w:name="IDAZIKZI"/>
      <w:bookmarkEnd w:id="22"/>
    </w:p>
    <w:p w:rsidR="00662AD5" w:rsidRDefault="00662AD5">
      <w:pPr>
        <w:pStyle w:val="stage"/>
      </w:pPr>
      <w:r>
        <w:lastRenderedPageBreak/>
        <w:fldChar w:fldCharType="begin"/>
      </w:r>
      <w:r w:rsidR="00D15DB5">
        <w:instrText xml:space="preserve"> XE "Stages:Process request for new account" </w:instrText>
      </w:r>
      <w:r>
        <w:fldChar w:fldCharType="end"/>
      </w:r>
      <w:r>
        <w:fldChar w:fldCharType="begin"/>
      </w:r>
      <w:r w:rsidR="00D15DB5">
        <w:instrText xml:space="preserve"> XE "Process request for new account (stage)" </w:instrText>
      </w:r>
      <w:r>
        <w:fldChar w:fldCharType="end"/>
      </w:r>
      <w:r w:rsidR="00D15DB5">
        <w:t>Process request for new account</w:t>
      </w:r>
    </w:p>
    <w:p w:rsidR="00662AD5" w:rsidRDefault="00876F52">
      <w:pPr>
        <w:pStyle w:val="stagegraphic"/>
      </w:pPr>
      <w:bookmarkStart w:id="23" w:name="IDADKKZI"/>
      <w:bookmarkEnd w:id="23"/>
      <w:r>
        <w:rPr>
          <w:noProof/>
          <w:lang w:val="en-GB" w:eastAsia="en-GB"/>
        </w:rPr>
        <w:drawing>
          <wp:inline distT="0" distB="0" distL="0" distR="0">
            <wp:extent cx="5410200" cy="1971675"/>
            <wp:effectExtent l="0" t="0" r="0" b="0"/>
            <wp:docPr id="4" name="Picture 4" descr="uuid_FC382E39-EE76-481D-9623-2DED8CC79E5E_stage_3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uid_FC382E39-EE76-481D-9623-2DED8CC79E5E_stage_3_p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1971675"/>
                    </a:xfrm>
                    <a:prstGeom prst="rect">
                      <a:avLst/>
                    </a:prstGeom>
                    <a:noFill/>
                    <a:ln>
                      <a:noFill/>
                    </a:ln>
                  </pic:spPr>
                </pic:pic>
              </a:graphicData>
            </a:graphic>
          </wp:inline>
        </w:drawing>
      </w:r>
    </w:p>
    <w:p w:rsidR="00662AD5" w:rsidRDefault="00EA3DC0">
      <w:pPr>
        <w:pStyle w:val="captiontext"/>
      </w:pPr>
      <w:bookmarkStart w:id="24" w:name="_Toc494301247"/>
      <w:r>
        <w:t>3</w:t>
      </w:r>
      <w:r w:rsidR="00D15DB5">
        <w:t>. Process: New GL Account, Stage: Process request for new account</w:t>
      </w:r>
      <w:bookmarkEnd w:id="24"/>
    </w:p>
    <w:p w:rsidR="00D97BBE" w:rsidRPr="00D97BBE" w:rsidRDefault="00D97BBE" w:rsidP="00D97BBE"/>
    <w:p w:rsidR="00D97BBE" w:rsidRPr="007B406F" w:rsidRDefault="00D97BBE" w:rsidP="00D97BBE">
      <w:pPr>
        <w:rPr>
          <w:b/>
        </w:rPr>
      </w:pPr>
      <w:r w:rsidRPr="007B406F">
        <w:rPr>
          <w:b/>
        </w:rPr>
        <w:t>GAPs/ Configuration changes Identified:</w:t>
      </w:r>
    </w:p>
    <w:p w:rsidR="00D97BBE" w:rsidRDefault="00D97BBE" w:rsidP="00D97BB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FE63A9" w:rsidTr="00FE63A9">
        <w:tc>
          <w:tcPr>
            <w:tcW w:w="2315" w:type="dxa"/>
            <w:shd w:val="clear" w:color="auto" w:fill="auto"/>
          </w:tcPr>
          <w:p w:rsidR="00D97BBE" w:rsidRDefault="00D97BBE" w:rsidP="005A5A31">
            <w:r>
              <w:t>Definition</w:t>
            </w:r>
          </w:p>
        </w:tc>
        <w:tc>
          <w:tcPr>
            <w:tcW w:w="2424" w:type="dxa"/>
            <w:shd w:val="clear" w:color="auto" w:fill="auto"/>
          </w:tcPr>
          <w:p w:rsidR="00D97BBE" w:rsidRDefault="00D97BBE" w:rsidP="005A5A31">
            <w:r>
              <w:t xml:space="preserve">Type </w:t>
            </w:r>
          </w:p>
        </w:tc>
        <w:tc>
          <w:tcPr>
            <w:tcW w:w="1858" w:type="dxa"/>
            <w:shd w:val="clear" w:color="auto" w:fill="auto"/>
          </w:tcPr>
          <w:p w:rsidR="00D97BBE" w:rsidRDefault="00D97BBE" w:rsidP="005A5A31"/>
        </w:tc>
        <w:tc>
          <w:tcPr>
            <w:tcW w:w="2466" w:type="dxa"/>
            <w:shd w:val="clear" w:color="auto" w:fill="auto"/>
          </w:tcPr>
          <w:p w:rsidR="00D97BBE" w:rsidRDefault="00D97BBE" w:rsidP="005A5A31">
            <w:r>
              <w:t>Comments</w:t>
            </w:r>
          </w:p>
        </w:tc>
      </w:tr>
      <w:tr w:rsidR="00FE63A9" w:rsidTr="00FE63A9">
        <w:tc>
          <w:tcPr>
            <w:tcW w:w="2315" w:type="dxa"/>
            <w:shd w:val="clear" w:color="auto" w:fill="auto"/>
          </w:tcPr>
          <w:p w:rsidR="00D97BBE" w:rsidRPr="00FE63A9" w:rsidRDefault="00D97BBE" w:rsidP="00D97BBE">
            <w:pPr>
              <w:rPr>
                <w:sz w:val="16"/>
                <w:szCs w:val="16"/>
              </w:rPr>
            </w:pPr>
            <w:r w:rsidRPr="00FE63A9">
              <w:rPr>
                <w:sz w:val="16"/>
                <w:szCs w:val="16"/>
              </w:rPr>
              <w:t>N/A</w:t>
            </w:r>
          </w:p>
        </w:tc>
        <w:tc>
          <w:tcPr>
            <w:tcW w:w="2424" w:type="dxa"/>
            <w:shd w:val="clear" w:color="auto" w:fill="auto"/>
          </w:tcPr>
          <w:p w:rsidR="00D97BBE" w:rsidRPr="00FE63A9" w:rsidRDefault="00D97BBE" w:rsidP="00D97BBE">
            <w:pPr>
              <w:rPr>
                <w:sz w:val="16"/>
                <w:szCs w:val="16"/>
              </w:rPr>
            </w:pPr>
            <w:r w:rsidRPr="00FE63A9">
              <w:rPr>
                <w:sz w:val="16"/>
                <w:szCs w:val="16"/>
              </w:rPr>
              <w:t>N/A</w:t>
            </w:r>
          </w:p>
        </w:tc>
        <w:tc>
          <w:tcPr>
            <w:tcW w:w="1858" w:type="dxa"/>
            <w:shd w:val="clear" w:color="auto" w:fill="auto"/>
          </w:tcPr>
          <w:p w:rsidR="00D97BBE" w:rsidRPr="00FE63A9" w:rsidRDefault="00D97BBE" w:rsidP="00D97BBE">
            <w:pPr>
              <w:rPr>
                <w:sz w:val="16"/>
                <w:szCs w:val="16"/>
              </w:rPr>
            </w:pPr>
          </w:p>
        </w:tc>
        <w:tc>
          <w:tcPr>
            <w:tcW w:w="2466" w:type="dxa"/>
            <w:shd w:val="clear" w:color="auto" w:fill="auto"/>
          </w:tcPr>
          <w:p w:rsidR="00D97BBE" w:rsidRPr="00FE63A9" w:rsidRDefault="00D97BBE" w:rsidP="00D97BBE">
            <w:pPr>
              <w:rPr>
                <w:sz w:val="16"/>
                <w:szCs w:val="16"/>
              </w:rPr>
            </w:pPr>
            <w:r w:rsidRPr="00FE63A9">
              <w:rPr>
                <w:sz w:val="16"/>
                <w:szCs w:val="16"/>
              </w:rPr>
              <w:t>N/A</w:t>
            </w:r>
          </w:p>
        </w:tc>
      </w:tr>
    </w:tbl>
    <w:p w:rsidR="00D97BBE" w:rsidRPr="00D97BBE" w:rsidRDefault="00D97BBE" w:rsidP="00D97BBE"/>
    <w:p w:rsidR="00577836" w:rsidRDefault="00D15DB5">
      <w:pPr>
        <w:pStyle w:val="processHeading"/>
      </w:pPr>
      <w:bookmarkStart w:id="25" w:name="_Toc494408372"/>
      <w:r>
        <w:lastRenderedPageBreak/>
        <w:t>GL Journal Entries</w:t>
      </w:r>
      <w:bookmarkEnd w:id="25"/>
    </w:p>
    <w:tbl>
      <w:tblPr>
        <w:tblW w:w="0" w:type="auto"/>
        <w:tblInd w:w="620" w:type="dxa"/>
        <w:tblLook w:val="0000" w:firstRow="0" w:lastRow="0" w:firstColumn="0" w:lastColumn="0" w:noHBand="0" w:noVBand="0"/>
      </w:tblPr>
      <w:tblGrid>
        <w:gridCol w:w="7841"/>
      </w:tblGrid>
      <w:tr w:rsidR="00577836" w:rsidTr="005A5A31">
        <w:tc>
          <w:tcPr>
            <w:tcW w:w="7841" w:type="dxa"/>
          </w:tcPr>
          <w:p w:rsidR="00577836" w:rsidRDefault="00577836" w:rsidP="005A5A31">
            <w:pPr>
              <w:pStyle w:val="notegroup"/>
            </w:pPr>
            <w:r>
              <w:t>User Notes</w:t>
            </w:r>
          </w:p>
        </w:tc>
      </w:tr>
      <w:tr w:rsidR="00577836" w:rsidRPr="0085400E" w:rsidTr="005A5A31">
        <w:tc>
          <w:tcPr>
            <w:tcW w:w="7841" w:type="dxa"/>
          </w:tcPr>
          <w:p w:rsidR="00577836" w:rsidRDefault="00577836" w:rsidP="005A5A31">
            <w:pPr>
              <w:pStyle w:val="noteheader"/>
            </w:pPr>
            <w:r>
              <w:t xml:space="preserve">Process definition: </w:t>
            </w:r>
          </w:p>
          <w:p w:rsidR="00577836" w:rsidRDefault="00577836" w:rsidP="005A5A31">
            <w:pPr>
              <w:spacing w:after="200" w:line="276" w:lineRule="auto"/>
              <w:rPr>
                <w:rFonts w:ascii="Calibri" w:hAnsi="Calibri"/>
                <w:sz w:val="22"/>
                <w:szCs w:val="22"/>
              </w:rPr>
            </w:pPr>
            <w:r>
              <w:rPr>
                <w:rFonts w:ascii="Calibri" w:hAnsi="Calibri"/>
                <w:sz w:val="22"/>
                <w:szCs w:val="22"/>
              </w:rPr>
              <w:t>This pro</w:t>
            </w:r>
            <w:r w:rsidR="00AC17B9">
              <w:rPr>
                <w:rFonts w:ascii="Calibri" w:hAnsi="Calibri"/>
                <w:sz w:val="22"/>
                <w:szCs w:val="22"/>
              </w:rPr>
              <w:t xml:space="preserve">cess starts with the creation of manual journal entries which is not related to any sub ledger for example : Amortization of capital grants and expense allocation.  </w:t>
            </w:r>
          </w:p>
          <w:p w:rsidR="00577836" w:rsidRPr="0085400E" w:rsidRDefault="00AC17B9" w:rsidP="00AC17B9">
            <w:pPr>
              <w:spacing w:after="200" w:line="276" w:lineRule="auto"/>
              <w:rPr>
                <w:rFonts w:ascii="Calibri" w:hAnsi="Calibri"/>
                <w:sz w:val="22"/>
                <w:szCs w:val="22"/>
              </w:rPr>
            </w:pPr>
            <w:r>
              <w:rPr>
                <w:rFonts w:ascii="Calibri" w:hAnsi="Calibri"/>
                <w:sz w:val="22"/>
                <w:szCs w:val="22"/>
              </w:rPr>
              <w:t>This workflow starts from creating GL group, Creating journal entry then post the entries.</w:t>
            </w:r>
          </w:p>
        </w:tc>
      </w:tr>
    </w:tbl>
    <w:p w:rsidR="00662AD5" w:rsidRDefault="00876F52">
      <w:pPr>
        <w:pStyle w:val="processgraphic"/>
      </w:pPr>
      <w:bookmarkStart w:id="26" w:name="IDA5MKZI"/>
      <w:bookmarkEnd w:id="26"/>
      <w:r>
        <w:rPr>
          <w:noProof/>
          <w:lang w:val="en-GB" w:eastAsia="en-GB"/>
        </w:rPr>
        <w:drawing>
          <wp:inline distT="0" distB="0" distL="0" distR="0">
            <wp:extent cx="5124450" cy="933450"/>
            <wp:effectExtent l="0" t="0" r="0" b="0"/>
            <wp:docPr id="5" name="Picture 5" descr="uuid_92A613EA-B644-416A-B130-7497AA85777B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uid_92A613EA-B644-416A-B130-7497AA85777B_view_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933450"/>
                    </a:xfrm>
                    <a:prstGeom prst="rect">
                      <a:avLst/>
                    </a:prstGeom>
                    <a:noFill/>
                    <a:ln>
                      <a:noFill/>
                    </a:ln>
                  </pic:spPr>
                </pic:pic>
              </a:graphicData>
            </a:graphic>
          </wp:inline>
        </w:drawing>
      </w:r>
    </w:p>
    <w:p w:rsidR="00662AD5" w:rsidRDefault="008A736E">
      <w:pPr>
        <w:pStyle w:val="captiontext"/>
      </w:pPr>
      <w:bookmarkStart w:id="27" w:name="_Toc494301248"/>
      <w:r>
        <w:t>4</w:t>
      </w:r>
      <w:r w:rsidR="00D15DB5">
        <w:t>. Process: GL Journal Entries</w:t>
      </w:r>
      <w:bookmarkEnd w:id="27"/>
    </w:p>
    <w:p w:rsidR="00662AD5" w:rsidRDefault="00D15DB5">
      <w:pPr>
        <w:pStyle w:val="stagesrolestasksheader"/>
      </w:pPr>
      <w:r>
        <w:t>Process Content</w:t>
      </w:r>
    </w:p>
    <w:p w:rsidR="00662AD5" w:rsidRDefault="00662AD5">
      <w:pPr>
        <w:pStyle w:val="stage"/>
      </w:pPr>
      <w:r>
        <w:fldChar w:fldCharType="begin"/>
      </w:r>
      <w:r w:rsidR="00D15DB5">
        <w:instrText xml:space="preserve"> XE "Stages:Create GL Group" </w:instrText>
      </w:r>
      <w:r>
        <w:fldChar w:fldCharType="end"/>
      </w:r>
      <w:r>
        <w:fldChar w:fldCharType="begin"/>
      </w:r>
      <w:r w:rsidR="00D15DB5">
        <w:instrText xml:space="preserve"> XE "Create GL Group (stage)" </w:instrText>
      </w:r>
      <w:r>
        <w:fldChar w:fldCharType="end"/>
      </w:r>
      <w:r w:rsidR="00D15DB5">
        <w:t>Create GL Group</w:t>
      </w:r>
    </w:p>
    <w:p w:rsidR="00662AD5" w:rsidRDefault="00876F52">
      <w:pPr>
        <w:pStyle w:val="stagegraphic"/>
      </w:pPr>
      <w:bookmarkStart w:id="28" w:name="IDALPKZI"/>
      <w:bookmarkEnd w:id="28"/>
      <w:r>
        <w:rPr>
          <w:noProof/>
          <w:lang w:val="en-GB" w:eastAsia="en-GB"/>
        </w:rPr>
        <w:drawing>
          <wp:inline distT="0" distB="0" distL="0" distR="0">
            <wp:extent cx="2667000" cy="1104900"/>
            <wp:effectExtent l="0" t="0" r="0" b="0"/>
            <wp:docPr id="6" name="Picture 6" descr="uuid_92A613EA-B644-416A-B130-7497AA85777B_stage_5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uid_92A613EA-B644-416A-B130-7497AA85777B_stage_5_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1104900"/>
                    </a:xfrm>
                    <a:prstGeom prst="rect">
                      <a:avLst/>
                    </a:prstGeom>
                    <a:noFill/>
                    <a:ln>
                      <a:noFill/>
                    </a:ln>
                  </pic:spPr>
                </pic:pic>
              </a:graphicData>
            </a:graphic>
          </wp:inline>
        </w:drawing>
      </w:r>
    </w:p>
    <w:p w:rsidR="00662AD5" w:rsidRDefault="008A736E">
      <w:pPr>
        <w:pStyle w:val="captiontext"/>
      </w:pPr>
      <w:bookmarkStart w:id="29" w:name="_Toc494301249"/>
      <w:r>
        <w:t>5</w:t>
      </w:r>
      <w:r w:rsidR="00D15DB5">
        <w:t>. Process: GL Journal Entries, Stage: Create GL Group</w:t>
      </w:r>
      <w:bookmarkEnd w:id="29"/>
    </w:p>
    <w:p w:rsidR="00662AD5" w:rsidRDefault="00662AD5">
      <w:pPr>
        <w:pStyle w:val="stage"/>
      </w:pPr>
      <w:r>
        <w:fldChar w:fldCharType="begin"/>
      </w:r>
      <w:r w:rsidR="00D15DB5">
        <w:instrText xml:space="preserve"> XE "Stages:Create journal entries" </w:instrText>
      </w:r>
      <w:r>
        <w:fldChar w:fldCharType="end"/>
      </w:r>
      <w:r>
        <w:fldChar w:fldCharType="begin"/>
      </w:r>
      <w:r w:rsidR="00D15DB5">
        <w:instrText xml:space="preserve"> XE "Create journal entries (stage)" </w:instrText>
      </w:r>
      <w:r>
        <w:fldChar w:fldCharType="end"/>
      </w:r>
      <w:r w:rsidR="00D15DB5">
        <w:t>Create journal entries</w:t>
      </w:r>
    </w:p>
    <w:p w:rsidR="00662AD5" w:rsidRDefault="00876F52">
      <w:pPr>
        <w:pStyle w:val="stagegraphic"/>
      </w:pPr>
      <w:bookmarkStart w:id="30" w:name="IDAHRKZI"/>
      <w:bookmarkEnd w:id="30"/>
      <w:r>
        <w:rPr>
          <w:noProof/>
          <w:lang w:val="en-GB" w:eastAsia="en-GB"/>
        </w:rPr>
        <w:drawing>
          <wp:inline distT="0" distB="0" distL="0" distR="0">
            <wp:extent cx="5762625"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066925"/>
                    </a:xfrm>
                    <a:prstGeom prst="rect">
                      <a:avLst/>
                    </a:prstGeom>
                    <a:noFill/>
                    <a:ln>
                      <a:noFill/>
                    </a:ln>
                  </pic:spPr>
                </pic:pic>
              </a:graphicData>
            </a:graphic>
          </wp:inline>
        </w:drawing>
      </w:r>
    </w:p>
    <w:p w:rsidR="00662AD5" w:rsidRDefault="008A736E">
      <w:pPr>
        <w:pStyle w:val="captiontext"/>
      </w:pPr>
      <w:bookmarkStart w:id="31" w:name="_Toc494301250"/>
      <w:r>
        <w:t>6</w:t>
      </w:r>
      <w:r w:rsidR="00D15DB5">
        <w:t>. Process: GL Journal Entries, Stage: Create journal entries</w:t>
      </w:r>
      <w:bookmarkEnd w:id="31"/>
    </w:p>
    <w:p w:rsidR="0069055F" w:rsidRDefault="0069055F" w:rsidP="0069055F"/>
    <w:p w:rsidR="00734FC8" w:rsidRDefault="00734FC8" w:rsidP="0069055F"/>
    <w:p w:rsidR="00734FC8" w:rsidRDefault="00734FC8" w:rsidP="0069055F"/>
    <w:p w:rsidR="00734FC8" w:rsidRDefault="00734FC8" w:rsidP="0069055F"/>
    <w:p w:rsidR="00734FC8" w:rsidRDefault="00734FC8" w:rsidP="0069055F"/>
    <w:p w:rsidR="00734FC8" w:rsidRDefault="00734FC8" w:rsidP="0069055F"/>
    <w:p w:rsidR="00734FC8" w:rsidRPr="0069055F" w:rsidRDefault="00734FC8" w:rsidP="0069055F"/>
    <w:p w:rsidR="0069055F" w:rsidRPr="007B406F" w:rsidRDefault="0069055F" w:rsidP="0069055F">
      <w:pPr>
        <w:rPr>
          <w:b/>
        </w:rPr>
      </w:pPr>
      <w:bookmarkStart w:id="32" w:name="IDARRKZI"/>
      <w:bookmarkEnd w:id="32"/>
      <w:r w:rsidRPr="007B406F">
        <w:rPr>
          <w:b/>
        </w:rPr>
        <w:t>GAPs/ Configuration changes Identified:</w:t>
      </w:r>
    </w:p>
    <w:p w:rsidR="0069055F" w:rsidRDefault="0069055F" w:rsidP="00690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FE63A9" w:rsidTr="00FE63A9">
        <w:tc>
          <w:tcPr>
            <w:tcW w:w="2315" w:type="dxa"/>
            <w:shd w:val="clear" w:color="auto" w:fill="auto"/>
          </w:tcPr>
          <w:p w:rsidR="0069055F" w:rsidRDefault="0069055F" w:rsidP="005A5A31">
            <w:r>
              <w:t>Definition</w:t>
            </w:r>
          </w:p>
        </w:tc>
        <w:tc>
          <w:tcPr>
            <w:tcW w:w="2424" w:type="dxa"/>
            <w:shd w:val="clear" w:color="auto" w:fill="auto"/>
          </w:tcPr>
          <w:p w:rsidR="0069055F" w:rsidRDefault="0069055F" w:rsidP="005A5A31">
            <w:r>
              <w:t xml:space="preserve">Type </w:t>
            </w:r>
          </w:p>
        </w:tc>
        <w:tc>
          <w:tcPr>
            <w:tcW w:w="1858" w:type="dxa"/>
            <w:shd w:val="clear" w:color="auto" w:fill="auto"/>
          </w:tcPr>
          <w:p w:rsidR="0069055F" w:rsidRDefault="0069055F" w:rsidP="005A5A31"/>
        </w:tc>
        <w:tc>
          <w:tcPr>
            <w:tcW w:w="2466" w:type="dxa"/>
            <w:shd w:val="clear" w:color="auto" w:fill="auto"/>
          </w:tcPr>
          <w:p w:rsidR="0069055F" w:rsidRDefault="0069055F" w:rsidP="005A5A31">
            <w:r>
              <w:t>Comments</w:t>
            </w:r>
          </w:p>
        </w:tc>
      </w:tr>
      <w:tr w:rsidR="00FE63A9" w:rsidTr="00FE63A9">
        <w:tc>
          <w:tcPr>
            <w:tcW w:w="2315" w:type="dxa"/>
            <w:shd w:val="clear" w:color="auto" w:fill="auto"/>
          </w:tcPr>
          <w:p w:rsidR="0069055F" w:rsidRPr="00FE63A9" w:rsidRDefault="00B12EF8" w:rsidP="005A5A31">
            <w:pPr>
              <w:rPr>
                <w:sz w:val="16"/>
                <w:szCs w:val="16"/>
              </w:rPr>
            </w:pPr>
            <w:r w:rsidRPr="00FE63A9">
              <w:rPr>
                <w:sz w:val="16"/>
                <w:szCs w:val="16"/>
              </w:rPr>
              <w:t xml:space="preserve">Put the journal on hold </w:t>
            </w:r>
          </w:p>
        </w:tc>
        <w:tc>
          <w:tcPr>
            <w:tcW w:w="2424" w:type="dxa"/>
            <w:shd w:val="clear" w:color="auto" w:fill="auto"/>
          </w:tcPr>
          <w:p w:rsidR="0069055F" w:rsidRPr="00FE63A9" w:rsidRDefault="00B12EF8" w:rsidP="005A5A31">
            <w:pPr>
              <w:rPr>
                <w:sz w:val="16"/>
                <w:szCs w:val="16"/>
              </w:rPr>
            </w:pPr>
            <w:r w:rsidRPr="00FE63A9">
              <w:rPr>
                <w:sz w:val="16"/>
                <w:szCs w:val="16"/>
              </w:rPr>
              <w:t>BPM</w:t>
            </w:r>
          </w:p>
        </w:tc>
        <w:tc>
          <w:tcPr>
            <w:tcW w:w="1858" w:type="dxa"/>
            <w:shd w:val="clear" w:color="auto" w:fill="auto"/>
          </w:tcPr>
          <w:p w:rsidR="0069055F" w:rsidRPr="00FE63A9" w:rsidRDefault="0069055F" w:rsidP="005A5A31">
            <w:pPr>
              <w:rPr>
                <w:sz w:val="16"/>
                <w:szCs w:val="16"/>
              </w:rPr>
            </w:pPr>
          </w:p>
        </w:tc>
        <w:tc>
          <w:tcPr>
            <w:tcW w:w="2466" w:type="dxa"/>
            <w:shd w:val="clear" w:color="auto" w:fill="auto"/>
          </w:tcPr>
          <w:p w:rsidR="0069055F" w:rsidRPr="00FE63A9" w:rsidRDefault="00B12EF8" w:rsidP="005A5A31">
            <w:pPr>
              <w:rPr>
                <w:sz w:val="16"/>
                <w:szCs w:val="16"/>
              </w:rPr>
            </w:pPr>
            <w:r w:rsidRPr="00FE63A9">
              <w:rPr>
                <w:sz w:val="16"/>
                <w:szCs w:val="16"/>
              </w:rPr>
              <w:t xml:space="preserve">The journal should be put on hold once it is created by the user and only authorized person can un-Hold it. </w:t>
            </w:r>
          </w:p>
        </w:tc>
      </w:tr>
      <w:tr w:rsidR="00E57D8E" w:rsidTr="00FE63A9">
        <w:tc>
          <w:tcPr>
            <w:tcW w:w="2315" w:type="dxa"/>
            <w:shd w:val="clear" w:color="auto" w:fill="auto"/>
          </w:tcPr>
          <w:p w:rsidR="00E57D8E" w:rsidRPr="00FE63A9" w:rsidRDefault="00E57D8E" w:rsidP="005A5A31">
            <w:pPr>
              <w:rPr>
                <w:sz w:val="16"/>
                <w:szCs w:val="16"/>
              </w:rPr>
            </w:pPr>
            <w:r w:rsidRPr="00FE63A9">
              <w:rPr>
                <w:sz w:val="16"/>
                <w:szCs w:val="16"/>
              </w:rPr>
              <w:t xml:space="preserve">Put the signatures on printed edit list </w:t>
            </w:r>
          </w:p>
        </w:tc>
        <w:tc>
          <w:tcPr>
            <w:tcW w:w="2424" w:type="dxa"/>
            <w:shd w:val="clear" w:color="auto" w:fill="auto"/>
          </w:tcPr>
          <w:p w:rsidR="00E57D8E" w:rsidRPr="00FE63A9" w:rsidRDefault="00E57D8E" w:rsidP="005A5A31">
            <w:pPr>
              <w:rPr>
                <w:sz w:val="16"/>
                <w:szCs w:val="16"/>
              </w:rPr>
            </w:pPr>
            <w:r w:rsidRPr="00FE63A9">
              <w:rPr>
                <w:sz w:val="16"/>
                <w:szCs w:val="16"/>
              </w:rPr>
              <w:t>Enhancement</w:t>
            </w:r>
          </w:p>
        </w:tc>
        <w:tc>
          <w:tcPr>
            <w:tcW w:w="1858" w:type="dxa"/>
            <w:shd w:val="clear" w:color="auto" w:fill="auto"/>
          </w:tcPr>
          <w:p w:rsidR="00E57D8E" w:rsidRPr="00FE63A9" w:rsidRDefault="00E57D8E" w:rsidP="005A5A31">
            <w:pPr>
              <w:rPr>
                <w:sz w:val="16"/>
                <w:szCs w:val="16"/>
              </w:rPr>
            </w:pPr>
          </w:p>
        </w:tc>
        <w:tc>
          <w:tcPr>
            <w:tcW w:w="2466" w:type="dxa"/>
            <w:shd w:val="clear" w:color="auto" w:fill="auto"/>
          </w:tcPr>
          <w:p w:rsidR="00E57D8E" w:rsidRPr="00FE63A9" w:rsidRDefault="00E57D8E" w:rsidP="005A5A31">
            <w:pPr>
              <w:rPr>
                <w:sz w:val="16"/>
                <w:szCs w:val="16"/>
              </w:rPr>
            </w:pPr>
            <w:r w:rsidRPr="00FE63A9">
              <w:rPr>
                <w:sz w:val="16"/>
                <w:szCs w:val="16"/>
              </w:rPr>
              <w:t>Put the name(s) and signature space for the user(s) who need to sign on the edit list.</w:t>
            </w:r>
          </w:p>
        </w:tc>
      </w:tr>
    </w:tbl>
    <w:p w:rsidR="00662AD5" w:rsidRDefault="00662AD5">
      <w:pPr>
        <w:pStyle w:val="stagegraphic"/>
      </w:pPr>
    </w:p>
    <w:p w:rsidR="00662AD5" w:rsidRDefault="00662AD5">
      <w:pPr>
        <w:pStyle w:val="stage"/>
      </w:pPr>
      <w:r>
        <w:fldChar w:fldCharType="begin"/>
      </w:r>
      <w:r w:rsidR="00D15DB5">
        <w:instrText xml:space="preserve"> XE "Stages:Post journal entries" </w:instrText>
      </w:r>
      <w:r>
        <w:fldChar w:fldCharType="end"/>
      </w:r>
      <w:r>
        <w:fldChar w:fldCharType="begin"/>
      </w:r>
      <w:r w:rsidR="00D15DB5">
        <w:instrText xml:space="preserve"> XE "Post journal entries (stage)" </w:instrText>
      </w:r>
      <w:r>
        <w:fldChar w:fldCharType="end"/>
      </w:r>
      <w:r w:rsidR="00D15DB5">
        <w:t>Post journal entries</w:t>
      </w:r>
    </w:p>
    <w:p w:rsidR="00662AD5" w:rsidRDefault="00876F52">
      <w:pPr>
        <w:pStyle w:val="stagegraphic"/>
      </w:pPr>
      <w:bookmarkStart w:id="33" w:name="IDAPSKZI"/>
      <w:bookmarkEnd w:id="33"/>
      <w:r>
        <w:rPr>
          <w:noProof/>
          <w:lang w:val="en-GB" w:eastAsia="en-GB"/>
        </w:rPr>
        <w:drawing>
          <wp:inline distT="0" distB="0" distL="0" distR="0">
            <wp:extent cx="2695575" cy="1143000"/>
            <wp:effectExtent l="0" t="0" r="0" b="0"/>
            <wp:docPr id="8" name="Picture 8" descr="uuid_92A613EA-B644-416A-B130-7497AA85777B_stage_4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uid_92A613EA-B644-416A-B130-7497AA85777B_stage_4_p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143000"/>
                    </a:xfrm>
                    <a:prstGeom prst="rect">
                      <a:avLst/>
                    </a:prstGeom>
                    <a:noFill/>
                    <a:ln>
                      <a:noFill/>
                    </a:ln>
                  </pic:spPr>
                </pic:pic>
              </a:graphicData>
            </a:graphic>
          </wp:inline>
        </w:drawing>
      </w:r>
    </w:p>
    <w:p w:rsidR="00662AD5" w:rsidRDefault="00C47868">
      <w:pPr>
        <w:pStyle w:val="captiontext"/>
        <w:rPr>
          <w:ins w:id="34" w:author="Joseph Moshi" w:date="2017-10-10T14:51:00Z"/>
        </w:rPr>
      </w:pPr>
      <w:bookmarkStart w:id="35" w:name="_Toc494301252"/>
      <w:r>
        <w:t>7</w:t>
      </w:r>
      <w:r w:rsidR="00D15DB5">
        <w:t>. Process: GL Journal Entries, Stage: Post journal entries</w:t>
      </w:r>
      <w:bookmarkEnd w:id="35"/>
    </w:p>
    <w:p w:rsidR="006C6167" w:rsidRDefault="006C6167">
      <w:pPr>
        <w:rPr>
          <w:ins w:id="36" w:author="Joseph Moshi" w:date="2017-10-10T14:51:00Z"/>
        </w:rPr>
        <w:pPrChange w:id="37" w:author="Joseph Moshi" w:date="2017-10-10T14:51:00Z">
          <w:pPr>
            <w:pStyle w:val="captiontext"/>
          </w:pPr>
        </w:pPrChange>
      </w:pPr>
    </w:p>
    <w:p w:rsidR="006C6167" w:rsidRDefault="006C6167">
      <w:pPr>
        <w:rPr>
          <w:ins w:id="38" w:author="Joseph Moshi" w:date="2017-10-10T14:51:00Z"/>
        </w:rPr>
        <w:pPrChange w:id="39" w:author="Joseph Moshi" w:date="2017-10-10T14:51:00Z">
          <w:pPr>
            <w:pStyle w:val="captiontext"/>
          </w:pPr>
        </w:pPrChange>
      </w:pPr>
    </w:p>
    <w:p w:rsidR="006C6167" w:rsidRPr="006C6167" w:rsidRDefault="006C6167">
      <w:pPr>
        <w:rPr>
          <w:ins w:id="40" w:author="Joseph Moshi" w:date="2017-10-10T14:51:00Z"/>
          <w:highlight w:val="yellow"/>
          <w:rPrChange w:id="41" w:author="Joseph Moshi" w:date="2017-10-10T14:54:00Z">
            <w:rPr>
              <w:ins w:id="42" w:author="Joseph Moshi" w:date="2017-10-10T14:51:00Z"/>
            </w:rPr>
          </w:rPrChange>
        </w:rPr>
        <w:pPrChange w:id="43" w:author="Joseph Moshi" w:date="2017-10-10T14:51:00Z">
          <w:pPr>
            <w:pStyle w:val="captiontext"/>
          </w:pPr>
        </w:pPrChange>
      </w:pPr>
      <w:ins w:id="44" w:author="Joseph Moshi" w:date="2017-10-10T14:51:00Z">
        <w:r w:rsidRPr="006C6167">
          <w:rPr>
            <w:highlight w:val="yellow"/>
            <w:rPrChange w:id="45" w:author="Joseph Moshi" w:date="2017-10-10T14:54:00Z">
              <w:rPr/>
            </w:rPrChange>
          </w:rPr>
          <w:t>MSD Comments:</w:t>
        </w:r>
      </w:ins>
    </w:p>
    <w:p w:rsidR="006C6167" w:rsidRPr="002310CB" w:rsidRDefault="006C6167">
      <w:pPr>
        <w:pPrChange w:id="46" w:author="Joseph Moshi" w:date="2017-10-10T14:51:00Z">
          <w:pPr>
            <w:pStyle w:val="captiontext"/>
          </w:pPr>
        </w:pPrChange>
      </w:pPr>
      <w:ins w:id="47" w:author="Joseph Moshi" w:date="2017-10-10T14:52:00Z">
        <w:r w:rsidRPr="006C6167">
          <w:rPr>
            <w:highlight w:val="yellow"/>
            <w:rPrChange w:id="48" w:author="Joseph Moshi" w:date="2017-10-10T14:54:00Z">
              <w:rPr/>
            </w:rPrChange>
          </w:rPr>
          <w:t>There should be a restrictions for Manual Journals to GL accounts.</w:t>
        </w:r>
      </w:ins>
      <w:ins w:id="49" w:author="Joseph Moshi" w:date="2017-10-10T14:53:00Z">
        <w:r w:rsidRPr="006C6167">
          <w:rPr>
            <w:highlight w:val="yellow"/>
            <w:rPrChange w:id="50" w:author="Joseph Moshi" w:date="2017-10-10T14:54:00Z">
              <w:rPr/>
            </w:rPrChange>
          </w:rPr>
          <w:t xml:space="preserve"> There should be stages for approving the manual jou</w:t>
        </w:r>
      </w:ins>
      <w:ins w:id="51" w:author="Joseph Moshi" w:date="2017-10-10T14:54:00Z">
        <w:r w:rsidRPr="006C6167">
          <w:rPr>
            <w:highlight w:val="yellow"/>
            <w:rPrChange w:id="52" w:author="Joseph Moshi" w:date="2017-10-10T14:54:00Z">
              <w:rPr/>
            </w:rPrChange>
          </w:rPr>
          <w:t>rnals</w:t>
        </w:r>
      </w:ins>
    </w:p>
    <w:p w:rsidR="000960A0" w:rsidRDefault="00D15DB5">
      <w:pPr>
        <w:pStyle w:val="processHeading"/>
      </w:pPr>
      <w:bookmarkStart w:id="53" w:name="_Toc494408373"/>
      <w:r>
        <w:lastRenderedPageBreak/>
        <w:t>GL Budget</w:t>
      </w:r>
      <w:bookmarkEnd w:id="53"/>
    </w:p>
    <w:tbl>
      <w:tblPr>
        <w:tblW w:w="0" w:type="auto"/>
        <w:tblInd w:w="620" w:type="dxa"/>
        <w:tblLook w:val="0000" w:firstRow="0" w:lastRow="0" w:firstColumn="0" w:lastColumn="0" w:noHBand="0" w:noVBand="0"/>
      </w:tblPr>
      <w:tblGrid>
        <w:gridCol w:w="7841"/>
      </w:tblGrid>
      <w:tr w:rsidR="000960A0" w:rsidTr="005A5A31">
        <w:tc>
          <w:tcPr>
            <w:tcW w:w="7841" w:type="dxa"/>
          </w:tcPr>
          <w:p w:rsidR="000960A0" w:rsidRDefault="000960A0" w:rsidP="005A5A31">
            <w:pPr>
              <w:pStyle w:val="notegroup"/>
            </w:pPr>
            <w:r>
              <w:t>User Notes</w:t>
            </w:r>
          </w:p>
        </w:tc>
      </w:tr>
      <w:tr w:rsidR="000960A0" w:rsidRPr="0085400E" w:rsidTr="005A5A31">
        <w:tc>
          <w:tcPr>
            <w:tcW w:w="7841" w:type="dxa"/>
          </w:tcPr>
          <w:p w:rsidR="000960A0" w:rsidRDefault="000960A0" w:rsidP="005A5A31">
            <w:pPr>
              <w:pStyle w:val="noteheader"/>
            </w:pPr>
            <w:r>
              <w:t xml:space="preserve">Process definition: </w:t>
            </w:r>
          </w:p>
          <w:p w:rsidR="000960A0" w:rsidRDefault="000960A0" w:rsidP="005A5A31">
            <w:pPr>
              <w:spacing w:after="200" w:line="276" w:lineRule="auto"/>
              <w:rPr>
                <w:rFonts w:ascii="Calibri" w:hAnsi="Calibri"/>
                <w:sz w:val="22"/>
                <w:szCs w:val="22"/>
              </w:rPr>
            </w:pPr>
            <w:r>
              <w:rPr>
                <w:rFonts w:ascii="Calibri" w:hAnsi="Calibri"/>
                <w:sz w:val="22"/>
                <w:szCs w:val="22"/>
              </w:rPr>
              <w:t xml:space="preserve">This process starts with internal budget preparation by MSD outside the system and after it is approved it will be uploaded on Epicor10 then validation is required </w:t>
            </w:r>
            <w:r w:rsidR="00914480">
              <w:rPr>
                <w:rFonts w:ascii="Calibri" w:hAnsi="Calibri"/>
                <w:sz w:val="22"/>
                <w:szCs w:val="22"/>
              </w:rPr>
              <w:t>for each procurement category at requisition , Purchase order and miscellaneous invoice level</w:t>
            </w:r>
            <w:r>
              <w:rPr>
                <w:rFonts w:ascii="Calibri" w:hAnsi="Calibri"/>
                <w:sz w:val="22"/>
                <w:szCs w:val="22"/>
              </w:rPr>
              <w:t xml:space="preserve">.  </w:t>
            </w:r>
          </w:p>
          <w:p w:rsidR="000960A0" w:rsidRPr="0085400E" w:rsidRDefault="000960A0" w:rsidP="000960A0">
            <w:pPr>
              <w:spacing w:after="200" w:line="276" w:lineRule="auto"/>
              <w:rPr>
                <w:rFonts w:ascii="Calibri" w:hAnsi="Calibri"/>
                <w:sz w:val="22"/>
                <w:szCs w:val="22"/>
              </w:rPr>
            </w:pPr>
            <w:r>
              <w:rPr>
                <w:rFonts w:ascii="Calibri" w:hAnsi="Calibri"/>
                <w:sz w:val="22"/>
                <w:szCs w:val="22"/>
              </w:rPr>
              <w:t xml:space="preserve">This workflow starts from budget </w:t>
            </w:r>
            <w:r w:rsidR="00065DA2">
              <w:rPr>
                <w:rFonts w:ascii="Calibri" w:hAnsi="Calibri"/>
                <w:sz w:val="22"/>
                <w:szCs w:val="22"/>
              </w:rPr>
              <w:t>preparation, Process</w:t>
            </w:r>
            <w:r>
              <w:rPr>
                <w:rFonts w:ascii="Calibri" w:hAnsi="Calibri"/>
                <w:sz w:val="22"/>
                <w:szCs w:val="22"/>
              </w:rPr>
              <w:t xml:space="preserve"> budget and execute budget.</w:t>
            </w:r>
          </w:p>
        </w:tc>
      </w:tr>
    </w:tbl>
    <w:p w:rsidR="00662AD5" w:rsidRDefault="00876F52">
      <w:pPr>
        <w:pStyle w:val="processgraphic"/>
      </w:pPr>
      <w:bookmarkStart w:id="54" w:name="IDAKUKZI"/>
      <w:bookmarkEnd w:id="54"/>
      <w:r>
        <w:rPr>
          <w:noProof/>
          <w:lang w:val="en-GB" w:eastAsia="en-GB"/>
        </w:rPr>
        <w:drawing>
          <wp:inline distT="0" distB="0" distL="0" distR="0">
            <wp:extent cx="5114925" cy="933450"/>
            <wp:effectExtent l="0" t="0" r="0" b="0"/>
            <wp:docPr id="9" name="Picture 9" descr="uuid_55983783-B3BA-43CB-8A53-519DDF1D140D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uid_55983783-B3BA-43CB-8A53-519DDF1D140D_view_p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662AD5" w:rsidRDefault="00623C92">
      <w:pPr>
        <w:pStyle w:val="captiontext"/>
      </w:pPr>
      <w:bookmarkStart w:id="55" w:name="_Toc494301253"/>
      <w:r>
        <w:t>8</w:t>
      </w:r>
      <w:r w:rsidR="00D15DB5">
        <w:t>. Process: GL Budget</w:t>
      </w:r>
      <w:bookmarkEnd w:id="55"/>
    </w:p>
    <w:p w:rsidR="00662AD5" w:rsidRDefault="00D15DB5">
      <w:pPr>
        <w:pStyle w:val="stagesrolestasksheader"/>
      </w:pPr>
      <w:r>
        <w:t>Process Content</w:t>
      </w:r>
    </w:p>
    <w:p w:rsidR="00175AE0" w:rsidRDefault="00175AE0" w:rsidP="00175AE0">
      <w:pPr>
        <w:pStyle w:val="stage"/>
      </w:pPr>
      <w:r>
        <w:fldChar w:fldCharType="begin"/>
      </w:r>
      <w:r>
        <w:instrText xml:space="preserve"> XE "Stages:Budget Preparation" </w:instrText>
      </w:r>
      <w:r>
        <w:fldChar w:fldCharType="end"/>
      </w:r>
      <w:r>
        <w:fldChar w:fldCharType="begin"/>
      </w:r>
      <w:r>
        <w:instrText xml:space="preserve"> XE "Budget Preparation (stage)" </w:instrText>
      </w:r>
      <w:r>
        <w:fldChar w:fldCharType="end"/>
      </w:r>
      <w:r>
        <w:t>Budget Preparation</w:t>
      </w:r>
    </w:p>
    <w:p w:rsidR="00175AE0" w:rsidRDefault="00876F52" w:rsidP="00175AE0">
      <w:pPr>
        <w:pStyle w:val="stagegraphic"/>
        <w:rPr>
          <w:noProof/>
          <w:lang w:val="en-GB" w:eastAsia="en-GB"/>
        </w:rPr>
      </w:pPr>
      <w:bookmarkStart w:id="56" w:name="IDAEELZI"/>
      <w:bookmarkEnd w:id="56"/>
      <w:r>
        <w:rPr>
          <w:noProof/>
          <w:lang w:val="en-GB" w:eastAsia="en-GB"/>
        </w:rPr>
        <w:drawing>
          <wp:inline distT="0" distB="0" distL="0" distR="0">
            <wp:extent cx="5724525"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rsidR="00175AE0" w:rsidRDefault="00175AE0" w:rsidP="00175AE0">
      <w:pPr>
        <w:pStyle w:val="captiontext"/>
        <w:rPr>
          <w:ins w:id="57" w:author="Joseph Moshi" w:date="2017-10-10T14:56:00Z"/>
        </w:rPr>
      </w:pPr>
      <w:bookmarkStart w:id="58" w:name="_Toc494301258"/>
      <w:r>
        <w:t>9. Process: GL Budget, Stage: Budget Preparation</w:t>
      </w:r>
      <w:bookmarkEnd w:id="58"/>
      <w:ins w:id="59" w:author="Joseph Moshi" w:date="2017-10-10T14:56:00Z">
        <w:r w:rsidR="006C6167">
          <w:t xml:space="preserve"> </w:t>
        </w:r>
      </w:ins>
    </w:p>
    <w:p w:rsidR="006C6167" w:rsidRDefault="006C6167">
      <w:pPr>
        <w:rPr>
          <w:ins w:id="60" w:author="Joseph Moshi" w:date="2017-10-10T14:56:00Z"/>
        </w:rPr>
        <w:pPrChange w:id="61" w:author="Joseph Moshi" w:date="2017-10-10T14:56:00Z">
          <w:pPr>
            <w:pStyle w:val="captiontext"/>
          </w:pPr>
        </w:pPrChange>
      </w:pPr>
    </w:p>
    <w:p w:rsidR="006C6167" w:rsidRPr="00523508" w:rsidRDefault="00523508">
      <w:pPr>
        <w:rPr>
          <w:ins w:id="62" w:author="Joseph Moshi" w:date="2017-10-10T14:58:00Z"/>
          <w:highlight w:val="yellow"/>
          <w:rPrChange w:id="63" w:author="Joseph Moshi" w:date="2017-10-10T15:27:00Z">
            <w:rPr>
              <w:ins w:id="64" w:author="Joseph Moshi" w:date="2017-10-10T14:58:00Z"/>
            </w:rPr>
          </w:rPrChange>
        </w:rPr>
        <w:pPrChange w:id="65" w:author="Joseph Moshi" w:date="2017-10-10T14:56:00Z">
          <w:pPr>
            <w:pStyle w:val="captiontext"/>
          </w:pPr>
        </w:pPrChange>
      </w:pPr>
      <w:ins w:id="66" w:author="Joseph Moshi" w:date="2017-10-10T14:57:00Z">
        <w:r>
          <w:rPr>
            <w:b/>
            <w:highlight w:val="yellow"/>
            <w:rPrChange w:id="67" w:author="Joseph Moshi" w:date="2017-10-10T14:59:00Z">
              <w:rPr>
                <w:b w:val="0"/>
                <w:highlight w:val="yellow"/>
              </w:rPr>
            </w:rPrChange>
          </w:rPr>
          <w:t>MSD Review</w:t>
        </w:r>
      </w:ins>
      <w:ins w:id="68" w:author="Joseph Moshi" w:date="2017-10-10T15:27:00Z">
        <w:r>
          <w:rPr>
            <w:b/>
            <w:highlight w:val="yellow"/>
          </w:rPr>
          <w:t xml:space="preserve"> Comments</w:t>
        </w:r>
      </w:ins>
    </w:p>
    <w:p w:rsidR="00274979" w:rsidRPr="00274979" w:rsidRDefault="00274979">
      <w:pPr>
        <w:pStyle w:val="ListParagraph"/>
        <w:numPr>
          <w:ilvl w:val="0"/>
          <w:numId w:val="60"/>
        </w:numPr>
        <w:rPr>
          <w:ins w:id="69" w:author="Joseph Moshi" w:date="2017-10-11T08:24:00Z"/>
          <w:highlight w:val="yellow"/>
          <w:rPrChange w:id="70" w:author="Joseph Moshi" w:date="2017-10-11T08:24:00Z">
            <w:rPr>
              <w:ins w:id="71" w:author="Joseph Moshi" w:date="2017-10-11T08:24:00Z"/>
              <w:color w:val="FF0000"/>
              <w:highlight w:val="yellow"/>
            </w:rPr>
          </w:rPrChange>
        </w:rPr>
        <w:pPrChange w:id="72" w:author="Joseph Moshi" w:date="2017-10-10T14:56:00Z">
          <w:pPr>
            <w:pStyle w:val="captiontext"/>
          </w:pPr>
        </w:pPrChange>
      </w:pPr>
      <w:ins w:id="73" w:author="Joseph Moshi" w:date="2017-10-11T08:25:00Z">
        <w:r>
          <w:rPr>
            <w:highlight w:val="yellow"/>
          </w:rPr>
          <w:t>MSD budget is activity based budgeting</w:t>
        </w:r>
      </w:ins>
    </w:p>
    <w:p w:rsidR="006C6167" w:rsidRPr="00523508" w:rsidRDefault="00274979">
      <w:pPr>
        <w:pStyle w:val="ListParagraph"/>
        <w:numPr>
          <w:ilvl w:val="0"/>
          <w:numId w:val="60"/>
        </w:numPr>
        <w:rPr>
          <w:ins w:id="74" w:author="Joseph Moshi" w:date="2017-10-10T14:59:00Z"/>
          <w:highlight w:val="yellow"/>
          <w:rPrChange w:id="75" w:author="Joseph Moshi" w:date="2017-10-10T15:27:00Z">
            <w:rPr>
              <w:ins w:id="76" w:author="Joseph Moshi" w:date="2017-10-10T14:59:00Z"/>
            </w:rPr>
          </w:rPrChange>
        </w:rPr>
        <w:pPrChange w:id="77" w:author="Joseph Moshi" w:date="2017-10-10T14:56:00Z">
          <w:pPr>
            <w:pStyle w:val="captiontext"/>
          </w:pPr>
        </w:pPrChange>
      </w:pPr>
      <w:ins w:id="78" w:author="Joseph Moshi" w:date="2017-10-10T14:58:00Z">
        <w:r w:rsidRPr="00274979">
          <w:rPr>
            <w:color w:val="FF0000"/>
            <w:highlight w:val="yellow"/>
            <w:rPrChange w:id="79" w:author="Joseph Moshi" w:date="2017-10-11T08:23:00Z">
              <w:rPr>
                <w:b w:val="0"/>
                <w:highlight w:val="yellow"/>
              </w:rPr>
            </w:rPrChange>
          </w:rPr>
          <w:t xml:space="preserve">Correction on </w:t>
        </w:r>
      </w:ins>
      <w:ins w:id="80" w:author="Joseph Moshi" w:date="2017-10-11T08:23:00Z">
        <w:r w:rsidRPr="00274979">
          <w:rPr>
            <w:color w:val="FF0000"/>
            <w:highlight w:val="yellow"/>
            <w:rPrChange w:id="81" w:author="Joseph Moshi" w:date="2017-10-11T08:23:00Z">
              <w:rPr>
                <w:b w:val="0"/>
                <w:highlight w:val="yellow"/>
              </w:rPr>
            </w:rPrChange>
          </w:rPr>
          <w:t xml:space="preserve">(9) </w:t>
        </w:r>
      </w:ins>
      <w:ins w:id="82" w:author="Joseph Moshi" w:date="2017-10-10T14:58:00Z">
        <w:r w:rsidR="006C6167" w:rsidRPr="00274979">
          <w:rPr>
            <w:color w:val="FF0000"/>
            <w:highlight w:val="yellow"/>
            <w:rPrChange w:id="83" w:author="Joseph Moshi" w:date="2017-10-11T08:23:00Z">
              <w:rPr/>
            </w:rPrChange>
          </w:rPr>
          <w:t xml:space="preserve">review the budget by zonal manager </w:t>
        </w:r>
        <w:r w:rsidR="006C6167" w:rsidRPr="00523508">
          <w:rPr>
            <w:highlight w:val="yellow"/>
            <w:rPrChange w:id="84" w:author="Joseph Moshi" w:date="2017-10-10T15:27:00Z">
              <w:rPr/>
            </w:rPrChange>
          </w:rPr>
          <w:t>–</w:t>
        </w:r>
        <w:r w:rsidR="006C6167" w:rsidRPr="002310CB">
          <w:rPr>
            <w:highlight w:val="yellow"/>
          </w:rPr>
          <w:t xml:space="preserve"> </w:t>
        </w:r>
        <w:r w:rsidR="006C6167" w:rsidRPr="00523508">
          <w:rPr>
            <w:highlight w:val="yellow"/>
            <w:rPrChange w:id="85" w:author="Joseph Moshi" w:date="2017-10-10T15:27:00Z">
              <w:rPr/>
            </w:rPrChange>
          </w:rPr>
          <w:t>Review the Budget by Manager</w:t>
        </w:r>
      </w:ins>
    </w:p>
    <w:p w:rsidR="00D926F2" w:rsidRPr="00523508" w:rsidRDefault="006C6167">
      <w:pPr>
        <w:pStyle w:val="ListParagraph"/>
        <w:numPr>
          <w:ilvl w:val="0"/>
          <w:numId w:val="60"/>
        </w:numPr>
        <w:rPr>
          <w:ins w:id="86" w:author="Joseph Moshi" w:date="2017-10-10T15:06:00Z"/>
          <w:highlight w:val="yellow"/>
        </w:rPr>
      </w:pPr>
      <w:ins w:id="87" w:author="Joseph Moshi" w:date="2017-10-10T14:59:00Z">
        <w:r w:rsidRPr="00523508">
          <w:rPr>
            <w:highlight w:val="yellow"/>
            <w:rPrChange w:id="88" w:author="Joseph Moshi" w:date="2017-10-10T15:27:00Z">
              <w:rPr/>
            </w:rPrChange>
          </w:rPr>
          <w:t xml:space="preserve">Restriction is not recommended on requisitions, however </w:t>
        </w:r>
      </w:ins>
      <w:ins w:id="89" w:author="Joseph Moshi" w:date="2017-10-10T15:00:00Z">
        <w:r w:rsidR="00D926F2" w:rsidRPr="00523508">
          <w:rPr>
            <w:highlight w:val="yellow"/>
            <w:rPrChange w:id="90" w:author="Joseph Moshi" w:date="2017-10-10T15:27:00Z">
              <w:rPr/>
            </w:rPrChange>
          </w:rPr>
          <w:t>there should be the wa</w:t>
        </w:r>
        <w:r w:rsidR="00D926F2" w:rsidRPr="00523508">
          <w:rPr>
            <w:highlight w:val="yellow"/>
          </w:rPr>
          <w:t>y the budget balance can be printed</w:t>
        </w:r>
        <w:r w:rsidR="00D926F2" w:rsidRPr="00523508">
          <w:rPr>
            <w:highlight w:val="yellow"/>
            <w:rPrChange w:id="91" w:author="Joseph Moshi" w:date="2017-10-10T15:27:00Z">
              <w:rPr/>
            </w:rPrChange>
          </w:rPr>
          <w:t xml:space="preserve"> before raising a requisition for a particular activity</w:t>
        </w:r>
      </w:ins>
    </w:p>
    <w:p w:rsidR="00D926F2" w:rsidRPr="00523508" w:rsidRDefault="00D926F2">
      <w:pPr>
        <w:pStyle w:val="ListParagraph"/>
        <w:numPr>
          <w:ilvl w:val="0"/>
          <w:numId w:val="60"/>
        </w:numPr>
        <w:rPr>
          <w:ins w:id="92" w:author="Joseph Moshi" w:date="2017-10-10T15:06:00Z"/>
          <w:highlight w:val="yellow"/>
          <w:rPrChange w:id="93" w:author="Joseph Moshi" w:date="2017-10-10T15:27:00Z">
            <w:rPr>
              <w:ins w:id="94" w:author="Joseph Moshi" w:date="2017-10-10T15:06:00Z"/>
            </w:rPr>
          </w:rPrChange>
        </w:rPr>
      </w:pPr>
      <w:ins w:id="95" w:author="Joseph Moshi" w:date="2017-10-10T15:02:00Z">
        <w:r w:rsidRPr="00523508">
          <w:rPr>
            <w:highlight w:val="yellow"/>
            <w:rPrChange w:id="96" w:author="Joseph Moshi" w:date="2017-10-10T15:27:00Z">
              <w:rPr/>
            </w:rPrChange>
          </w:rPr>
          <w:t>Direct expenses</w:t>
        </w:r>
      </w:ins>
      <w:ins w:id="97" w:author="Joseph Moshi" w:date="2017-10-10T15:03:00Z">
        <w:r w:rsidRPr="00523508">
          <w:rPr>
            <w:highlight w:val="yellow"/>
          </w:rPr>
          <w:t>, miscellaneous</w:t>
        </w:r>
      </w:ins>
      <w:ins w:id="98" w:author="Joseph Moshi" w:date="2017-10-10T15:04:00Z">
        <w:r w:rsidRPr="00523508">
          <w:rPr>
            <w:highlight w:val="yellow"/>
          </w:rPr>
          <w:t>, staff payments</w:t>
        </w:r>
      </w:ins>
      <w:ins w:id="99" w:author="Joseph Moshi" w:date="2017-10-10T15:03:00Z">
        <w:r w:rsidRPr="00523508">
          <w:rPr>
            <w:highlight w:val="yellow"/>
          </w:rPr>
          <w:t xml:space="preserve"> </w:t>
        </w:r>
      </w:ins>
      <w:ins w:id="100" w:author="Joseph Moshi" w:date="2017-10-10T15:02:00Z">
        <w:r w:rsidRPr="00523508">
          <w:rPr>
            <w:highlight w:val="yellow"/>
            <w:rPrChange w:id="101" w:author="Joseph Moshi" w:date="2017-10-10T15:27:00Z">
              <w:rPr/>
            </w:rPrChange>
          </w:rPr>
          <w:t>validation should be do</w:t>
        </w:r>
        <w:r w:rsidR="00274979">
          <w:rPr>
            <w:highlight w:val="yellow"/>
          </w:rPr>
          <w:t xml:space="preserve">ne using the activity codes </w:t>
        </w:r>
        <w:r w:rsidRPr="00523508">
          <w:rPr>
            <w:highlight w:val="yellow"/>
            <w:rPrChange w:id="102" w:author="Joseph Moshi" w:date="2017-10-10T15:27:00Z">
              <w:rPr/>
            </w:rPrChange>
          </w:rPr>
          <w:t>budget</w:t>
        </w:r>
      </w:ins>
    </w:p>
    <w:p w:rsidR="00D926F2" w:rsidRPr="00523508" w:rsidRDefault="00E338E5">
      <w:pPr>
        <w:pStyle w:val="ListParagraph"/>
        <w:numPr>
          <w:ilvl w:val="0"/>
          <w:numId w:val="60"/>
        </w:numPr>
        <w:rPr>
          <w:ins w:id="103" w:author="Joseph Moshi" w:date="2017-10-10T15:06:00Z"/>
          <w:highlight w:val="yellow"/>
          <w:rPrChange w:id="104" w:author="Joseph Moshi" w:date="2017-10-10T15:27:00Z">
            <w:rPr>
              <w:ins w:id="105" w:author="Joseph Moshi" w:date="2017-10-10T15:06:00Z"/>
            </w:rPr>
          </w:rPrChange>
        </w:rPr>
      </w:pPr>
      <w:ins w:id="106" w:author="Joseph Moshi" w:date="2017-10-10T15:25:00Z">
        <w:r w:rsidRPr="00523508">
          <w:rPr>
            <w:highlight w:val="yellow"/>
            <w:rPrChange w:id="107" w:author="Joseph Moshi" w:date="2017-10-10T15:27:00Z">
              <w:rPr/>
            </w:rPrChange>
          </w:rPr>
          <w:t xml:space="preserve">We need to have </w:t>
        </w:r>
      </w:ins>
      <w:ins w:id="108" w:author="Joseph Moshi" w:date="2017-10-10T15:06:00Z">
        <w:r w:rsidR="00274979">
          <w:rPr>
            <w:highlight w:val="yellow"/>
          </w:rPr>
          <w:t>a</w:t>
        </w:r>
      </w:ins>
      <w:ins w:id="109" w:author="Joseph Moshi" w:date="2017-10-10T15:25:00Z">
        <w:r w:rsidRPr="00523508">
          <w:rPr>
            <w:highlight w:val="yellow"/>
            <w:rPrChange w:id="110" w:author="Joseph Moshi" w:date="2017-10-10T15:27:00Z">
              <w:rPr/>
            </w:rPrChange>
          </w:rPr>
          <w:t xml:space="preserve">ctivity </w:t>
        </w:r>
      </w:ins>
      <w:ins w:id="111" w:author="Joseph Moshi" w:date="2017-10-11T08:24:00Z">
        <w:r w:rsidR="00274979">
          <w:rPr>
            <w:highlight w:val="yellow"/>
          </w:rPr>
          <w:t xml:space="preserve">code </w:t>
        </w:r>
      </w:ins>
      <w:ins w:id="112" w:author="Joseph Moshi" w:date="2017-10-10T15:25:00Z">
        <w:r w:rsidRPr="00523508">
          <w:rPr>
            <w:highlight w:val="yellow"/>
            <w:rPrChange w:id="113" w:author="Joseph Moshi" w:date="2017-10-10T15:27:00Z">
              <w:rPr/>
            </w:rPrChange>
          </w:rPr>
          <w:t>budget tracker</w:t>
        </w:r>
      </w:ins>
      <w:ins w:id="114" w:author="Joseph Moshi" w:date="2017-10-10T15:26:00Z">
        <w:r w:rsidR="00523508" w:rsidRPr="00523508">
          <w:rPr>
            <w:highlight w:val="yellow"/>
            <w:rPrChange w:id="115" w:author="Joseph Moshi" w:date="2017-10-10T15:27:00Z">
              <w:rPr/>
            </w:rPrChange>
          </w:rPr>
          <w:t xml:space="preserve"> in order to obtain the budget balance of a particular activity</w:t>
        </w:r>
      </w:ins>
    </w:p>
    <w:p w:rsidR="00D926F2" w:rsidRDefault="00D926F2">
      <w:pPr>
        <w:pStyle w:val="ListParagraph"/>
        <w:numPr>
          <w:ilvl w:val="0"/>
          <w:numId w:val="60"/>
        </w:numPr>
        <w:rPr>
          <w:ins w:id="116" w:author="Joseph Moshi" w:date="2017-10-11T08:07:00Z"/>
          <w:highlight w:val="yellow"/>
        </w:rPr>
        <w:pPrChange w:id="117" w:author="Joseph Moshi" w:date="2017-10-10T15:06:00Z">
          <w:pPr>
            <w:pStyle w:val="captiontext"/>
          </w:pPr>
        </w:pPrChange>
      </w:pPr>
      <w:ins w:id="118" w:author="Joseph Moshi" w:date="2017-10-10T15:05:00Z">
        <w:r w:rsidRPr="00523508">
          <w:rPr>
            <w:highlight w:val="yellow"/>
            <w:rPrChange w:id="119" w:author="Joseph Moshi" w:date="2017-10-10T15:27:00Z">
              <w:rPr/>
            </w:rPrChange>
          </w:rPr>
          <w:t>We need clarity on budget control on requisitions</w:t>
        </w:r>
      </w:ins>
    </w:p>
    <w:p w:rsidR="004D72E2" w:rsidRPr="00523508" w:rsidRDefault="004D72E2">
      <w:pPr>
        <w:pStyle w:val="ListParagraph"/>
        <w:numPr>
          <w:ilvl w:val="0"/>
          <w:numId w:val="60"/>
        </w:numPr>
        <w:rPr>
          <w:highlight w:val="yellow"/>
          <w:rPrChange w:id="120" w:author="Joseph Moshi" w:date="2017-10-10T15:27:00Z">
            <w:rPr/>
          </w:rPrChange>
        </w:rPr>
        <w:pPrChange w:id="121" w:author="Joseph Moshi" w:date="2017-10-10T15:06:00Z">
          <w:pPr>
            <w:pStyle w:val="captiontext"/>
          </w:pPr>
        </w:pPrChange>
      </w:pPr>
      <w:ins w:id="122" w:author="Joseph Moshi" w:date="2017-10-11T08:07:00Z">
        <w:r>
          <w:rPr>
            <w:highlight w:val="yellow"/>
          </w:rPr>
          <w:t>No need of restrictions for the approved purchase orders</w:t>
        </w:r>
      </w:ins>
    </w:p>
    <w:p w:rsidR="00175AE0" w:rsidRDefault="00175AE0" w:rsidP="00175AE0">
      <w:pPr>
        <w:pStyle w:val="stage"/>
      </w:pPr>
      <w:r>
        <w:lastRenderedPageBreak/>
        <w:fldChar w:fldCharType="begin"/>
      </w:r>
      <w:r>
        <w:instrText xml:space="preserve"> XE "Stages:Process Budget" </w:instrText>
      </w:r>
      <w:r>
        <w:fldChar w:fldCharType="end"/>
      </w:r>
      <w:r>
        <w:fldChar w:fldCharType="begin"/>
      </w:r>
      <w:r>
        <w:instrText xml:space="preserve"> XE "Process Budget (stage)" </w:instrText>
      </w:r>
      <w:r>
        <w:fldChar w:fldCharType="end"/>
      </w:r>
      <w:r>
        <w:t>Process Budget</w:t>
      </w:r>
    </w:p>
    <w:p w:rsidR="00175AE0" w:rsidRDefault="00876F52" w:rsidP="00175AE0">
      <w:pPr>
        <w:pStyle w:val="stagegraphic"/>
      </w:pPr>
      <w:bookmarkStart w:id="123" w:name="IDA1BLZI"/>
      <w:bookmarkEnd w:id="123"/>
      <w:r>
        <w:rPr>
          <w:noProof/>
          <w:lang w:val="en-GB" w:eastAsia="en-GB"/>
        </w:rPr>
        <w:drawing>
          <wp:inline distT="0" distB="0" distL="0" distR="0">
            <wp:extent cx="5762625" cy="4048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48125"/>
                    </a:xfrm>
                    <a:prstGeom prst="rect">
                      <a:avLst/>
                    </a:prstGeom>
                    <a:noFill/>
                    <a:ln>
                      <a:noFill/>
                    </a:ln>
                  </pic:spPr>
                </pic:pic>
              </a:graphicData>
            </a:graphic>
          </wp:inline>
        </w:drawing>
      </w:r>
    </w:p>
    <w:p w:rsidR="00175AE0" w:rsidRDefault="00175AE0" w:rsidP="00175AE0">
      <w:pPr>
        <w:pStyle w:val="captiontext"/>
      </w:pPr>
      <w:bookmarkStart w:id="124" w:name="_Toc494301256"/>
      <w:r>
        <w:t>10. Process: GL Budget, Stage: Process Budget</w:t>
      </w:r>
      <w:bookmarkEnd w:id="124"/>
    </w:p>
    <w:p w:rsidR="00662AD5" w:rsidRDefault="00662AD5">
      <w:pPr>
        <w:pStyle w:val="stage"/>
      </w:pPr>
      <w:r>
        <w:fldChar w:fldCharType="begin"/>
      </w:r>
      <w:r w:rsidR="00D15DB5">
        <w:instrText xml:space="preserve"> XE "Stages:Execute and Monitor Budget" </w:instrText>
      </w:r>
      <w:r>
        <w:fldChar w:fldCharType="end"/>
      </w:r>
      <w:r>
        <w:fldChar w:fldCharType="begin"/>
      </w:r>
      <w:r w:rsidR="00D15DB5">
        <w:instrText xml:space="preserve"> XE "Execute and Monitor Budget (stage)" </w:instrText>
      </w:r>
      <w:r>
        <w:fldChar w:fldCharType="end"/>
      </w:r>
      <w:r w:rsidR="00D15DB5">
        <w:t>Execute and Monitor Budget</w:t>
      </w:r>
    </w:p>
    <w:p w:rsidR="00662AD5" w:rsidRDefault="00876F52">
      <w:pPr>
        <w:pStyle w:val="stagegraphic"/>
      </w:pPr>
      <w:bookmarkStart w:id="125" w:name="IDAPXKZI"/>
      <w:bookmarkEnd w:id="125"/>
      <w:r>
        <w:rPr>
          <w:noProof/>
          <w:lang w:val="en-GB" w:eastAsia="en-GB"/>
        </w:rPr>
        <w:drawing>
          <wp:inline distT="0" distB="0" distL="0" distR="0">
            <wp:extent cx="5762625" cy="206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066925"/>
                    </a:xfrm>
                    <a:prstGeom prst="rect">
                      <a:avLst/>
                    </a:prstGeom>
                    <a:noFill/>
                    <a:ln>
                      <a:noFill/>
                    </a:ln>
                  </pic:spPr>
                </pic:pic>
              </a:graphicData>
            </a:graphic>
          </wp:inline>
        </w:drawing>
      </w:r>
    </w:p>
    <w:p w:rsidR="00662AD5" w:rsidRDefault="00175AE0">
      <w:pPr>
        <w:pStyle w:val="captiontext"/>
      </w:pPr>
      <w:bookmarkStart w:id="126" w:name="_Toc494301254"/>
      <w:r>
        <w:t>11</w:t>
      </w:r>
      <w:r w:rsidR="00D15DB5">
        <w:t>. Process: GL Budget, Stage: Execute and Monitor Budget</w:t>
      </w:r>
      <w:bookmarkEnd w:id="126"/>
    </w:p>
    <w:p w:rsidR="00662AD5" w:rsidRDefault="00662AD5">
      <w:pPr>
        <w:pStyle w:val="stagegraphic"/>
      </w:pPr>
      <w:bookmarkStart w:id="127" w:name="IDAZXKZI"/>
      <w:bookmarkEnd w:id="127"/>
    </w:p>
    <w:p w:rsidR="00662AD5" w:rsidRDefault="00662AD5">
      <w:pPr>
        <w:pStyle w:val="stagegraphic"/>
      </w:pPr>
      <w:bookmarkStart w:id="128" w:name="IDAFCLZI"/>
      <w:bookmarkEnd w:id="128"/>
    </w:p>
    <w:p w:rsidR="004616F1" w:rsidRPr="007B406F" w:rsidRDefault="004616F1" w:rsidP="004616F1">
      <w:pPr>
        <w:rPr>
          <w:b/>
        </w:rPr>
      </w:pPr>
      <w:bookmarkStart w:id="129" w:name="IDAOELZI"/>
      <w:bookmarkEnd w:id="129"/>
      <w:r w:rsidRPr="007B406F">
        <w:rPr>
          <w:b/>
        </w:rPr>
        <w:t>GAPs/ Configuration changes Identified:</w:t>
      </w:r>
    </w:p>
    <w:p w:rsidR="004616F1" w:rsidRDefault="004616F1" w:rsidP="004616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4616F1" w:rsidTr="005A5A31">
        <w:tc>
          <w:tcPr>
            <w:tcW w:w="2315" w:type="dxa"/>
            <w:shd w:val="clear" w:color="auto" w:fill="auto"/>
          </w:tcPr>
          <w:p w:rsidR="004616F1" w:rsidRDefault="004616F1" w:rsidP="005A5A31">
            <w:r>
              <w:t>Definition</w:t>
            </w:r>
          </w:p>
        </w:tc>
        <w:tc>
          <w:tcPr>
            <w:tcW w:w="2424" w:type="dxa"/>
            <w:shd w:val="clear" w:color="auto" w:fill="auto"/>
          </w:tcPr>
          <w:p w:rsidR="004616F1" w:rsidRDefault="004616F1" w:rsidP="005A5A31">
            <w:r>
              <w:t xml:space="preserve">Type </w:t>
            </w:r>
          </w:p>
        </w:tc>
        <w:tc>
          <w:tcPr>
            <w:tcW w:w="1858" w:type="dxa"/>
            <w:shd w:val="clear" w:color="auto" w:fill="auto"/>
          </w:tcPr>
          <w:p w:rsidR="004616F1" w:rsidRDefault="004616F1" w:rsidP="005A5A31"/>
        </w:tc>
        <w:tc>
          <w:tcPr>
            <w:tcW w:w="2466" w:type="dxa"/>
            <w:shd w:val="clear" w:color="auto" w:fill="auto"/>
          </w:tcPr>
          <w:p w:rsidR="004616F1" w:rsidRDefault="004616F1" w:rsidP="005A5A31">
            <w:r>
              <w:t>Comments</w:t>
            </w:r>
          </w:p>
        </w:tc>
      </w:tr>
      <w:tr w:rsidR="004616F1" w:rsidTr="005A5A31">
        <w:tc>
          <w:tcPr>
            <w:tcW w:w="2315" w:type="dxa"/>
            <w:shd w:val="clear" w:color="auto" w:fill="auto"/>
          </w:tcPr>
          <w:p w:rsidR="004616F1" w:rsidRPr="00FE63A9" w:rsidRDefault="004616F1" w:rsidP="005A5A31">
            <w:pPr>
              <w:rPr>
                <w:sz w:val="16"/>
                <w:szCs w:val="16"/>
              </w:rPr>
            </w:pPr>
            <w:r>
              <w:rPr>
                <w:sz w:val="16"/>
                <w:szCs w:val="16"/>
              </w:rPr>
              <w:t xml:space="preserve">Budget control for each procurement category </w:t>
            </w:r>
            <w:r w:rsidRPr="00FE63A9">
              <w:rPr>
                <w:sz w:val="16"/>
                <w:szCs w:val="16"/>
              </w:rPr>
              <w:t xml:space="preserve"> </w:t>
            </w:r>
          </w:p>
        </w:tc>
        <w:tc>
          <w:tcPr>
            <w:tcW w:w="2424" w:type="dxa"/>
            <w:shd w:val="clear" w:color="auto" w:fill="auto"/>
          </w:tcPr>
          <w:p w:rsidR="004616F1" w:rsidRPr="00FE63A9" w:rsidRDefault="004616F1" w:rsidP="005A5A31">
            <w:pPr>
              <w:rPr>
                <w:sz w:val="16"/>
                <w:szCs w:val="16"/>
              </w:rPr>
            </w:pPr>
            <w:r w:rsidRPr="00FE63A9">
              <w:rPr>
                <w:sz w:val="16"/>
                <w:szCs w:val="16"/>
              </w:rPr>
              <w:t>Enhancement</w:t>
            </w:r>
          </w:p>
        </w:tc>
        <w:tc>
          <w:tcPr>
            <w:tcW w:w="1858" w:type="dxa"/>
            <w:shd w:val="clear" w:color="auto" w:fill="auto"/>
          </w:tcPr>
          <w:p w:rsidR="004616F1" w:rsidRPr="00FE63A9" w:rsidRDefault="004616F1" w:rsidP="005A5A31">
            <w:pPr>
              <w:rPr>
                <w:sz w:val="16"/>
                <w:szCs w:val="16"/>
              </w:rPr>
            </w:pPr>
          </w:p>
        </w:tc>
        <w:tc>
          <w:tcPr>
            <w:tcW w:w="2466" w:type="dxa"/>
            <w:shd w:val="clear" w:color="auto" w:fill="auto"/>
          </w:tcPr>
          <w:p w:rsidR="004616F1" w:rsidRPr="00FE63A9" w:rsidRDefault="004616F1">
            <w:pPr>
              <w:rPr>
                <w:sz w:val="16"/>
                <w:szCs w:val="16"/>
              </w:rPr>
            </w:pPr>
            <w:r w:rsidRPr="000D7595">
              <w:rPr>
                <w:color w:val="FF0000"/>
                <w:sz w:val="16"/>
                <w:szCs w:val="16"/>
                <w:rPrChange w:id="130" w:author="Joseph Moshi" w:date="2017-10-11T08:28:00Z">
                  <w:rPr>
                    <w:sz w:val="16"/>
                    <w:szCs w:val="16"/>
                  </w:rPr>
                </w:rPrChange>
              </w:rPr>
              <w:t xml:space="preserve">Budget control for </w:t>
            </w:r>
            <w:r w:rsidR="00283411" w:rsidRPr="000D7595">
              <w:rPr>
                <w:color w:val="FF0000"/>
                <w:sz w:val="16"/>
                <w:szCs w:val="16"/>
                <w:rPrChange w:id="131" w:author="Joseph Moshi" w:date="2017-10-11T08:28:00Z">
                  <w:rPr>
                    <w:sz w:val="16"/>
                    <w:szCs w:val="16"/>
                  </w:rPr>
                </w:rPrChange>
              </w:rPr>
              <w:t>requisition</w:t>
            </w:r>
            <w:del w:id="132" w:author="Joseph Moshi" w:date="2017-10-11T08:27:00Z">
              <w:r w:rsidRPr="000D7595" w:rsidDel="000D7595">
                <w:rPr>
                  <w:color w:val="FF0000"/>
                  <w:sz w:val="16"/>
                  <w:szCs w:val="16"/>
                  <w:rPrChange w:id="133" w:author="Joseph Moshi" w:date="2017-10-11T08:28:00Z">
                    <w:rPr>
                      <w:sz w:val="16"/>
                      <w:szCs w:val="16"/>
                    </w:rPr>
                  </w:rPrChange>
                </w:rPr>
                <w:delText>,</w:delText>
              </w:r>
              <w:r w:rsidR="00283411" w:rsidRPr="000D7595" w:rsidDel="000D7595">
                <w:rPr>
                  <w:color w:val="FF0000"/>
                  <w:sz w:val="16"/>
                  <w:szCs w:val="16"/>
                  <w:rPrChange w:id="134" w:author="Joseph Moshi" w:date="2017-10-11T08:28:00Z">
                    <w:rPr>
                      <w:sz w:val="16"/>
                      <w:szCs w:val="16"/>
                    </w:rPr>
                  </w:rPrChange>
                </w:rPr>
                <w:delText xml:space="preserve"> </w:delText>
              </w:r>
              <w:r w:rsidRPr="000D7595" w:rsidDel="000D7595">
                <w:rPr>
                  <w:color w:val="FF0000"/>
                  <w:sz w:val="16"/>
                  <w:szCs w:val="16"/>
                  <w:rPrChange w:id="135" w:author="Joseph Moshi" w:date="2017-10-11T08:28:00Z">
                    <w:rPr>
                      <w:sz w:val="16"/>
                      <w:szCs w:val="16"/>
                    </w:rPr>
                  </w:rPrChange>
                </w:rPr>
                <w:delText>Purchase order</w:delText>
              </w:r>
            </w:del>
            <w:r w:rsidRPr="000D7595">
              <w:rPr>
                <w:color w:val="FF0000"/>
                <w:sz w:val="16"/>
                <w:szCs w:val="16"/>
                <w:rPrChange w:id="136" w:author="Joseph Moshi" w:date="2017-10-11T08:28:00Z">
                  <w:rPr>
                    <w:sz w:val="16"/>
                    <w:szCs w:val="16"/>
                  </w:rPr>
                </w:rPrChange>
              </w:rPr>
              <w:t xml:space="preserve"> and </w:t>
            </w:r>
            <w:r w:rsidR="00283411" w:rsidRPr="000D7595">
              <w:rPr>
                <w:color w:val="FF0000"/>
                <w:sz w:val="16"/>
                <w:szCs w:val="16"/>
                <w:rPrChange w:id="137" w:author="Joseph Moshi" w:date="2017-10-11T08:28:00Z">
                  <w:rPr>
                    <w:sz w:val="16"/>
                    <w:szCs w:val="16"/>
                  </w:rPr>
                </w:rPrChange>
              </w:rPr>
              <w:t>miscellaneous</w:t>
            </w:r>
            <w:r w:rsidRPr="000D7595">
              <w:rPr>
                <w:color w:val="FF0000"/>
                <w:sz w:val="16"/>
                <w:szCs w:val="16"/>
                <w:rPrChange w:id="138" w:author="Joseph Moshi" w:date="2017-10-11T08:28:00Z">
                  <w:rPr>
                    <w:sz w:val="16"/>
                    <w:szCs w:val="16"/>
                  </w:rPr>
                </w:rPrChange>
              </w:rPr>
              <w:t xml:space="preserve"> invoice level</w:t>
            </w:r>
          </w:p>
        </w:tc>
      </w:tr>
    </w:tbl>
    <w:p w:rsidR="004616F1" w:rsidRDefault="004616F1" w:rsidP="004616F1">
      <w:pPr>
        <w:pStyle w:val="stagegraphic"/>
      </w:pPr>
    </w:p>
    <w:p w:rsidR="00662AD5" w:rsidRDefault="00662AD5">
      <w:pPr>
        <w:pStyle w:val="stagegraphic"/>
      </w:pPr>
    </w:p>
    <w:p w:rsidR="005A5A31" w:rsidRDefault="00D15DB5">
      <w:pPr>
        <w:pStyle w:val="processHeading"/>
      </w:pPr>
      <w:bookmarkStart w:id="139" w:name="_Toc494408374"/>
      <w:r>
        <w:lastRenderedPageBreak/>
        <w:t>GL Period End</w:t>
      </w:r>
      <w:bookmarkEnd w:id="139"/>
    </w:p>
    <w:tbl>
      <w:tblPr>
        <w:tblW w:w="0" w:type="auto"/>
        <w:tblInd w:w="620" w:type="dxa"/>
        <w:tblLook w:val="0000" w:firstRow="0" w:lastRow="0" w:firstColumn="0" w:lastColumn="0" w:noHBand="0" w:noVBand="0"/>
      </w:tblPr>
      <w:tblGrid>
        <w:gridCol w:w="7841"/>
      </w:tblGrid>
      <w:tr w:rsidR="005A5A31" w:rsidTr="005A5A31">
        <w:tc>
          <w:tcPr>
            <w:tcW w:w="7841" w:type="dxa"/>
          </w:tcPr>
          <w:p w:rsidR="005A5A31" w:rsidRDefault="005A5A31" w:rsidP="005A5A31">
            <w:pPr>
              <w:pStyle w:val="notegroup"/>
            </w:pPr>
            <w:r>
              <w:t>User Notes</w:t>
            </w:r>
          </w:p>
        </w:tc>
      </w:tr>
      <w:tr w:rsidR="005A5A31" w:rsidRPr="0085400E" w:rsidTr="005A5A31">
        <w:tc>
          <w:tcPr>
            <w:tcW w:w="7841" w:type="dxa"/>
          </w:tcPr>
          <w:p w:rsidR="005A5A31" w:rsidRDefault="005A5A31" w:rsidP="005A5A31">
            <w:pPr>
              <w:pStyle w:val="noteheader"/>
            </w:pPr>
            <w:r>
              <w:t xml:space="preserve">Process definition: </w:t>
            </w:r>
          </w:p>
          <w:p w:rsidR="005A5A31" w:rsidRDefault="005A5A31" w:rsidP="005A5A31">
            <w:pPr>
              <w:spacing w:after="200" w:line="276" w:lineRule="auto"/>
              <w:rPr>
                <w:rFonts w:ascii="Calibri" w:hAnsi="Calibri"/>
                <w:sz w:val="22"/>
                <w:szCs w:val="22"/>
              </w:rPr>
            </w:pPr>
            <w:r>
              <w:rPr>
                <w:rFonts w:ascii="Calibri" w:hAnsi="Calibri"/>
                <w:sz w:val="22"/>
                <w:szCs w:val="22"/>
              </w:rPr>
              <w:t xml:space="preserve">This process starts with </w:t>
            </w:r>
            <w:r w:rsidR="0017563A">
              <w:rPr>
                <w:rFonts w:ascii="Calibri" w:hAnsi="Calibri"/>
                <w:sz w:val="22"/>
                <w:szCs w:val="22"/>
              </w:rPr>
              <w:t xml:space="preserve">verifying all unposted entries for all sub ledgers </w:t>
            </w:r>
            <w:r w:rsidR="00C14810">
              <w:rPr>
                <w:rFonts w:ascii="Calibri" w:hAnsi="Calibri"/>
                <w:sz w:val="22"/>
                <w:szCs w:val="22"/>
              </w:rPr>
              <w:t xml:space="preserve">then compare the balances against GL balance </w:t>
            </w:r>
            <w:r w:rsidR="0017563A">
              <w:rPr>
                <w:rFonts w:ascii="Calibri" w:hAnsi="Calibri"/>
                <w:sz w:val="22"/>
                <w:szCs w:val="22"/>
              </w:rPr>
              <w:t>before closing the GL period.</w:t>
            </w:r>
          </w:p>
          <w:p w:rsidR="005A5A31" w:rsidRPr="0085400E" w:rsidRDefault="005A5A31" w:rsidP="0017563A">
            <w:pPr>
              <w:spacing w:after="200" w:line="276" w:lineRule="auto"/>
              <w:rPr>
                <w:rFonts w:ascii="Calibri" w:hAnsi="Calibri"/>
                <w:sz w:val="22"/>
                <w:szCs w:val="22"/>
              </w:rPr>
            </w:pPr>
            <w:r>
              <w:rPr>
                <w:rFonts w:ascii="Calibri" w:hAnsi="Calibri"/>
                <w:sz w:val="22"/>
                <w:szCs w:val="22"/>
              </w:rPr>
              <w:t xml:space="preserve">This workflow starts from </w:t>
            </w:r>
            <w:r w:rsidR="0017563A">
              <w:rPr>
                <w:rFonts w:ascii="Calibri" w:hAnsi="Calibri"/>
                <w:sz w:val="22"/>
                <w:szCs w:val="22"/>
              </w:rPr>
              <w:t xml:space="preserve">verify the entries of accounts receivable, Accounts payable, inventory, Cash management </w:t>
            </w:r>
            <w:r w:rsidR="00BD3352">
              <w:rPr>
                <w:rFonts w:ascii="Calibri" w:hAnsi="Calibri"/>
                <w:sz w:val="22"/>
                <w:szCs w:val="22"/>
              </w:rPr>
              <w:t xml:space="preserve">and asset management by using the reconciliation reports. </w:t>
            </w:r>
          </w:p>
        </w:tc>
      </w:tr>
    </w:tbl>
    <w:p w:rsidR="00662AD5" w:rsidRDefault="00876F52">
      <w:pPr>
        <w:pStyle w:val="processgraphic"/>
      </w:pPr>
      <w:bookmarkStart w:id="140" w:name="IDAJKLZI"/>
      <w:bookmarkEnd w:id="140"/>
      <w:r>
        <w:rPr>
          <w:noProof/>
          <w:lang w:val="en-GB" w:eastAsia="en-GB"/>
        </w:rPr>
        <w:drawing>
          <wp:inline distT="0" distB="0" distL="0" distR="0">
            <wp:extent cx="5762625"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rsidR="00662AD5" w:rsidRDefault="001E38DD">
      <w:pPr>
        <w:pStyle w:val="captiontext"/>
      </w:pPr>
      <w:bookmarkStart w:id="141" w:name="_Toc494301260"/>
      <w:r>
        <w:t>12</w:t>
      </w:r>
      <w:r w:rsidR="00D15DB5">
        <w:t>. Process: GL Period End</w:t>
      </w:r>
      <w:bookmarkEnd w:id="141"/>
    </w:p>
    <w:p w:rsidR="00662AD5" w:rsidRDefault="00662AD5">
      <w:pPr>
        <w:pStyle w:val="processgraphic"/>
      </w:pPr>
      <w:bookmarkStart w:id="142" w:name="IDATKLZI"/>
      <w:bookmarkEnd w:id="142"/>
    </w:p>
    <w:p w:rsidR="00662AD5" w:rsidRDefault="00D15DB5">
      <w:pPr>
        <w:pStyle w:val="stagesrolestasksheader"/>
      </w:pPr>
      <w:r>
        <w:lastRenderedPageBreak/>
        <w:t>Process Content</w:t>
      </w:r>
    </w:p>
    <w:p w:rsidR="00662AD5" w:rsidRDefault="00662AD5">
      <w:pPr>
        <w:pStyle w:val="stage"/>
      </w:pPr>
      <w:r>
        <w:fldChar w:fldCharType="begin"/>
      </w:r>
      <w:r w:rsidR="00D15DB5">
        <w:instrText xml:space="preserve"> XE "Stages:Verify All Activity - AR" </w:instrText>
      </w:r>
      <w:r>
        <w:fldChar w:fldCharType="end"/>
      </w:r>
      <w:r>
        <w:fldChar w:fldCharType="begin"/>
      </w:r>
      <w:r w:rsidR="00D15DB5">
        <w:instrText xml:space="preserve"> XE "Verify All Activity - AR (stage)" </w:instrText>
      </w:r>
      <w:r>
        <w:fldChar w:fldCharType="end"/>
      </w:r>
      <w:r w:rsidR="00D15DB5">
        <w:t>Verify All Activity - AR</w:t>
      </w:r>
    </w:p>
    <w:p w:rsidR="00662AD5" w:rsidRDefault="00876F52">
      <w:pPr>
        <w:pStyle w:val="stagegraphic"/>
      </w:pPr>
      <w:bookmarkStart w:id="143" w:name="IDASNLZI"/>
      <w:bookmarkEnd w:id="143"/>
      <w:r>
        <w:rPr>
          <w:noProof/>
          <w:lang w:val="en-GB" w:eastAsia="en-GB"/>
        </w:rPr>
        <w:drawing>
          <wp:inline distT="0" distB="0" distL="0" distR="0">
            <wp:extent cx="5753100" cy="6667500"/>
            <wp:effectExtent l="0" t="0" r="0" b="0"/>
            <wp:docPr id="14" name="Picture 14" descr="uuid_D1CF9AE6-F6D4-4920-915C-46BE8DC4A179_stage_1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uid_D1CF9AE6-F6D4-4920-915C-46BE8DC4A179_stage_1_p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667500"/>
                    </a:xfrm>
                    <a:prstGeom prst="rect">
                      <a:avLst/>
                    </a:prstGeom>
                    <a:noFill/>
                    <a:ln>
                      <a:noFill/>
                    </a:ln>
                  </pic:spPr>
                </pic:pic>
              </a:graphicData>
            </a:graphic>
          </wp:inline>
        </w:drawing>
      </w:r>
    </w:p>
    <w:p w:rsidR="00662AD5" w:rsidRDefault="00CC36BF">
      <w:pPr>
        <w:pStyle w:val="captiontext"/>
      </w:pPr>
      <w:bookmarkStart w:id="144" w:name="_Toc494301262"/>
      <w:r>
        <w:t>13</w:t>
      </w:r>
      <w:r w:rsidR="00D15DB5">
        <w:t>. Process: GL Period End, Stage: Verify All Activity - AR</w:t>
      </w:r>
      <w:bookmarkEnd w:id="144"/>
    </w:p>
    <w:p w:rsidR="00662AD5" w:rsidRDefault="00662AD5">
      <w:pPr>
        <w:pStyle w:val="stagegraphic"/>
      </w:pPr>
      <w:bookmarkStart w:id="145" w:name="IDA2NLZI"/>
      <w:bookmarkEnd w:id="145"/>
    </w:p>
    <w:p w:rsidR="00662AD5" w:rsidRDefault="00662AD5">
      <w:pPr>
        <w:pStyle w:val="stage"/>
      </w:pPr>
      <w:r>
        <w:lastRenderedPageBreak/>
        <w:fldChar w:fldCharType="begin"/>
      </w:r>
      <w:r w:rsidR="00D15DB5">
        <w:instrText xml:space="preserve"> XE "Stages:Verify All Activity - AP" </w:instrText>
      </w:r>
      <w:r>
        <w:fldChar w:fldCharType="end"/>
      </w:r>
      <w:r>
        <w:fldChar w:fldCharType="begin"/>
      </w:r>
      <w:r w:rsidR="00D15DB5">
        <w:instrText xml:space="preserve"> XE "Verify All Activity - AP (stage)" </w:instrText>
      </w:r>
      <w:r>
        <w:fldChar w:fldCharType="end"/>
      </w:r>
      <w:r w:rsidR="00D15DB5">
        <w:t>Verify All Activity - AP</w:t>
      </w:r>
    </w:p>
    <w:p w:rsidR="00662AD5" w:rsidRDefault="00876F52">
      <w:pPr>
        <w:pStyle w:val="stagegraphic"/>
      </w:pPr>
      <w:bookmarkStart w:id="146" w:name="IDAOYLZI"/>
      <w:bookmarkEnd w:id="146"/>
      <w:r>
        <w:rPr>
          <w:noProof/>
          <w:lang w:val="en-GB" w:eastAsia="en-GB"/>
        </w:rPr>
        <w:drawing>
          <wp:inline distT="0" distB="0" distL="0" distR="0">
            <wp:extent cx="5762625" cy="307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rsidR="00662AD5" w:rsidRDefault="004C00BC">
      <w:pPr>
        <w:pStyle w:val="captiontext"/>
      </w:pPr>
      <w:bookmarkStart w:id="147" w:name="_Toc494301264"/>
      <w:r>
        <w:t>14</w:t>
      </w:r>
      <w:r w:rsidR="00D15DB5">
        <w:t>. Process: GL Period End, Stage: Verify All Activity - AP</w:t>
      </w:r>
      <w:bookmarkEnd w:id="147"/>
    </w:p>
    <w:p w:rsidR="00662AD5" w:rsidRDefault="00662AD5">
      <w:pPr>
        <w:pStyle w:val="stagegraphic"/>
      </w:pPr>
      <w:bookmarkStart w:id="148" w:name="IDAYYLZI"/>
      <w:bookmarkEnd w:id="148"/>
    </w:p>
    <w:p w:rsidR="00662AD5" w:rsidRDefault="00662AD5">
      <w:pPr>
        <w:pStyle w:val="stage"/>
      </w:pPr>
      <w:r>
        <w:fldChar w:fldCharType="begin"/>
      </w:r>
      <w:r w:rsidR="00D15DB5">
        <w:instrText xml:space="preserve"> XE "Stages:Process Inv, WIP, COS transactions" </w:instrText>
      </w:r>
      <w:r>
        <w:fldChar w:fldCharType="end"/>
      </w:r>
      <w:r>
        <w:fldChar w:fldCharType="begin"/>
      </w:r>
      <w:r w:rsidR="00D15DB5">
        <w:instrText xml:space="preserve"> XE "Process Inv, WIP, COS transactions (stage)" </w:instrText>
      </w:r>
      <w:r>
        <w:fldChar w:fldCharType="end"/>
      </w:r>
      <w:r w:rsidR="00D15DB5">
        <w:t>Process Inv, WIP, COS transactions</w:t>
      </w:r>
    </w:p>
    <w:p w:rsidR="00662AD5" w:rsidRDefault="00876F52">
      <w:pPr>
        <w:pStyle w:val="stagegraphic"/>
      </w:pPr>
      <w:bookmarkStart w:id="149" w:name="IDA4ZLZI"/>
      <w:bookmarkEnd w:id="149"/>
      <w:r>
        <w:rPr>
          <w:noProof/>
          <w:lang w:val="en-GB" w:eastAsia="en-GB"/>
        </w:rPr>
        <w:drawing>
          <wp:inline distT="0" distB="0" distL="0" distR="0">
            <wp:extent cx="4953000" cy="1511667"/>
            <wp:effectExtent l="0" t="0" r="0" b="0"/>
            <wp:docPr id="16" name="Picture 16" descr="uuid_D1CF9AE6-F6D4-4920-915C-46BE8DC4A179_stage_4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uid_D1CF9AE6-F6D4-4920-915C-46BE8DC4A179_stage_4_p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483" cy="1515477"/>
                    </a:xfrm>
                    <a:prstGeom prst="rect">
                      <a:avLst/>
                    </a:prstGeom>
                    <a:noFill/>
                    <a:ln>
                      <a:noFill/>
                    </a:ln>
                  </pic:spPr>
                </pic:pic>
              </a:graphicData>
            </a:graphic>
          </wp:inline>
        </w:drawing>
      </w:r>
    </w:p>
    <w:p w:rsidR="00662AD5" w:rsidRDefault="00811C86">
      <w:pPr>
        <w:pStyle w:val="captiontext"/>
      </w:pPr>
      <w:bookmarkStart w:id="150" w:name="_Toc494301266"/>
      <w:r>
        <w:t>15</w:t>
      </w:r>
      <w:r w:rsidR="00D15DB5">
        <w:t>. Process: GL Period End, Stage: Process Inv, WIP, COS transactions</w:t>
      </w:r>
      <w:bookmarkEnd w:id="150"/>
    </w:p>
    <w:p w:rsidR="00662AD5" w:rsidRDefault="00662AD5">
      <w:pPr>
        <w:pStyle w:val="stage"/>
      </w:pPr>
      <w:r>
        <w:fldChar w:fldCharType="begin"/>
      </w:r>
      <w:r w:rsidR="00D15DB5">
        <w:instrText xml:space="preserve"> XE "Stages:Verify Cash Management activity" </w:instrText>
      </w:r>
      <w:r>
        <w:fldChar w:fldCharType="end"/>
      </w:r>
      <w:r>
        <w:fldChar w:fldCharType="begin"/>
      </w:r>
      <w:r w:rsidR="00D15DB5">
        <w:instrText xml:space="preserve"> XE "Verify Cash Management activity (stage)" </w:instrText>
      </w:r>
      <w:r>
        <w:fldChar w:fldCharType="end"/>
      </w:r>
      <w:r w:rsidR="00D15DB5">
        <w:t>Verify Cash Management activity</w:t>
      </w:r>
    </w:p>
    <w:p w:rsidR="00662AD5" w:rsidRDefault="00876F52">
      <w:pPr>
        <w:pStyle w:val="stagegraphic"/>
      </w:pPr>
      <w:bookmarkStart w:id="151" w:name="IDA40LZI"/>
      <w:bookmarkEnd w:id="151"/>
      <w:r>
        <w:rPr>
          <w:noProof/>
          <w:lang w:val="en-GB" w:eastAsia="en-GB"/>
        </w:rPr>
        <w:drawing>
          <wp:inline distT="0" distB="0" distL="0" distR="0">
            <wp:extent cx="2876550" cy="1333500"/>
            <wp:effectExtent l="0" t="0" r="0" b="0"/>
            <wp:docPr id="17" name="Picture 17" descr="uuid_D1CF9AE6-F6D4-4920-915C-46BE8DC4A179_stage_9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uid_D1CF9AE6-F6D4-4920-915C-46BE8DC4A179_stage_9_p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550" cy="1333500"/>
                    </a:xfrm>
                    <a:prstGeom prst="rect">
                      <a:avLst/>
                    </a:prstGeom>
                    <a:noFill/>
                    <a:ln>
                      <a:noFill/>
                    </a:ln>
                  </pic:spPr>
                </pic:pic>
              </a:graphicData>
            </a:graphic>
          </wp:inline>
        </w:drawing>
      </w:r>
    </w:p>
    <w:p w:rsidR="00662AD5" w:rsidRDefault="00D60BA9">
      <w:pPr>
        <w:pStyle w:val="captiontext"/>
        <w:rPr>
          <w:ins w:id="152" w:author="Joseph Moshi" w:date="2017-10-11T08:36:00Z"/>
        </w:rPr>
      </w:pPr>
      <w:bookmarkStart w:id="153" w:name="_Toc494301267"/>
      <w:r>
        <w:t>16</w:t>
      </w:r>
      <w:r w:rsidR="00D15DB5">
        <w:t>. Process: GL Period End, Stage: Verify Cash Management activity</w:t>
      </w:r>
      <w:bookmarkEnd w:id="153"/>
    </w:p>
    <w:p w:rsidR="0092565E" w:rsidRPr="0092565E" w:rsidRDefault="0092565E">
      <w:pPr>
        <w:rPr>
          <w:ins w:id="154" w:author="Joseph Moshi" w:date="2017-10-11T08:36:00Z"/>
          <w:highlight w:val="yellow"/>
          <w:rPrChange w:id="155" w:author="Joseph Moshi" w:date="2017-10-11T08:42:00Z">
            <w:rPr>
              <w:ins w:id="156" w:author="Joseph Moshi" w:date="2017-10-11T08:36:00Z"/>
            </w:rPr>
          </w:rPrChange>
        </w:rPr>
        <w:pPrChange w:id="157" w:author="Joseph Moshi" w:date="2017-10-11T08:36:00Z">
          <w:pPr>
            <w:pStyle w:val="captiontext"/>
          </w:pPr>
        </w:pPrChange>
      </w:pPr>
      <w:ins w:id="158" w:author="Joseph Moshi" w:date="2017-10-11T08:36:00Z">
        <w:r w:rsidRPr="0092565E">
          <w:rPr>
            <w:highlight w:val="yellow"/>
            <w:rPrChange w:id="159" w:author="Joseph Moshi" w:date="2017-10-11T08:42:00Z">
              <w:rPr>
                <w:b w:val="0"/>
              </w:rPr>
            </w:rPrChange>
          </w:rPr>
          <w:t>- The should automation for processing WIP</w:t>
        </w:r>
      </w:ins>
      <w:ins w:id="160" w:author="Joseph Moshi" w:date="2017-10-11T08:38:00Z">
        <w:r w:rsidRPr="0092565E">
          <w:rPr>
            <w:highlight w:val="yellow"/>
            <w:rPrChange w:id="161" w:author="Joseph Moshi" w:date="2017-10-11T08:42:00Z">
              <w:rPr>
                <w:b w:val="0"/>
              </w:rPr>
            </w:rPrChange>
          </w:rPr>
          <w:t xml:space="preserve"> transactions</w:t>
        </w:r>
      </w:ins>
      <w:ins w:id="162" w:author="Joseph Moshi" w:date="2017-10-11T08:39:00Z">
        <w:r w:rsidRPr="0092565E">
          <w:rPr>
            <w:highlight w:val="yellow"/>
            <w:rPrChange w:id="163" w:author="Joseph Moshi" w:date="2017-10-11T08:42:00Z">
              <w:rPr>
                <w:b w:val="0"/>
              </w:rPr>
            </w:rPrChange>
          </w:rPr>
          <w:t xml:space="preserve"> to GL</w:t>
        </w:r>
      </w:ins>
    </w:p>
    <w:p w:rsidR="0092565E" w:rsidRPr="0092565E" w:rsidRDefault="0092565E">
      <w:pPr>
        <w:rPr>
          <w:ins w:id="164" w:author="Joseph Moshi" w:date="2017-10-11T08:37:00Z"/>
          <w:highlight w:val="yellow"/>
          <w:rPrChange w:id="165" w:author="Joseph Moshi" w:date="2017-10-11T08:42:00Z">
            <w:rPr>
              <w:ins w:id="166" w:author="Joseph Moshi" w:date="2017-10-11T08:37:00Z"/>
            </w:rPr>
          </w:rPrChange>
        </w:rPr>
        <w:pPrChange w:id="167" w:author="Joseph Moshi" w:date="2017-10-11T08:36:00Z">
          <w:pPr>
            <w:pStyle w:val="captiontext"/>
          </w:pPr>
        </w:pPrChange>
      </w:pPr>
      <w:ins w:id="168" w:author="Joseph Moshi" w:date="2017-10-11T08:37:00Z">
        <w:r w:rsidRPr="0092565E">
          <w:rPr>
            <w:highlight w:val="yellow"/>
            <w:rPrChange w:id="169" w:author="Joseph Moshi" w:date="2017-10-11T08:42:00Z">
              <w:rPr>
                <w:b w:val="0"/>
              </w:rPr>
            </w:rPrChange>
          </w:rPr>
          <w:t xml:space="preserve">- There should be a similar </w:t>
        </w:r>
      </w:ins>
      <w:ins w:id="170" w:author="Joseph Moshi" w:date="2017-10-11T08:42:00Z">
        <w:r>
          <w:rPr>
            <w:highlight w:val="yellow"/>
          </w:rPr>
          <w:t>t</w:t>
        </w:r>
      </w:ins>
      <w:ins w:id="171" w:author="Joseph Moshi" w:date="2017-10-11T08:37:00Z">
        <w:r w:rsidRPr="0092565E">
          <w:rPr>
            <w:highlight w:val="yellow"/>
            <w:rPrChange w:id="172" w:author="Joseph Moshi" w:date="2017-10-11T08:42:00Z">
              <w:rPr>
                <w:b w:val="0"/>
              </w:rPr>
            </w:rPrChange>
          </w:rPr>
          <w:t>ransactions details for WIP and GL</w:t>
        </w:r>
      </w:ins>
    </w:p>
    <w:p w:rsidR="0092565E" w:rsidRDefault="0092565E">
      <w:pPr>
        <w:rPr>
          <w:ins w:id="173" w:author="Joseph Moshi" w:date="2017-10-11T08:37:00Z"/>
        </w:rPr>
        <w:pPrChange w:id="174" w:author="Joseph Moshi" w:date="2017-10-11T08:36:00Z">
          <w:pPr>
            <w:pStyle w:val="captiontext"/>
          </w:pPr>
        </w:pPrChange>
      </w:pPr>
      <w:ins w:id="175" w:author="Joseph Moshi" w:date="2017-10-11T08:39:00Z">
        <w:r w:rsidRPr="0092565E">
          <w:rPr>
            <w:highlight w:val="yellow"/>
            <w:rPrChange w:id="176" w:author="Joseph Moshi" w:date="2017-10-11T08:42:00Z">
              <w:rPr>
                <w:b w:val="0"/>
              </w:rPr>
            </w:rPrChange>
          </w:rPr>
          <w:t>- GL transactions should be detailed</w:t>
        </w:r>
      </w:ins>
    </w:p>
    <w:p w:rsidR="0092565E" w:rsidRPr="002310CB" w:rsidRDefault="0092565E">
      <w:pPr>
        <w:pPrChange w:id="177" w:author="Joseph Moshi" w:date="2017-10-11T08:36:00Z">
          <w:pPr>
            <w:pStyle w:val="captiontext"/>
          </w:pPr>
        </w:pPrChange>
      </w:pPr>
    </w:p>
    <w:p w:rsidR="00662AD5" w:rsidRDefault="00662AD5">
      <w:pPr>
        <w:pStyle w:val="stage"/>
      </w:pPr>
      <w:r>
        <w:lastRenderedPageBreak/>
        <w:fldChar w:fldCharType="begin"/>
      </w:r>
      <w:r w:rsidR="00D15DB5">
        <w:instrText xml:space="preserve"> XE "Stages:GL Closing Entries" </w:instrText>
      </w:r>
      <w:r>
        <w:fldChar w:fldCharType="end"/>
      </w:r>
      <w:r>
        <w:fldChar w:fldCharType="begin"/>
      </w:r>
      <w:r w:rsidR="00D15DB5">
        <w:instrText xml:space="preserve"> XE "GL Closing Entries (stage)" </w:instrText>
      </w:r>
      <w:r>
        <w:fldChar w:fldCharType="end"/>
      </w:r>
      <w:r w:rsidR="00D15DB5">
        <w:t>GL Closing Entries</w:t>
      </w:r>
    </w:p>
    <w:p w:rsidR="00662AD5" w:rsidRDefault="00876F52">
      <w:pPr>
        <w:pStyle w:val="stagegraphic"/>
      </w:pPr>
      <w:bookmarkStart w:id="178" w:name="IDAEAMZI"/>
      <w:bookmarkEnd w:id="178"/>
      <w:r>
        <w:rPr>
          <w:noProof/>
          <w:lang w:val="en-GB" w:eastAsia="en-GB"/>
        </w:rPr>
        <w:drawing>
          <wp:inline distT="0" distB="0" distL="0" distR="0">
            <wp:extent cx="5762625" cy="3743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p>
    <w:p w:rsidR="00662AD5" w:rsidRDefault="00D60BA9">
      <w:pPr>
        <w:pStyle w:val="captiontext"/>
      </w:pPr>
      <w:bookmarkStart w:id="179" w:name="_Toc494301268"/>
      <w:r>
        <w:t>17</w:t>
      </w:r>
      <w:r w:rsidR="00D15DB5">
        <w:t>. Process: GL Period End, Stage: GL Closing Entries</w:t>
      </w:r>
      <w:bookmarkEnd w:id="179"/>
    </w:p>
    <w:p w:rsidR="00662AD5" w:rsidRDefault="00662AD5">
      <w:pPr>
        <w:pStyle w:val="stagegraphic"/>
      </w:pPr>
      <w:bookmarkStart w:id="180" w:name="IDAOAMZI"/>
      <w:bookmarkEnd w:id="180"/>
    </w:p>
    <w:p w:rsidR="00662AD5" w:rsidRDefault="00662AD5">
      <w:pPr>
        <w:pStyle w:val="stage"/>
      </w:pPr>
      <w:r>
        <w:fldChar w:fldCharType="begin"/>
      </w:r>
      <w:r w:rsidR="00D15DB5">
        <w:instrText xml:space="preserve"> XE "Stages:Fiscal Year End Considerations" </w:instrText>
      </w:r>
      <w:r>
        <w:fldChar w:fldCharType="end"/>
      </w:r>
      <w:r>
        <w:fldChar w:fldCharType="begin"/>
      </w:r>
      <w:r w:rsidR="00D15DB5">
        <w:instrText xml:space="preserve"> XE "Fiscal Year End Considerations (stage)" </w:instrText>
      </w:r>
      <w:r>
        <w:fldChar w:fldCharType="end"/>
      </w:r>
      <w:r w:rsidR="00D15DB5">
        <w:t>Fiscal Year End Considerations</w:t>
      </w:r>
    </w:p>
    <w:p w:rsidR="00662AD5" w:rsidRDefault="00876F52">
      <w:pPr>
        <w:pStyle w:val="stagegraphic"/>
      </w:pPr>
      <w:bookmarkStart w:id="181" w:name="IDA2BMZI"/>
      <w:bookmarkEnd w:id="181"/>
      <w:r>
        <w:rPr>
          <w:noProof/>
          <w:lang w:val="en-GB" w:eastAsia="en-GB"/>
        </w:rPr>
        <w:drawing>
          <wp:inline distT="0" distB="0" distL="0" distR="0">
            <wp:extent cx="5457825" cy="3467100"/>
            <wp:effectExtent l="0" t="0" r="0" b="0"/>
            <wp:docPr id="19" name="Picture 19" descr="uuid_D1CF9AE6-F6D4-4920-915C-46BE8DC4A179_stage_10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uid_D1CF9AE6-F6D4-4920-915C-46BE8DC4A179_stage_10_p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3467100"/>
                    </a:xfrm>
                    <a:prstGeom prst="rect">
                      <a:avLst/>
                    </a:prstGeom>
                    <a:noFill/>
                    <a:ln>
                      <a:noFill/>
                    </a:ln>
                  </pic:spPr>
                </pic:pic>
              </a:graphicData>
            </a:graphic>
          </wp:inline>
        </w:drawing>
      </w:r>
    </w:p>
    <w:p w:rsidR="00662AD5" w:rsidRDefault="00367A8A">
      <w:pPr>
        <w:pStyle w:val="captiontext"/>
      </w:pPr>
      <w:bookmarkStart w:id="182" w:name="_Toc494301270"/>
      <w:r>
        <w:t>1</w:t>
      </w:r>
      <w:r w:rsidR="00D15DB5">
        <w:t>8. Process: GL Period End, Stage: Fiscal Year End Considerations</w:t>
      </w:r>
      <w:bookmarkEnd w:id="182"/>
    </w:p>
    <w:p w:rsidR="00662AD5" w:rsidRDefault="00662AD5">
      <w:pPr>
        <w:pStyle w:val="stage"/>
      </w:pPr>
      <w:r>
        <w:lastRenderedPageBreak/>
        <w:fldChar w:fldCharType="begin"/>
      </w:r>
      <w:r w:rsidR="00D15DB5">
        <w:instrText xml:space="preserve"> XE "Stages:Final Fiscal Period Activities" </w:instrText>
      </w:r>
      <w:r>
        <w:fldChar w:fldCharType="end"/>
      </w:r>
      <w:r>
        <w:fldChar w:fldCharType="begin"/>
      </w:r>
      <w:r w:rsidR="00D15DB5">
        <w:instrText xml:space="preserve"> XE "Final Fiscal Period Activities (stage)" </w:instrText>
      </w:r>
      <w:r>
        <w:fldChar w:fldCharType="end"/>
      </w:r>
      <w:r w:rsidR="00D15DB5">
        <w:t>Final Fiscal Period Activities</w:t>
      </w:r>
    </w:p>
    <w:p w:rsidR="00662AD5" w:rsidRDefault="00876F52">
      <w:pPr>
        <w:pStyle w:val="stagegraphic"/>
      </w:pPr>
      <w:bookmarkStart w:id="183" w:name="IDAADMZI"/>
      <w:bookmarkEnd w:id="183"/>
      <w:r>
        <w:rPr>
          <w:noProof/>
          <w:lang w:val="en-GB" w:eastAsia="en-GB"/>
        </w:rPr>
        <w:drawing>
          <wp:inline distT="0" distB="0" distL="0" distR="0">
            <wp:extent cx="4133850" cy="1266825"/>
            <wp:effectExtent l="0" t="0" r="0" b="0"/>
            <wp:docPr id="20" name="Picture 20" descr="uuid_D1CF9AE6-F6D4-4920-915C-46BE8DC4A179_stage_11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uid_D1CF9AE6-F6D4-4920-915C-46BE8DC4A179_stage_11_p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1266825"/>
                    </a:xfrm>
                    <a:prstGeom prst="rect">
                      <a:avLst/>
                    </a:prstGeom>
                    <a:noFill/>
                    <a:ln>
                      <a:noFill/>
                    </a:ln>
                  </pic:spPr>
                </pic:pic>
              </a:graphicData>
            </a:graphic>
          </wp:inline>
        </w:drawing>
      </w:r>
    </w:p>
    <w:p w:rsidR="00662AD5" w:rsidRDefault="00367A8A">
      <w:pPr>
        <w:pStyle w:val="captiontext"/>
      </w:pPr>
      <w:bookmarkStart w:id="184" w:name="_Toc494301271"/>
      <w:r>
        <w:t>1</w:t>
      </w:r>
      <w:r w:rsidR="00D15DB5">
        <w:t>9. Process: GL Period End, Stage: Final Fiscal Period Activities</w:t>
      </w:r>
      <w:bookmarkEnd w:id="184"/>
    </w:p>
    <w:p w:rsidR="00662AD5" w:rsidRDefault="00662AD5">
      <w:pPr>
        <w:pStyle w:val="stage"/>
      </w:pPr>
      <w:r>
        <w:fldChar w:fldCharType="begin"/>
      </w:r>
      <w:r w:rsidR="00D15DB5">
        <w:instrText xml:space="preserve"> XE "Stages:Perform financial reporting with budgets" </w:instrText>
      </w:r>
      <w:r>
        <w:fldChar w:fldCharType="end"/>
      </w:r>
      <w:r>
        <w:fldChar w:fldCharType="begin"/>
      </w:r>
      <w:r w:rsidR="00D15DB5">
        <w:instrText xml:space="preserve"> XE "Perform financial reporting with budgets (stage)" </w:instrText>
      </w:r>
      <w:r>
        <w:fldChar w:fldCharType="end"/>
      </w:r>
      <w:r w:rsidR="00D15DB5">
        <w:t>Perform financial reporting with budgets</w:t>
      </w:r>
    </w:p>
    <w:p w:rsidR="00662AD5" w:rsidRDefault="00876F52">
      <w:pPr>
        <w:pStyle w:val="stagegraphic"/>
      </w:pPr>
      <w:bookmarkStart w:id="185" w:name="IDAPEMZI"/>
      <w:bookmarkEnd w:id="185"/>
      <w:r>
        <w:rPr>
          <w:noProof/>
          <w:lang w:val="en-GB" w:eastAsia="en-GB"/>
        </w:rPr>
        <w:drawing>
          <wp:inline distT="0" distB="0" distL="0" distR="0">
            <wp:extent cx="3695700" cy="2028825"/>
            <wp:effectExtent l="0" t="0" r="0" b="0"/>
            <wp:docPr id="21" name="Picture 21" descr="uuid_D1CF9AE6-F6D4-4920-915C-46BE8DC4A179_stage_1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uid_D1CF9AE6-F6D4-4920-915C-46BE8DC4A179_stage_12_p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028825"/>
                    </a:xfrm>
                    <a:prstGeom prst="rect">
                      <a:avLst/>
                    </a:prstGeom>
                    <a:noFill/>
                    <a:ln>
                      <a:noFill/>
                    </a:ln>
                  </pic:spPr>
                </pic:pic>
              </a:graphicData>
            </a:graphic>
          </wp:inline>
        </w:drawing>
      </w:r>
    </w:p>
    <w:p w:rsidR="00662AD5" w:rsidRDefault="00367A8A">
      <w:pPr>
        <w:pStyle w:val="captiontext"/>
      </w:pPr>
      <w:bookmarkStart w:id="186" w:name="_Toc494301272"/>
      <w:r>
        <w:t>20</w:t>
      </w:r>
      <w:r w:rsidR="00D15DB5">
        <w:t>. Process: GL Period End, Stage: Perform financial reporting with budgets</w:t>
      </w:r>
      <w:bookmarkEnd w:id="186"/>
    </w:p>
    <w:p w:rsidR="00662AD5" w:rsidRDefault="00662AD5">
      <w:pPr>
        <w:pStyle w:val="stage"/>
      </w:pPr>
      <w:r>
        <w:fldChar w:fldCharType="begin"/>
      </w:r>
      <w:r w:rsidR="00D15DB5">
        <w:instrText xml:space="preserve"> XE "Stages:Verify Fixed Assets Activities" </w:instrText>
      </w:r>
      <w:r>
        <w:fldChar w:fldCharType="end"/>
      </w:r>
      <w:r>
        <w:fldChar w:fldCharType="begin"/>
      </w:r>
      <w:r w:rsidR="00D15DB5">
        <w:instrText xml:space="preserve"> XE "Verify Fixed Assets Activities (stage)" </w:instrText>
      </w:r>
      <w:r>
        <w:fldChar w:fldCharType="end"/>
      </w:r>
      <w:r w:rsidR="00D15DB5">
        <w:t>Verify Fixed Assets Activities</w:t>
      </w:r>
    </w:p>
    <w:p w:rsidR="00662AD5" w:rsidRDefault="00876F52">
      <w:pPr>
        <w:pStyle w:val="stagegraphic"/>
      </w:pPr>
      <w:bookmarkStart w:id="187" w:name="IDAXHMZI"/>
      <w:bookmarkEnd w:id="187"/>
      <w:r>
        <w:rPr>
          <w:noProof/>
          <w:lang w:val="en-GB" w:eastAsia="en-GB"/>
        </w:rPr>
        <w:drawing>
          <wp:inline distT="0" distB="0" distL="0" distR="0">
            <wp:extent cx="3762375" cy="4267200"/>
            <wp:effectExtent l="0" t="0" r="0" b="0"/>
            <wp:docPr id="22" name="Picture 22" descr="uuid_D1CF9AE6-F6D4-4920-915C-46BE8DC4A179_stage_15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uid_D1CF9AE6-F6D4-4920-915C-46BE8DC4A179_stage_15_p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2375" cy="4267200"/>
                    </a:xfrm>
                    <a:prstGeom prst="rect">
                      <a:avLst/>
                    </a:prstGeom>
                    <a:noFill/>
                    <a:ln>
                      <a:noFill/>
                    </a:ln>
                  </pic:spPr>
                </pic:pic>
              </a:graphicData>
            </a:graphic>
          </wp:inline>
        </w:drawing>
      </w:r>
    </w:p>
    <w:p w:rsidR="00662AD5" w:rsidRDefault="00367A8A">
      <w:pPr>
        <w:pStyle w:val="captiontext"/>
      </w:pPr>
      <w:bookmarkStart w:id="188" w:name="_Toc494301273"/>
      <w:r>
        <w:t>2</w:t>
      </w:r>
      <w:r w:rsidR="00D15DB5">
        <w:t>1. Process: GL Period End, Stage: Verify Fixed Assets Activities</w:t>
      </w:r>
      <w:bookmarkEnd w:id="188"/>
    </w:p>
    <w:p w:rsidR="003C064D" w:rsidRPr="003C064D" w:rsidRDefault="003C064D" w:rsidP="003C064D"/>
    <w:p w:rsidR="003C064D" w:rsidRPr="007B406F" w:rsidRDefault="003C064D" w:rsidP="003C064D">
      <w:pPr>
        <w:rPr>
          <w:b/>
        </w:rPr>
      </w:pPr>
      <w:r w:rsidRPr="007B406F">
        <w:rPr>
          <w:b/>
        </w:rPr>
        <w:t>GAPs/ Configuration changes Identified:</w:t>
      </w:r>
    </w:p>
    <w:p w:rsidR="003C064D" w:rsidRDefault="003C064D" w:rsidP="003C06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3C064D" w:rsidTr="006C6167">
        <w:tc>
          <w:tcPr>
            <w:tcW w:w="2315" w:type="dxa"/>
            <w:shd w:val="clear" w:color="auto" w:fill="auto"/>
          </w:tcPr>
          <w:p w:rsidR="003C064D" w:rsidRDefault="003C064D" w:rsidP="006C6167">
            <w:r>
              <w:t>Definition</w:t>
            </w:r>
          </w:p>
        </w:tc>
        <w:tc>
          <w:tcPr>
            <w:tcW w:w="2424" w:type="dxa"/>
            <w:shd w:val="clear" w:color="auto" w:fill="auto"/>
          </w:tcPr>
          <w:p w:rsidR="003C064D" w:rsidRDefault="003C064D" w:rsidP="006C6167">
            <w:r>
              <w:t xml:space="preserve">Type </w:t>
            </w:r>
          </w:p>
        </w:tc>
        <w:tc>
          <w:tcPr>
            <w:tcW w:w="1858" w:type="dxa"/>
            <w:shd w:val="clear" w:color="auto" w:fill="auto"/>
          </w:tcPr>
          <w:p w:rsidR="003C064D" w:rsidRDefault="003C064D" w:rsidP="006C6167"/>
        </w:tc>
        <w:tc>
          <w:tcPr>
            <w:tcW w:w="2466" w:type="dxa"/>
            <w:shd w:val="clear" w:color="auto" w:fill="auto"/>
          </w:tcPr>
          <w:p w:rsidR="003C064D" w:rsidRDefault="003C064D" w:rsidP="006C6167">
            <w:r>
              <w:t>Comments</w:t>
            </w:r>
          </w:p>
        </w:tc>
      </w:tr>
      <w:tr w:rsidR="003C064D" w:rsidTr="006C6167">
        <w:tc>
          <w:tcPr>
            <w:tcW w:w="2315" w:type="dxa"/>
            <w:shd w:val="clear" w:color="auto" w:fill="auto"/>
          </w:tcPr>
          <w:p w:rsidR="003C064D" w:rsidRPr="00FE63A9" w:rsidRDefault="003C064D" w:rsidP="006C6167">
            <w:pPr>
              <w:rPr>
                <w:sz w:val="16"/>
                <w:szCs w:val="16"/>
              </w:rPr>
            </w:pPr>
            <w:r w:rsidRPr="00FE63A9">
              <w:rPr>
                <w:sz w:val="16"/>
                <w:szCs w:val="16"/>
              </w:rPr>
              <w:t>N/A</w:t>
            </w:r>
          </w:p>
        </w:tc>
        <w:tc>
          <w:tcPr>
            <w:tcW w:w="2424" w:type="dxa"/>
            <w:shd w:val="clear" w:color="auto" w:fill="auto"/>
          </w:tcPr>
          <w:p w:rsidR="003C064D" w:rsidRPr="00FE63A9" w:rsidRDefault="003C064D" w:rsidP="006C6167">
            <w:pPr>
              <w:rPr>
                <w:sz w:val="16"/>
                <w:szCs w:val="16"/>
              </w:rPr>
            </w:pPr>
            <w:r w:rsidRPr="00FE63A9">
              <w:rPr>
                <w:sz w:val="16"/>
                <w:szCs w:val="16"/>
              </w:rPr>
              <w:t>N/A</w:t>
            </w:r>
          </w:p>
        </w:tc>
        <w:tc>
          <w:tcPr>
            <w:tcW w:w="1858" w:type="dxa"/>
            <w:shd w:val="clear" w:color="auto" w:fill="auto"/>
          </w:tcPr>
          <w:p w:rsidR="003C064D" w:rsidRPr="00FE63A9" w:rsidRDefault="003C064D" w:rsidP="006C6167">
            <w:pPr>
              <w:rPr>
                <w:sz w:val="16"/>
                <w:szCs w:val="16"/>
              </w:rPr>
            </w:pPr>
          </w:p>
        </w:tc>
        <w:tc>
          <w:tcPr>
            <w:tcW w:w="2466" w:type="dxa"/>
            <w:shd w:val="clear" w:color="auto" w:fill="auto"/>
          </w:tcPr>
          <w:p w:rsidR="003C064D" w:rsidRPr="00FE63A9" w:rsidRDefault="003C064D" w:rsidP="006C6167">
            <w:pPr>
              <w:rPr>
                <w:sz w:val="16"/>
                <w:szCs w:val="16"/>
              </w:rPr>
            </w:pPr>
            <w:r w:rsidRPr="00FE63A9">
              <w:rPr>
                <w:sz w:val="16"/>
                <w:szCs w:val="16"/>
              </w:rPr>
              <w:t>N/A</w:t>
            </w:r>
          </w:p>
        </w:tc>
      </w:tr>
    </w:tbl>
    <w:p w:rsidR="003C064D" w:rsidRDefault="003C064D" w:rsidP="003C064D">
      <w:pPr>
        <w:rPr>
          <w:ins w:id="189" w:author="Joseph Moshi" w:date="2017-10-11T08:43:00Z"/>
        </w:rPr>
      </w:pPr>
    </w:p>
    <w:p w:rsidR="0092565E" w:rsidRDefault="0092565E" w:rsidP="003C064D">
      <w:pPr>
        <w:rPr>
          <w:ins w:id="190" w:author="Joseph Moshi" w:date="2017-10-11T08:43:00Z"/>
        </w:rPr>
      </w:pPr>
    </w:p>
    <w:p w:rsidR="0092565E" w:rsidRPr="0092565E" w:rsidRDefault="0092565E" w:rsidP="003C064D">
      <w:pPr>
        <w:rPr>
          <w:ins w:id="191" w:author="Joseph Moshi" w:date="2017-10-11T08:43:00Z"/>
          <w:color w:val="FF0000"/>
          <w:highlight w:val="yellow"/>
          <w:rPrChange w:id="192" w:author="Joseph Moshi" w:date="2017-10-11T08:44:00Z">
            <w:rPr>
              <w:ins w:id="193" w:author="Joseph Moshi" w:date="2017-10-11T08:43:00Z"/>
            </w:rPr>
          </w:rPrChange>
        </w:rPr>
      </w:pPr>
      <w:ins w:id="194" w:author="Joseph Moshi" w:date="2017-10-11T08:43:00Z">
        <w:r w:rsidRPr="0092565E">
          <w:rPr>
            <w:color w:val="FF0000"/>
            <w:highlight w:val="yellow"/>
            <w:rPrChange w:id="195" w:author="Joseph Moshi" w:date="2017-10-11T08:44:00Z">
              <w:rPr/>
            </w:rPrChange>
          </w:rPr>
          <w:t>MSD Comments</w:t>
        </w:r>
      </w:ins>
    </w:p>
    <w:p w:rsidR="0092565E" w:rsidRPr="0092565E" w:rsidRDefault="0092565E" w:rsidP="003C064D">
      <w:pPr>
        <w:rPr>
          <w:ins w:id="196" w:author="Joseph Moshi" w:date="2017-10-11T08:43:00Z"/>
          <w:color w:val="FF0000"/>
          <w:highlight w:val="yellow"/>
          <w:rPrChange w:id="197" w:author="Joseph Moshi" w:date="2017-10-11T08:44:00Z">
            <w:rPr>
              <w:ins w:id="198" w:author="Joseph Moshi" w:date="2017-10-11T08:43:00Z"/>
            </w:rPr>
          </w:rPrChange>
        </w:rPr>
      </w:pPr>
    </w:p>
    <w:p w:rsidR="0092565E" w:rsidRDefault="0092565E">
      <w:pPr>
        <w:pStyle w:val="ListParagraph"/>
        <w:numPr>
          <w:ilvl w:val="0"/>
          <w:numId w:val="60"/>
        </w:numPr>
        <w:rPr>
          <w:ins w:id="199" w:author="Joseph Moshi" w:date="2017-10-11T08:46:00Z"/>
          <w:color w:val="FF0000"/>
          <w:highlight w:val="yellow"/>
        </w:rPr>
        <w:pPrChange w:id="200" w:author="Joseph Moshi" w:date="2017-10-11T08:44:00Z">
          <w:pPr/>
        </w:pPrChange>
      </w:pPr>
      <w:ins w:id="201" w:author="Joseph Moshi" w:date="2017-10-11T08:43:00Z">
        <w:r w:rsidRPr="0092565E">
          <w:rPr>
            <w:color w:val="FF0000"/>
            <w:highlight w:val="yellow"/>
            <w:rPrChange w:id="202" w:author="Joseph Moshi" w:date="2017-10-11T08:44:00Z">
              <w:rPr/>
            </w:rPrChange>
          </w:rPr>
          <w:t>The fixed asset activities should come before year end closure.</w:t>
        </w:r>
      </w:ins>
    </w:p>
    <w:p w:rsidR="001D3F37" w:rsidRDefault="001D3F37">
      <w:pPr>
        <w:rPr>
          <w:ins w:id="203" w:author="Joseph Moshi" w:date="2017-10-11T08:46:00Z"/>
          <w:color w:val="FF0000"/>
          <w:highlight w:val="yellow"/>
        </w:rPr>
      </w:pPr>
    </w:p>
    <w:p w:rsidR="001D3F37" w:rsidRPr="001D3F37" w:rsidRDefault="001D3F37">
      <w:pPr>
        <w:rPr>
          <w:ins w:id="204" w:author="Joseph Moshi" w:date="2017-10-11T08:46:00Z"/>
          <w:color w:val="FF0000"/>
          <w:highlight w:val="yellow"/>
          <w:rPrChange w:id="205" w:author="Joseph Moshi" w:date="2017-10-11T08:46:00Z">
            <w:rPr>
              <w:ins w:id="206" w:author="Joseph Moshi" w:date="2017-10-11T08:46:00Z"/>
              <w:highlight w:val="yellow"/>
            </w:rPr>
          </w:rPrChange>
        </w:rPr>
      </w:pPr>
      <w:ins w:id="207" w:author="Joseph Moshi" w:date="2017-10-11T08:46:00Z">
        <w:r>
          <w:rPr>
            <w:color w:val="FF0000"/>
            <w:highlight w:val="yellow"/>
          </w:rPr>
          <w:t xml:space="preserve">Note: </w:t>
        </w:r>
      </w:ins>
      <w:ins w:id="208" w:author="Joseph Moshi" w:date="2017-10-11T08:47:00Z">
        <w:r>
          <w:rPr>
            <w:color w:val="FF0000"/>
            <w:highlight w:val="yellow"/>
          </w:rPr>
          <w:t xml:space="preserve">1. </w:t>
        </w:r>
      </w:ins>
      <w:ins w:id="209" w:author="Joseph Moshi" w:date="2017-10-11T08:46:00Z">
        <w:r>
          <w:rPr>
            <w:color w:val="FF0000"/>
            <w:highlight w:val="yellow"/>
          </w:rPr>
          <w:t>Financial statements report are not included in this document</w:t>
        </w:r>
      </w:ins>
      <w:ins w:id="210" w:author="Joseph Moshi" w:date="2017-10-11T08:48:00Z">
        <w:r>
          <w:rPr>
            <w:color w:val="FF0000"/>
            <w:highlight w:val="yellow"/>
          </w:rPr>
          <w:t xml:space="preserve"> for Epicor10</w:t>
        </w:r>
      </w:ins>
      <w:ins w:id="211" w:author="Joseph Moshi" w:date="2017-10-11T08:46:00Z">
        <w:r>
          <w:rPr>
            <w:color w:val="FF0000"/>
            <w:highlight w:val="yellow"/>
          </w:rPr>
          <w:t>.</w:t>
        </w:r>
      </w:ins>
    </w:p>
    <w:p w:rsidR="001D3F37" w:rsidRDefault="001D3F37">
      <w:pPr>
        <w:pStyle w:val="ListParagraph"/>
        <w:rPr>
          <w:ins w:id="212" w:author="Joseph Moshi" w:date="2017-10-11T08:44:00Z"/>
          <w:color w:val="FF0000"/>
          <w:highlight w:val="yellow"/>
        </w:rPr>
        <w:pPrChange w:id="213" w:author="Joseph Moshi" w:date="2017-10-11T08:46:00Z">
          <w:pPr/>
        </w:pPrChange>
      </w:pPr>
    </w:p>
    <w:p w:rsidR="0092565E" w:rsidRDefault="001D3F37">
      <w:pPr>
        <w:pStyle w:val="ListParagraph"/>
        <w:numPr>
          <w:ilvl w:val="0"/>
          <w:numId w:val="60"/>
        </w:numPr>
        <w:rPr>
          <w:ins w:id="214" w:author="Joseph Moshi" w:date="2017-10-11T08:44:00Z"/>
          <w:color w:val="FF0000"/>
          <w:highlight w:val="yellow"/>
        </w:rPr>
        <w:pPrChange w:id="215" w:author="Joseph Moshi" w:date="2017-10-11T08:44:00Z">
          <w:pPr/>
        </w:pPrChange>
      </w:pPr>
      <w:ins w:id="216" w:author="Joseph Moshi" w:date="2017-10-11T08:44:00Z">
        <w:r>
          <w:rPr>
            <w:color w:val="FF0000"/>
            <w:highlight w:val="yellow"/>
          </w:rPr>
          <w:t>The financial statements report is mandatory and will include</w:t>
        </w:r>
      </w:ins>
      <w:ins w:id="217" w:author="Joseph Moshi" w:date="2017-10-11T08:45:00Z">
        <w:r>
          <w:rPr>
            <w:color w:val="FF0000"/>
            <w:highlight w:val="yellow"/>
          </w:rPr>
          <w:t>:</w:t>
        </w:r>
      </w:ins>
    </w:p>
    <w:p w:rsidR="001D3F37" w:rsidRDefault="001D3F37">
      <w:pPr>
        <w:pStyle w:val="ListParagraph"/>
        <w:numPr>
          <w:ilvl w:val="1"/>
          <w:numId w:val="60"/>
        </w:numPr>
        <w:rPr>
          <w:ins w:id="218" w:author="Joseph Moshi" w:date="2017-10-11T08:45:00Z"/>
          <w:color w:val="FF0000"/>
          <w:highlight w:val="yellow"/>
        </w:rPr>
        <w:pPrChange w:id="219" w:author="Joseph Moshi" w:date="2017-10-11T08:44:00Z">
          <w:pPr/>
        </w:pPrChange>
      </w:pPr>
      <w:ins w:id="220" w:author="Joseph Moshi" w:date="2017-10-11T08:45:00Z">
        <w:r>
          <w:rPr>
            <w:color w:val="FF0000"/>
            <w:highlight w:val="yellow"/>
          </w:rPr>
          <w:t>Statement of financial performance</w:t>
        </w:r>
      </w:ins>
    </w:p>
    <w:p w:rsidR="001D3F37" w:rsidRDefault="001D3F37">
      <w:pPr>
        <w:pStyle w:val="ListParagraph"/>
        <w:numPr>
          <w:ilvl w:val="1"/>
          <w:numId w:val="60"/>
        </w:numPr>
        <w:rPr>
          <w:ins w:id="221" w:author="Joseph Moshi" w:date="2017-10-11T08:45:00Z"/>
          <w:color w:val="FF0000"/>
          <w:highlight w:val="yellow"/>
        </w:rPr>
        <w:pPrChange w:id="222" w:author="Joseph Moshi" w:date="2017-10-11T08:44:00Z">
          <w:pPr/>
        </w:pPrChange>
      </w:pPr>
      <w:ins w:id="223" w:author="Joseph Moshi" w:date="2017-10-11T08:45:00Z">
        <w:r>
          <w:rPr>
            <w:color w:val="FF0000"/>
            <w:highlight w:val="yellow"/>
          </w:rPr>
          <w:t>Statement of financial position</w:t>
        </w:r>
      </w:ins>
    </w:p>
    <w:p w:rsidR="001D3F37" w:rsidRDefault="001D3F37">
      <w:pPr>
        <w:pStyle w:val="ListParagraph"/>
        <w:numPr>
          <w:ilvl w:val="1"/>
          <w:numId w:val="60"/>
        </w:numPr>
        <w:rPr>
          <w:ins w:id="224" w:author="Joseph Moshi" w:date="2017-10-11T08:47:00Z"/>
          <w:color w:val="FF0000"/>
          <w:highlight w:val="yellow"/>
        </w:rPr>
        <w:pPrChange w:id="225" w:author="Joseph Moshi" w:date="2017-10-11T08:45:00Z">
          <w:pPr/>
        </w:pPrChange>
      </w:pPr>
      <w:ins w:id="226" w:author="Joseph Moshi" w:date="2017-10-11T08:45:00Z">
        <w:r>
          <w:rPr>
            <w:color w:val="FF0000"/>
            <w:highlight w:val="yellow"/>
          </w:rPr>
          <w:t>Statement of cash flow</w:t>
        </w:r>
      </w:ins>
    </w:p>
    <w:p w:rsidR="001D3F37" w:rsidRDefault="001D3F37">
      <w:pPr>
        <w:rPr>
          <w:ins w:id="227" w:author="Joseph Moshi" w:date="2017-10-11T08:47:00Z"/>
          <w:color w:val="FF0000"/>
          <w:highlight w:val="yellow"/>
        </w:rPr>
      </w:pPr>
    </w:p>
    <w:p w:rsidR="001D3F37" w:rsidRDefault="001D3F37">
      <w:pPr>
        <w:rPr>
          <w:ins w:id="228" w:author="Joseph Moshi" w:date="2017-10-11T08:47:00Z"/>
          <w:color w:val="FF0000"/>
          <w:highlight w:val="yellow"/>
        </w:rPr>
      </w:pPr>
      <w:ins w:id="229" w:author="Joseph Moshi" w:date="2017-10-11T08:47:00Z">
        <w:r>
          <w:rPr>
            <w:color w:val="FF0000"/>
            <w:highlight w:val="yellow"/>
          </w:rPr>
          <w:t>2. The payroll activities are not included in this document</w:t>
        </w:r>
      </w:ins>
      <w:ins w:id="230" w:author="Joseph Moshi" w:date="2017-10-11T08:49:00Z">
        <w:r>
          <w:rPr>
            <w:color w:val="FF0000"/>
            <w:highlight w:val="yellow"/>
          </w:rPr>
          <w:t xml:space="preserve"> for Epicor10</w:t>
        </w:r>
      </w:ins>
      <w:ins w:id="231" w:author="Joseph Moshi" w:date="2017-10-11T08:47:00Z">
        <w:r>
          <w:rPr>
            <w:color w:val="FF0000"/>
            <w:highlight w:val="yellow"/>
          </w:rPr>
          <w:t>.</w:t>
        </w:r>
      </w:ins>
    </w:p>
    <w:p w:rsidR="001D3F37" w:rsidRPr="001D3F37" w:rsidRDefault="001D3F37">
      <w:pPr>
        <w:rPr>
          <w:ins w:id="232" w:author="Joseph Moshi" w:date="2017-10-11T08:45:00Z"/>
          <w:color w:val="FF0000"/>
          <w:highlight w:val="yellow"/>
          <w:rPrChange w:id="233" w:author="Joseph Moshi" w:date="2017-10-11T08:47:00Z">
            <w:rPr>
              <w:ins w:id="234" w:author="Joseph Moshi" w:date="2017-10-11T08:45:00Z"/>
              <w:highlight w:val="yellow"/>
            </w:rPr>
          </w:rPrChange>
        </w:rPr>
      </w:pPr>
      <w:ins w:id="235" w:author="Joseph Moshi" w:date="2017-10-11T08:48:00Z">
        <w:r>
          <w:rPr>
            <w:color w:val="FF0000"/>
            <w:highlight w:val="yellow"/>
          </w:rPr>
          <w:t xml:space="preserve"> </w:t>
        </w:r>
        <w:r>
          <w:rPr>
            <w:color w:val="FF0000"/>
            <w:highlight w:val="yellow"/>
          </w:rPr>
          <w:tab/>
          <w:t xml:space="preserve">- The payroll activities are important for finance operations, therefore they </w:t>
        </w:r>
      </w:ins>
      <w:ins w:id="236" w:author="Joseph Moshi" w:date="2017-10-11T08:50:00Z">
        <w:r>
          <w:rPr>
            <w:color w:val="FF0000"/>
            <w:highlight w:val="yellow"/>
          </w:rPr>
          <w:t>need</w:t>
        </w:r>
      </w:ins>
      <w:ins w:id="237" w:author="Joseph Moshi" w:date="2017-10-11T08:48:00Z">
        <w:r>
          <w:rPr>
            <w:color w:val="FF0000"/>
            <w:highlight w:val="yellow"/>
          </w:rPr>
          <w:t xml:space="preserve"> </w:t>
        </w:r>
      </w:ins>
      <w:ins w:id="238" w:author="Joseph Moshi" w:date="2017-10-11T08:50:00Z">
        <w:r>
          <w:rPr>
            <w:color w:val="FF0000"/>
            <w:highlight w:val="yellow"/>
          </w:rPr>
          <w:t>to be reworked. With reference to the training held for upgrade MSD recommended for Epicor10 payroll module.</w:t>
        </w:r>
      </w:ins>
    </w:p>
    <w:p w:rsidR="001D3F37" w:rsidRPr="001D3F37" w:rsidRDefault="001D3F37">
      <w:pPr>
        <w:pStyle w:val="ListParagraph"/>
        <w:ind w:left="1440"/>
        <w:rPr>
          <w:color w:val="FF0000"/>
          <w:highlight w:val="yellow"/>
          <w:rPrChange w:id="239" w:author="Joseph Moshi" w:date="2017-10-11T08:45:00Z">
            <w:rPr/>
          </w:rPrChange>
        </w:rPr>
        <w:pPrChange w:id="240" w:author="Joseph Moshi" w:date="2017-10-11T08:46:00Z">
          <w:pPr/>
        </w:pPrChange>
      </w:pPr>
    </w:p>
    <w:p w:rsidR="00B97D0B" w:rsidRDefault="00D15DB5">
      <w:pPr>
        <w:pStyle w:val="processHeading"/>
      </w:pPr>
      <w:bookmarkStart w:id="241" w:name="_Toc494408375"/>
      <w:r>
        <w:lastRenderedPageBreak/>
        <w:t>Financial Reporting</w:t>
      </w:r>
      <w:bookmarkEnd w:id="241"/>
    </w:p>
    <w:tbl>
      <w:tblPr>
        <w:tblW w:w="0" w:type="auto"/>
        <w:tblInd w:w="620" w:type="dxa"/>
        <w:tblLook w:val="0000" w:firstRow="0" w:lastRow="0" w:firstColumn="0" w:lastColumn="0" w:noHBand="0" w:noVBand="0"/>
      </w:tblPr>
      <w:tblGrid>
        <w:gridCol w:w="7841"/>
      </w:tblGrid>
      <w:tr w:rsidR="00B97D0B" w:rsidTr="006C6167">
        <w:tc>
          <w:tcPr>
            <w:tcW w:w="7841" w:type="dxa"/>
          </w:tcPr>
          <w:p w:rsidR="00B97D0B" w:rsidRDefault="00B97D0B" w:rsidP="006C6167">
            <w:pPr>
              <w:pStyle w:val="notegroup"/>
            </w:pPr>
            <w:r>
              <w:t>User Notes</w:t>
            </w:r>
          </w:p>
        </w:tc>
      </w:tr>
      <w:tr w:rsidR="00B97D0B" w:rsidRPr="0085400E" w:rsidTr="006C6167">
        <w:tc>
          <w:tcPr>
            <w:tcW w:w="7841" w:type="dxa"/>
          </w:tcPr>
          <w:p w:rsidR="00B97D0B" w:rsidRDefault="00B97D0B" w:rsidP="006C6167">
            <w:pPr>
              <w:pStyle w:val="noteheader"/>
            </w:pPr>
            <w:r>
              <w:t xml:space="preserve">Process definition: </w:t>
            </w:r>
          </w:p>
          <w:p w:rsidR="00B97D0B" w:rsidRDefault="00B97D0B" w:rsidP="006C6167">
            <w:pPr>
              <w:spacing w:after="200" w:line="276" w:lineRule="auto"/>
              <w:rPr>
                <w:rFonts w:ascii="Calibri" w:hAnsi="Calibri"/>
                <w:sz w:val="22"/>
                <w:szCs w:val="22"/>
              </w:rPr>
            </w:pPr>
            <w:r>
              <w:rPr>
                <w:rFonts w:ascii="Calibri" w:hAnsi="Calibri"/>
                <w:sz w:val="22"/>
                <w:szCs w:val="22"/>
              </w:rPr>
              <w:t xml:space="preserve">This process starts with reviewing the financial reports using the standard reports available on Epicor10 or using </w:t>
            </w:r>
            <w:r w:rsidR="00336A50">
              <w:rPr>
                <w:rFonts w:ascii="Calibri" w:hAnsi="Calibri"/>
                <w:sz w:val="22"/>
                <w:szCs w:val="22"/>
              </w:rPr>
              <w:t xml:space="preserve">customized reports by </w:t>
            </w:r>
            <w:r>
              <w:rPr>
                <w:rFonts w:ascii="Calibri" w:hAnsi="Calibri"/>
                <w:sz w:val="22"/>
                <w:szCs w:val="22"/>
              </w:rPr>
              <w:t>advance</w:t>
            </w:r>
            <w:r w:rsidR="00336A50">
              <w:rPr>
                <w:rFonts w:ascii="Calibri" w:hAnsi="Calibri"/>
                <w:sz w:val="22"/>
                <w:szCs w:val="22"/>
              </w:rPr>
              <w:t xml:space="preserve">d financial reporting(AFR) tool. </w:t>
            </w:r>
          </w:p>
          <w:p w:rsidR="00B97D0B" w:rsidRPr="0085400E" w:rsidRDefault="00B97D0B" w:rsidP="00B97D0B">
            <w:pPr>
              <w:spacing w:after="200" w:line="276" w:lineRule="auto"/>
              <w:rPr>
                <w:rFonts w:ascii="Calibri" w:hAnsi="Calibri"/>
                <w:sz w:val="22"/>
                <w:szCs w:val="22"/>
              </w:rPr>
            </w:pPr>
            <w:r>
              <w:rPr>
                <w:rFonts w:ascii="Calibri" w:hAnsi="Calibri"/>
                <w:sz w:val="22"/>
                <w:szCs w:val="22"/>
              </w:rPr>
              <w:t xml:space="preserve">This workflow starts from choosing the reporting tool to review the </w:t>
            </w:r>
            <w:r w:rsidR="00D24566">
              <w:rPr>
                <w:rFonts w:ascii="Calibri" w:hAnsi="Calibri"/>
                <w:sz w:val="22"/>
                <w:szCs w:val="22"/>
              </w:rPr>
              <w:t xml:space="preserve">financial reports like balance sheet, Income statement, Site report and cash flow analysis. </w:t>
            </w:r>
          </w:p>
        </w:tc>
      </w:tr>
    </w:tbl>
    <w:p w:rsidR="00662AD5" w:rsidRDefault="00876F52">
      <w:pPr>
        <w:pStyle w:val="processgraphic"/>
      </w:pPr>
      <w:bookmarkStart w:id="242" w:name="IDAGJMZI"/>
      <w:bookmarkEnd w:id="242"/>
      <w:r>
        <w:rPr>
          <w:noProof/>
          <w:lang w:val="en-GB" w:eastAsia="en-GB"/>
        </w:rPr>
        <w:drawing>
          <wp:inline distT="0" distB="0" distL="0" distR="0">
            <wp:extent cx="4448175" cy="904875"/>
            <wp:effectExtent l="0" t="0" r="0" b="0"/>
            <wp:docPr id="23" name="Picture 23" descr="uuid_5AA4CA9B-4B43-4F35-A698-69A36BB7B790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uid_5AA4CA9B-4B43-4F35-A698-69A36BB7B790_view_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904875"/>
                    </a:xfrm>
                    <a:prstGeom prst="rect">
                      <a:avLst/>
                    </a:prstGeom>
                    <a:noFill/>
                    <a:ln>
                      <a:noFill/>
                    </a:ln>
                  </pic:spPr>
                </pic:pic>
              </a:graphicData>
            </a:graphic>
          </wp:inline>
        </w:drawing>
      </w:r>
    </w:p>
    <w:p w:rsidR="00662AD5" w:rsidRDefault="00E03D2D">
      <w:pPr>
        <w:pStyle w:val="captiontext"/>
      </w:pPr>
      <w:bookmarkStart w:id="243" w:name="_Toc494301274"/>
      <w:r>
        <w:t>2</w:t>
      </w:r>
      <w:r w:rsidR="00D15DB5">
        <w:t>2. Process: Financial Reporting</w:t>
      </w:r>
      <w:bookmarkEnd w:id="243"/>
    </w:p>
    <w:p w:rsidR="00662AD5" w:rsidRDefault="00D15DB5">
      <w:pPr>
        <w:pStyle w:val="stagesrolestasksheader"/>
      </w:pPr>
      <w:r>
        <w:t>Process Content</w:t>
      </w:r>
    </w:p>
    <w:p w:rsidR="00662AD5" w:rsidRDefault="00662AD5">
      <w:pPr>
        <w:pStyle w:val="stage"/>
      </w:pPr>
      <w:r>
        <w:fldChar w:fldCharType="begin"/>
      </w:r>
      <w:r w:rsidR="00D15DB5">
        <w:instrText xml:space="preserve"> XE "Stages:Choose Financial Reporting Tool" </w:instrText>
      </w:r>
      <w:r>
        <w:fldChar w:fldCharType="end"/>
      </w:r>
      <w:r>
        <w:fldChar w:fldCharType="begin"/>
      </w:r>
      <w:r w:rsidR="00D15DB5">
        <w:instrText xml:space="preserve"> XE "Choose Financial Reporting Tool (stage)" </w:instrText>
      </w:r>
      <w:r>
        <w:fldChar w:fldCharType="end"/>
      </w:r>
      <w:r w:rsidR="00D15DB5">
        <w:t>Choose Financial Reporting Tool</w:t>
      </w:r>
    </w:p>
    <w:p w:rsidR="00662AD5" w:rsidRDefault="00876F52">
      <w:pPr>
        <w:pStyle w:val="stagegraphic"/>
      </w:pPr>
      <w:bookmarkStart w:id="244" w:name="IDARLMZI"/>
      <w:bookmarkEnd w:id="244"/>
      <w:r>
        <w:rPr>
          <w:noProof/>
          <w:lang w:val="en-GB" w:eastAsia="en-GB"/>
        </w:rPr>
        <w:drawing>
          <wp:inline distT="0" distB="0" distL="0" distR="0">
            <wp:extent cx="3971925" cy="1800225"/>
            <wp:effectExtent l="0" t="0" r="0" b="0"/>
            <wp:docPr id="24" name="Picture 24" descr="uuid_5AA4CA9B-4B43-4F35-A698-69A36BB7B790_stage_1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uid_5AA4CA9B-4B43-4F35-A698-69A36BB7B790_stage_1_p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925" cy="1800225"/>
                    </a:xfrm>
                    <a:prstGeom prst="rect">
                      <a:avLst/>
                    </a:prstGeom>
                    <a:noFill/>
                    <a:ln>
                      <a:noFill/>
                    </a:ln>
                  </pic:spPr>
                </pic:pic>
              </a:graphicData>
            </a:graphic>
          </wp:inline>
        </w:drawing>
      </w:r>
    </w:p>
    <w:p w:rsidR="00662AD5" w:rsidRDefault="00E03D2D">
      <w:pPr>
        <w:pStyle w:val="captiontext"/>
      </w:pPr>
      <w:bookmarkStart w:id="245" w:name="_Toc494301275"/>
      <w:r>
        <w:t>2</w:t>
      </w:r>
      <w:r w:rsidR="00D15DB5">
        <w:t>3. Process: Financial Reporting, Stage: Choose Financial Reporting Tool</w:t>
      </w:r>
      <w:bookmarkEnd w:id="245"/>
    </w:p>
    <w:p w:rsidR="00662AD5" w:rsidRDefault="00662AD5">
      <w:pPr>
        <w:pStyle w:val="stage"/>
      </w:pPr>
      <w:r>
        <w:lastRenderedPageBreak/>
        <w:fldChar w:fldCharType="begin"/>
      </w:r>
      <w:r w:rsidR="00D15DB5">
        <w:instrText xml:space="preserve"> XE "Stages:Generate Financial Reports" </w:instrText>
      </w:r>
      <w:r>
        <w:fldChar w:fldCharType="end"/>
      </w:r>
      <w:r>
        <w:fldChar w:fldCharType="begin"/>
      </w:r>
      <w:r w:rsidR="00D15DB5">
        <w:instrText xml:space="preserve"> XE "Generate Financial Reports (stage)" </w:instrText>
      </w:r>
      <w:r>
        <w:fldChar w:fldCharType="end"/>
      </w:r>
      <w:r w:rsidR="00D15DB5">
        <w:t>Generate Financial Reports</w:t>
      </w:r>
    </w:p>
    <w:p w:rsidR="00662AD5" w:rsidRDefault="00876F52">
      <w:pPr>
        <w:pStyle w:val="stagegraphic"/>
      </w:pPr>
      <w:bookmarkStart w:id="246" w:name="IDABNMZI"/>
      <w:bookmarkEnd w:id="246"/>
      <w:r>
        <w:rPr>
          <w:noProof/>
          <w:lang w:val="en-GB" w:eastAsia="en-GB"/>
        </w:rPr>
        <w:drawing>
          <wp:inline distT="0" distB="0" distL="0" distR="0">
            <wp:extent cx="4076700" cy="4219575"/>
            <wp:effectExtent l="0" t="0" r="0" b="0"/>
            <wp:docPr id="25" name="Picture 25" descr="uuid_5AA4CA9B-4B43-4F35-A698-69A36BB7B790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uid_5AA4CA9B-4B43-4F35-A698-69A36BB7B790_stage_2_p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4219575"/>
                    </a:xfrm>
                    <a:prstGeom prst="rect">
                      <a:avLst/>
                    </a:prstGeom>
                    <a:noFill/>
                    <a:ln>
                      <a:noFill/>
                    </a:ln>
                  </pic:spPr>
                </pic:pic>
              </a:graphicData>
            </a:graphic>
          </wp:inline>
        </w:drawing>
      </w:r>
    </w:p>
    <w:p w:rsidR="00662AD5" w:rsidRDefault="00E03D2D">
      <w:pPr>
        <w:pStyle w:val="captiontext"/>
      </w:pPr>
      <w:bookmarkStart w:id="247" w:name="_Toc494301276"/>
      <w:r>
        <w:t>2</w:t>
      </w:r>
      <w:r w:rsidR="00D15DB5">
        <w:t>4. Process: Financial Reporting, Stage: Generate Financial Reports</w:t>
      </w:r>
      <w:bookmarkEnd w:id="247"/>
    </w:p>
    <w:p w:rsidR="00DB7988" w:rsidRPr="007B406F" w:rsidRDefault="00DB7988" w:rsidP="00DB7988">
      <w:pPr>
        <w:rPr>
          <w:b/>
        </w:rPr>
      </w:pPr>
      <w:r w:rsidRPr="007B406F">
        <w:rPr>
          <w:b/>
        </w:rPr>
        <w:t>GAPs/ Configuration changes Identified:</w:t>
      </w:r>
    </w:p>
    <w:p w:rsidR="00DB7988" w:rsidRDefault="00DB7988" w:rsidP="00DB798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DB7988" w:rsidTr="006C6167">
        <w:tc>
          <w:tcPr>
            <w:tcW w:w="2315" w:type="dxa"/>
            <w:shd w:val="clear" w:color="auto" w:fill="auto"/>
          </w:tcPr>
          <w:p w:rsidR="00DB7988" w:rsidRDefault="00DB7988" w:rsidP="006C6167">
            <w:r>
              <w:t>Definition</w:t>
            </w:r>
          </w:p>
        </w:tc>
        <w:tc>
          <w:tcPr>
            <w:tcW w:w="2424" w:type="dxa"/>
            <w:shd w:val="clear" w:color="auto" w:fill="auto"/>
          </w:tcPr>
          <w:p w:rsidR="00DB7988" w:rsidRDefault="00DB7988" w:rsidP="006C6167">
            <w:r>
              <w:t xml:space="preserve">Type </w:t>
            </w:r>
          </w:p>
        </w:tc>
        <w:tc>
          <w:tcPr>
            <w:tcW w:w="1858" w:type="dxa"/>
            <w:shd w:val="clear" w:color="auto" w:fill="auto"/>
          </w:tcPr>
          <w:p w:rsidR="00DB7988" w:rsidRDefault="00DB7988" w:rsidP="006C6167"/>
        </w:tc>
        <w:tc>
          <w:tcPr>
            <w:tcW w:w="2466" w:type="dxa"/>
            <w:shd w:val="clear" w:color="auto" w:fill="auto"/>
          </w:tcPr>
          <w:p w:rsidR="00DB7988" w:rsidRDefault="00DB7988" w:rsidP="006C6167">
            <w:r>
              <w:t>Comments</w:t>
            </w:r>
          </w:p>
        </w:tc>
      </w:tr>
      <w:tr w:rsidR="00DB7988" w:rsidTr="006C6167">
        <w:tc>
          <w:tcPr>
            <w:tcW w:w="2315" w:type="dxa"/>
            <w:shd w:val="clear" w:color="auto" w:fill="auto"/>
          </w:tcPr>
          <w:p w:rsidR="00DB7988" w:rsidRPr="00FE63A9" w:rsidRDefault="00DB7988" w:rsidP="006C6167">
            <w:pPr>
              <w:rPr>
                <w:sz w:val="16"/>
                <w:szCs w:val="16"/>
              </w:rPr>
            </w:pPr>
            <w:r w:rsidRPr="00FE63A9">
              <w:rPr>
                <w:sz w:val="16"/>
                <w:szCs w:val="16"/>
              </w:rPr>
              <w:t>N/A</w:t>
            </w:r>
          </w:p>
        </w:tc>
        <w:tc>
          <w:tcPr>
            <w:tcW w:w="2424" w:type="dxa"/>
            <w:shd w:val="clear" w:color="auto" w:fill="auto"/>
          </w:tcPr>
          <w:p w:rsidR="00DB7988" w:rsidRPr="00FE63A9" w:rsidRDefault="00DB7988" w:rsidP="006C6167">
            <w:pPr>
              <w:rPr>
                <w:sz w:val="16"/>
                <w:szCs w:val="16"/>
              </w:rPr>
            </w:pPr>
            <w:r w:rsidRPr="00FE63A9">
              <w:rPr>
                <w:sz w:val="16"/>
                <w:szCs w:val="16"/>
              </w:rPr>
              <w:t>N/A</w:t>
            </w:r>
          </w:p>
        </w:tc>
        <w:tc>
          <w:tcPr>
            <w:tcW w:w="1858" w:type="dxa"/>
            <w:shd w:val="clear" w:color="auto" w:fill="auto"/>
          </w:tcPr>
          <w:p w:rsidR="00DB7988" w:rsidRPr="00FE63A9" w:rsidRDefault="00DB7988" w:rsidP="006C6167">
            <w:pPr>
              <w:rPr>
                <w:sz w:val="16"/>
                <w:szCs w:val="16"/>
              </w:rPr>
            </w:pPr>
          </w:p>
        </w:tc>
        <w:tc>
          <w:tcPr>
            <w:tcW w:w="2466" w:type="dxa"/>
            <w:shd w:val="clear" w:color="auto" w:fill="auto"/>
          </w:tcPr>
          <w:p w:rsidR="00DB7988" w:rsidRPr="00FE63A9" w:rsidRDefault="00DB7988" w:rsidP="006C6167">
            <w:pPr>
              <w:rPr>
                <w:sz w:val="16"/>
                <w:szCs w:val="16"/>
              </w:rPr>
            </w:pPr>
            <w:r w:rsidRPr="00FE63A9">
              <w:rPr>
                <w:sz w:val="16"/>
                <w:szCs w:val="16"/>
              </w:rPr>
              <w:t>N/A</w:t>
            </w:r>
          </w:p>
        </w:tc>
      </w:tr>
    </w:tbl>
    <w:p w:rsidR="00DB7988" w:rsidRPr="003C064D" w:rsidRDefault="00DB7988" w:rsidP="00DB7988"/>
    <w:p w:rsidR="00DB7988" w:rsidRPr="00DB7988" w:rsidRDefault="00DB7988" w:rsidP="00DB7988"/>
    <w:p w:rsidR="00662AD5" w:rsidRDefault="00D15DB5">
      <w:pPr>
        <w:pStyle w:val="processgroupHeading"/>
      </w:pPr>
      <w:bookmarkStart w:id="248" w:name="_Toc494408376"/>
      <w:r>
        <w:lastRenderedPageBreak/>
        <w:t>Accounts Receivable</w:t>
      </w:r>
      <w:bookmarkEnd w:id="248"/>
      <w:r w:rsidR="00662AD5">
        <w:fldChar w:fldCharType="begin"/>
      </w:r>
      <w:r>
        <w:instrText xml:space="preserve"> XE "Process Groups:Accounts Receivable" </w:instrText>
      </w:r>
      <w:r w:rsidR="00662AD5">
        <w:fldChar w:fldCharType="end"/>
      </w:r>
      <w:r w:rsidR="00662AD5">
        <w:fldChar w:fldCharType="begin"/>
      </w:r>
      <w:r>
        <w:instrText xml:space="preserve"> XE "Accounts Receivable (process group)" </w:instrText>
      </w:r>
      <w:r w:rsidR="00662AD5">
        <w:fldChar w:fldCharType="end"/>
      </w:r>
    </w:p>
    <w:p w:rsidR="00662AD5" w:rsidRDefault="00D15DB5">
      <w:pPr>
        <w:pStyle w:val="groupintro"/>
      </w:pPr>
      <w:r>
        <w:t>The following item(s) are in this Group:</w:t>
      </w:r>
    </w:p>
    <w:p w:rsidR="00662AD5" w:rsidRDefault="00D15DB5">
      <w:pPr>
        <w:pStyle w:val="groupprocesses"/>
      </w:pPr>
      <w:r>
        <w:t>Create/Update Customer Record</w:t>
      </w:r>
    </w:p>
    <w:p w:rsidR="00662AD5" w:rsidRDefault="00D15DB5">
      <w:pPr>
        <w:pStyle w:val="groupprocesses"/>
      </w:pPr>
      <w:r>
        <w:t>AR Invoice</w:t>
      </w:r>
    </w:p>
    <w:p w:rsidR="00662AD5" w:rsidRDefault="00D15DB5">
      <w:pPr>
        <w:pStyle w:val="groupprocesses"/>
      </w:pPr>
      <w:r>
        <w:t>Credit Note</w:t>
      </w:r>
    </w:p>
    <w:p w:rsidR="00662AD5" w:rsidRDefault="00D15DB5">
      <w:pPr>
        <w:pStyle w:val="groupprocesses"/>
      </w:pPr>
      <w:r>
        <w:t>Balance Transfer</w:t>
      </w:r>
    </w:p>
    <w:p w:rsidR="00662AD5" w:rsidRDefault="00D15DB5">
      <w:pPr>
        <w:pStyle w:val="groupprocesses"/>
      </w:pPr>
      <w:r>
        <w:t>AR Invoice Matching Correction</w:t>
      </w:r>
    </w:p>
    <w:p w:rsidR="00662AD5" w:rsidRDefault="00D15DB5">
      <w:pPr>
        <w:pStyle w:val="groupprocesses"/>
      </w:pPr>
      <w:r>
        <w:t>AR Payment</w:t>
      </w:r>
    </w:p>
    <w:p w:rsidR="00662AD5" w:rsidRDefault="00D15DB5">
      <w:pPr>
        <w:pStyle w:val="groupprocesses"/>
      </w:pPr>
      <w:r>
        <w:t>Matching Credit Memo/Invoice</w:t>
      </w:r>
    </w:p>
    <w:p w:rsidR="00662AD5" w:rsidRDefault="00D15DB5">
      <w:pPr>
        <w:pStyle w:val="groupprocesses"/>
      </w:pPr>
      <w:r>
        <w:t>AR Reporting</w:t>
      </w:r>
    </w:p>
    <w:p w:rsidR="003A30A2" w:rsidRDefault="003A30A2" w:rsidP="003A30A2">
      <w:pPr>
        <w:pStyle w:val="groupprocesses"/>
        <w:numPr>
          <w:ilvl w:val="0"/>
          <w:numId w:val="0"/>
        </w:numPr>
        <w:ind w:left="720"/>
      </w:pPr>
    </w:p>
    <w:tbl>
      <w:tblPr>
        <w:tblW w:w="0" w:type="auto"/>
        <w:tblInd w:w="620" w:type="dxa"/>
        <w:tblLook w:val="0000" w:firstRow="0" w:lastRow="0" w:firstColumn="0" w:lastColumn="0" w:noHBand="0" w:noVBand="0"/>
      </w:tblPr>
      <w:tblGrid>
        <w:gridCol w:w="7841"/>
      </w:tblGrid>
      <w:tr w:rsidR="003A30A2" w:rsidTr="006C6167">
        <w:tc>
          <w:tcPr>
            <w:tcW w:w="7841" w:type="dxa"/>
          </w:tcPr>
          <w:p w:rsidR="003A30A2" w:rsidRDefault="003A30A2" w:rsidP="006C6167">
            <w:pPr>
              <w:pStyle w:val="notegroup"/>
            </w:pPr>
            <w:r>
              <w:t>User Notes</w:t>
            </w:r>
          </w:p>
        </w:tc>
      </w:tr>
      <w:tr w:rsidR="003A30A2" w:rsidRPr="0085400E" w:rsidTr="006C6167">
        <w:tc>
          <w:tcPr>
            <w:tcW w:w="7841" w:type="dxa"/>
          </w:tcPr>
          <w:p w:rsidR="003A30A2" w:rsidRDefault="003A30A2" w:rsidP="006C6167">
            <w:pPr>
              <w:pStyle w:val="noteheader"/>
            </w:pPr>
            <w:r>
              <w:t xml:space="preserve">Process definition: </w:t>
            </w:r>
          </w:p>
          <w:p w:rsidR="003A30A2" w:rsidRPr="0085400E" w:rsidRDefault="003A30A2" w:rsidP="003A30A2">
            <w:pPr>
              <w:spacing w:after="200" w:line="276" w:lineRule="auto"/>
              <w:rPr>
                <w:rFonts w:ascii="Calibri" w:hAnsi="Calibri"/>
                <w:sz w:val="22"/>
                <w:szCs w:val="22"/>
              </w:rPr>
            </w:pPr>
            <w:r>
              <w:rPr>
                <w:rFonts w:ascii="Calibri" w:hAnsi="Calibri"/>
                <w:sz w:val="22"/>
                <w:szCs w:val="22"/>
              </w:rPr>
              <w:t>This group contains the process related to create accounts receivable invoice , payment, Credit memo records in Epicor10 database then generate reports that shows the balances that used in the AR reconciliation with general ledger.</w:t>
            </w:r>
          </w:p>
        </w:tc>
      </w:tr>
    </w:tbl>
    <w:p w:rsidR="003A30A2" w:rsidRDefault="003A30A2" w:rsidP="003A30A2">
      <w:pPr>
        <w:pStyle w:val="groupprocesses"/>
        <w:numPr>
          <w:ilvl w:val="0"/>
          <w:numId w:val="0"/>
        </w:numPr>
        <w:ind w:left="720"/>
      </w:pPr>
    </w:p>
    <w:p w:rsidR="00A84255" w:rsidRDefault="00D15DB5">
      <w:pPr>
        <w:pStyle w:val="processHeading"/>
      </w:pPr>
      <w:bookmarkStart w:id="249" w:name="_Toc494408377"/>
      <w:r>
        <w:lastRenderedPageBreak/>
        <w:t>Create/Update Customer Record</w:t>
      </w:r>
      <w:bookmarkEnd w:id="249"/>
    </w:p>
    <w:tbl>
      <w:tblPr>
        <w:tblW w:w="0" w:type="auto"/>
        <w:tblInd w:w="620" w:type="dxa"/>
        <w:tblLook w:val="0000" w:firstRow="0" w:lastRow="0" w:firstColumn="0" w:lastColumn="0" w:noHBand="0" w:noVBand="0"/>
      </w:tblPr>
      <w:tblGrid>
        <w:gridCol w:w="7841"/>
      </w:tblGrid>
      <w:tr w:rsidR="00A84255" w:rsidTr="006C6167">
        <w:tc>
          <w:tcPr>
            <w:tcW w:w="7841" w:type="dxa"/>
          </w:tcPr>
          <w:p w:rsidR="00A84255" w:rsidRDefault="00A84255" w:rsidP="006C6167">
            <w:pPr>
              <w:pStyle w:val="notegroup"/>
            </w:pPr>
            <w:r>
              <w:t>User Notes</w:t>
            </w:r>
          </w:p>
        </w:tc>
      </w:tr>
      <w:tr w:rsidR="00A84255" w:rsidRPr="0085400E" w:rsidTr="006C6167">
        <w:tc>
          <w:tcPr>
            <w:tcW w:w="7841" w:type="dxa"/>
          </w:tcPr>
          <w:p w:rsidR="00A84255" w:rsidRDefault="00A84255" w:rsidP="006C6167">
            <w:pPr>
              <w:pStyle w:val="noteheader"/>
            </w:pPr>
            <w:r>
              <w:t xml:space="preserve">Process definition: </w:t>
            </w:r>
          </w:p>
          <w:p w:rsidR="00A84255" w:rsidRDefault="00A84255" w:rsidP="006C6167">
            <w:pPr>
              <w:spacing w:after="200" w:line="276" w:lineRule="auto"/>
              <w:rPr>
                <w:rFonts w:ascii="Calibri" w:hAnsi="Calibri"/>
                <w:sz w:val="22"/>
                <w:szCs w:val="22"/>
              </w:rPr>
            </w:pPr>
            <w:r>
              <w:rPr>
                <w:rFonts w:ascii="Calibri" w:hAnsi="Calibri"/>
                <w:sz w:val="22"/>
                <w:szCs w:val="22"/>
              </w:rPr>
              <w:t xml:space="preserve">This process starts with creating or updating the customer record in Epicor10 database. </w:t>
            </w:r>
          </w:p>
          <w:p w:rsidR="00A84255" w:rsidRPr="0085400E" w:rsidRDefault="00A84255" w:rsidP="00A84255">
            <w:pPr>
              <w:spacing w:after="200" w:line="276" w:lineRule="auto"/>
              <w:rPr>
                <w:rFonts w:ascii="Calibri" w:hAnsi="Calibri"/>
                <w:sz w:val="22"/>
                <w:szCs w:val="22"/>
              </w:rPr>
            </w:pPr>
            <w:r>
              <w:rPr>
                <w:rFonts w:ascii="Calibri" w:hAnsi="Calibri"/>
                <w:sz w:val="22"/>
                <w:szCs w:val="22"/>
              </w:rPr>
              <w:t xml:space="preserve">This workflow starts from receiving request outside the system for creating or updating the customer record in Epicor10 database. </w:t>
            </w:r>
          </w:p>
        </w:tc>
      </w:tr>
    </w:tbl>
    <w:p w:rsidR="00662AD5" w:rsidRDefault="00876F52">
      <w:pPr>
        <w:pStyle w:val="processgraphic"/>
      </w:pPr>
      <w:bookmarkStart w:id="250" w:name="IDAGTMZI"/>
      <w:bookmarkEnd w:id="250"/>
      <w:r>
        <w:rPr>
          <w:noProof/>
          <w:lang w:val="en-GB" w:eastAsia="en-GB"/>
        </w:rPr>
        <w:drawing>
          <wp:inline distT="0" distB="0" distL="0" distR="0">
            <wp:extent cx="5762625" cy="1019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019175"/>
                    </a:xfrm>
                    <a:prstGeom prst="rect">
                      <a:avLst/>
                    </a:prstGeom>
                    <a:noFill/>
                    <a:ln>
                      <a:noFill/>
                    </a:ln>
                  </pic:spPr>
                </pic:pic>
              </a:graphicData>
            </a:graphic>
          </wp:inline>
        </w:drawing>
      </w:r>
    </w:p>
    <w:p w:rsidR="00662AD5" w:rsidRDefault="00D2080F">
      <w:pPr>
        <w:pStyle w:val="captiontext"/>
      </w:pPr>
      <w:bookmarkStart w:id="251" w:name="_Toc494301277"/>
      <w:r>
        <w:t>2</w:t>
      </w:r>
      <w:r w:rsidR="00D15DB5">
        <w:t>5. Process: Create/Update Customer Record</w:t>
      </w:r>
      <w:bookmarkEnd w:id="251"/>
    </w:p>
    <w:p w:rsidR="00662AD5" w:rsidRDefault="00662AD5">
      <w:pPr>
        <w:pStyle w:val="processgraphic"/>
      </w:pPr>
      <w:bookmarkStart w:id="252" w:name="IDAQTMZI"/>
      <w:bookmarkEnd w:id="252"/>
    </w:p>
    <w:p w:rsidR="00662AD5" w:rsidRDefault="00D15DB5">
      <w:pPr>
        <w:pStyle w:val="stagesrolestasksheader"/>
      </w:pPr>
      <w:r>
        <w:t>Process Content</w:t>
      </w:r>
    </w:p>
    <w:p w:rsidR="00662AD5" w:rsidRDefault="00662AD5">
      <w:pPr>
        <w:pStyle w:val="stage"/>
      </w:pPr>
      <w:r>
        <w:fldChar w:fldCharType="begin"/>
      </w:r>
      <w:r w:rsidR="00D15DB5">
        <w:instrText xml:space="preserve"> XE "Stages:Create / Update Customer Record" </w:instrText>
      </w:r>
      <w:r>
        <w:fldChar w:fldCharType="end"/>
      </w:r>
      <w:r>
        <w:fldChar w:fldCharType="begin"/>
      </w:r>
      <w:r w:rsidR="00D15DB5">
        <w:instrText xml:space="preserve"> XE "Create / Update Customer Record (stage)" </w:instrText>
      </w:r>
      <w:r>
        <w:fldChar w:fldCharType="end"/>
      </w:r>
      <w:r w:rsidR="00D15DB5">
        <w:t>Create / Update Customer Record</w:t>
      </w:r>
    </w:p>
    <w:p w:rsidR="00662AD5" w:rsidRDefault="00876F52">
      <w:pPr>
        <w:pStyle w:val="stagegraphic"/>
      </w:pPr>
      <w:bookmarkStart w:id="253" w:name="IDA5VMZI"/>
      <w:bookmarkEnd w:id="253"/>
      <w:r>
        <w:rPr>
          <w:noProof/>
          <w:lang w:val="en-GB" w:eastAsia="en-GB"/>
        </w:rPr>
        <w:drawing>
          <wp:inline distT="0" distB="0" distL="0" distR="0">
            <wp:extent cx="5762625" cy="1495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662AD5" w:rsidRDefault="00D2080F">
      <w:pPr>
        <w:pStyle w:val="captiontext"/>
      </w:pPr>
      <w:bookmarkStart w:id="254" w:name="_Toc494301279"/>
      <w:r>
        <w:t>26</w:t>
      </w:r>
      <w:r w:rsidR="00D15DB5">
        <w:t>. Process: Create/Update Customer Record, Stage: Create / Update Customer Record</w:t>
      </w:r>
      <w:bookmarkEnd w:id="254"/>
    </w:p>
    <w:p w:rsidR="00662AD5" w:rsidRDefault="00662AD5">
      <w:pPr>
        <w:pStyle w:val="stagegraphic"/>
      </w:pPr>
      <w:bookmarkStart w:id="255" w:name="IDAJWMZI"/>
      <w:bookmarkEnd w:id="255"/>
    </w:p>
    <w:p w:rsidR="00662AD5" w:rsidRDefault="00662AD5">
      <w:pPr>
        <w:pStyle w:val="stage"/>
      </w:pPr>
      <w:r>
        <w:fldChar w:fldCharType="begin"/>
      </w:r>
      <w:r w:rsidR="00D15DB5">
        <w:instrText xml:space="preserve"> XE "Stages:Set / change credit limit" </w:instrText>
      </w:r>
      <w:r>
        <w:fldChar w:fldCharType="end"/>
      </w:r>
      <w:r>
        <w:fldChar w:fldCharType="begin"/>
      </w:r>
      <w:r w:rsidR="00D15DB5">
        <w:instrText xml:space="preserve"> XE "Set / change credit limit (stage)" </w:instrText>
      </w:r>
      <w:r>
        <w:fldChar w:fldCharType="end"/>
      </w:r>
      <w:r w:rsidR="00D15DB5">
        <w:t>Set / change credit limit</w:t>
      </w:r>
    </w:p>
    <w:p w:rsidR="00662AD5" w:rsidRDefault="00876F52">
      <w:pPr>
        <w:pStyle w:val="stagegraphic"/>
      </w:pPr>
      <w:bookmarkStart w:id="256" w:name="IDAHYMZI"/>
      <w:bookmarkEnd w:id="256"/>
      <w:r>
        <w:rPr>
          <w:noProof/>
          <w:lang w:val="en-GB" w:eastAsia="en-GB"/>
        </w:rPr>
        <w:drawing>
          <wp:inline distT="0" distB="0" distL="0" distR="0">
            <wp:extent cx="5762625"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438400"/>
                    </a:xfrm>
                    <a:prstGeom prst="rect">
                      <a:avLst/>
                    </a:prstGeom>
                    <a:noFill/>
                    <a:ln>
                      <a:noFill/>
                    </a:ln>
                  </pic:spPr>
                </pic:pic>
              </a:graphicData>
            </a:graphic>
          </wp:inline>
        </w:drawing>
      </w:r>
    </w:p>
    <w:p w:rsidR="00BA0539" w:rsidRDefault="00D2080F" w:rsidP="005C5ED4">
      <w:pPr>
        <w:pStyle w:val="captiontext"/>
      </w:pPr>
      <w:bookmarkStart w:id="257" w:name="_Toc494301281"/>
      <w:r>
        <w:lastRenderedPageBreak/>
        <w:t>27</w:t>
      </w:r>
      <w:r w:rsidR="00D15DB5">
        <w:t>. Process: Create/Update Customer Record, Stage: Set / change credit limit</w:t>
      </w:r>
      <w:bookmarkStart w:id="258" w:name="IDARYMZI"/>
      <w:bookmarkEnd w:id="257"/>
      <w:bookmarkEnd w:id="258"/>
    </w:p>
    <w:p w:rsidR="00BA0539" w:rsidRPr="00BA0539" w:rsidRDefault="00BA0539" w:rsidP="00BA0539"/>
    <w:p w:rsidR="00662AD5" w:rsidRDefault="00662AD5">
      <w:pPr>
        <w:pStyle w:val="stage"/>
      </w:pPr>
      <w:r>
        <w:fldChar w:fldCharType="begin"/>
      </w:r>
      <w:r w:rsidR="00D15DB5">
        <w:instrText xml:space="preserve"> XE "Stages:Approve / Deny Customer Creation / Modification" </w:instrText>
      </w:r>
      <w:r>
        <w:fldChar w:fldCharType="end"/>
      </w:r>
      <w:r>
        <w:fldChar w:fldCharType="begin"/>
      </w:r>
      <w:r w:rsidR="00D15DB5">
        <w:instrText xml:space="preserve"> XE "Approve / Deny Customer Creation / Modification (stage)" </w:instrText>
      </w:r>
      <w:r>
        <w:fldChar w:fldCharType="end"/>
      </w:r>
      <w:r w:rsidR="00D15DB5">
        <w:t>Approve / Deny Customer Creation / Modification</w:t>
      </w:r>
    </w:p>
    <w:p w:rsidR="00662AD5" w:rsidRDefault="00876F52">
      <w:pPr>
        <w:pStyle w:val="stagegraphic"/>
      </w:pPr>
      <w:bookmarkStart w:id="259" w:name="IDAY0MZI"/>
      <w:bookmarkEnd w:id="259"/>
      <w:r>
        <w:rPr>
          <w:noProof/>
          <w:lang w:val="en-GB" w:eastAsia="en-GB"/>
        </w:rPr>
        <w:drawing>
          <wp:inline distT="0" distB="0" distL="0" distR="0">
            <wp:extent cx="4181475" cy="942975"/>
            <wp:effectExtent l="0" t="0" r="0" b="0"/>
            <wp:docPr id="29" name="Picture 29" descr="uuid_9671573F-FECA-4E76-BC70-02212E810B55_stage_4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uid_9671573F-FECA-4E76-BC70-02212E810B55_stage_4_p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1475" cy="942975"/>
                    </a:xfrm>
                    <a:prstGeom prst="rect">
                      <a:avLst/>
                    </a:prstGeom>
                    <a:noFill/>
                    <a:ln>
                      <a:noFill/>
                    </a:ln>
                  </pic:spPr>
                </pic:pic>
              </a:graphicData>
            </a:graphic>
          </wp:inline>
        </w:drawing>
      </w:r>
    </w:p>
    <w:p w:rsidR="00357050" w:rsidRDefault="00BA0539">
      <w:pPr>
        <w:pStyle w:val="captiontext"/>
      </w:pPr>
      <w:bookmarkStart w:id="260" w:name="_Toc494301283"/>
      <w:r>
        <w:t>28</w:t>
      </w:r>
      <w:r w:rsidR="00D15DB5">
        <w:t>. Process: Create/Update Customer Record, Stage: Approve / Deny Customer Creation / Modification</w:t>
      </w:r>
      <w:bookmarkEnd w:id="260"/>
    </w:p>
    <w:p w:rsidR="00357050" w:rsidRPr="00357050" w:rsidRDefault="00357050" w:rsidP="00357050"/>
    <w:p w:rsidR="00357050" w:rsidRDefault="00357050" w:rsidP="00357050"/>
    <w:p w:rsidR="00357050" w:rsidRPr="007B406F" w:rsidRDefault="00357050" w:rsidP="00357050">
      <w:pPr>
        <w:rPr>
          <w:b/>
        </w:rPr>
      </w:pPr>
      <w:r w:rsidRPr="007B406F">
        <w:rPr>
          <w:b/>
        </w:rPr>
        <w:t>GAPs/ Configuration changes Identified:</w:t>
      </w:r>
    </w:p>
    <w:p w:rsidR="00357050" w:rsidRDefault="00357050" w:rsidP="003570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357050" w:rsidTr="006C6167">
        <w:tc>
          <w:tcPr>
            <w:tcW w:w="2315" w:type="dxa"/>
            <w:shd w:val="clear" w:color="auto" w:fill="auto"/>
          </w:tcPr>
          <w:p w:rsidR="00357050" w:rsidRDefault="00357050" w:rsidP="006C6167">
            <w:r>
              <w:t>Definition</w:t>
            </w:r>
          </w:p>
        </w:tc>
        <w:tc>
          <w:tcPr>
            <w:tcW w:w="2424" w:type="dxa"/>
            <w:shd w:val="clear" w:color="auto" w:fill="auto"/>
          </w:tcPr>
          <w:p w:rsidR="00357050" w:rsidRDefault="00357050" w:rsidP="006C6167">
            <w:r>
              <w:t xml:space="preserve">Type </w:t>
            </w:r>
          </w:p>
        </w:tc>
        <w:tc>
          <w:tcPr>
            <w:tcW w:w="1858" w:type="dxa"/>
            <w:shd w:val="clear" w:color="auto" w:fill="auto"/>
          </w:tcPr>
          <w:p w:rsidR="00357050" w:rsidRDefault="00357050" w:rsidP="006C6167"/>
        </w:tc>
        <w:tc>
          <w:tcPr>
            <w:tcW w:w="2466" w:type="dxa"/>
            <w:shd w:val="clear" w:color="auto" w:fill="auto"/>
          </w:tcPr>
          <w:p w:rsidR="00357050" w:rsidRDefault="00357050" w:rsidP="006C6167">
            <w:r>
              <w:t>Comments</w:t>
            </w:r>
          </w:p>
        </w:tc>
      </w:tr>
      <w:tr w:rsidR="00357050" w:rsidTr="006C6167">
        <w:tc>
          <w:tcPr>
            <w:tcW w:w="2315" w:type="dxa"/>
            <w:shd w:val="clear" w:color="auto" w:fill="auto"/>
          </w:tcPr>
          <w:p w:rsidR="00357050" w:rsidRPr="00FE63A9" w:rsidRDefault="00357050" w:rsidP="006C6167">
            <w:pPr>
              <w:rPr>
                <w:sz w:val="16"/>
                <w:szCs w:val="16"/>
              </w:rPr>
            </w:pPr>
            <w:r w:rsidRPr="00FE63A9">
              <w:rPr>
                <w:sz w:val="16"/>
                <w:szCs w:val="16"/>
              </w:rPr>
              <w:t>N/A</w:t>
            </w:r>
          </w:p>
        </w:tc>
        <w:tc>
          <w:tcPr>
            <w:tcW w:w="2424" w:type="dxa"/>
            <w:shd w:val="clear" w:color="auto" w:fill="auto"/>
          </w:tcPr>
          <w:p w:rsidR="00357050" w:rsidRPr="00FE63A9" w:rsidRDefault="00357050" w:rsidP="006C6167">
            <w:pPr>
              <w:rPr>
                <w:sz w:val="16"/>
                <w:szCs w:val="16"/>
              </w:rPr>
            </w:pPr>
            <w:r w:rsidRPr="00FE63A9">
              <w:rPr>
                <w:sz w:val="16"/>
                <w:szCs w:val="16"/>
              </w:rPr>
              <w:t>N/A</w:t>
            </w:r>
          </w:p>
        </w:tc>
        <w:tc>
          <w:tcPr>
            <w:tcW w:w="1858" w:type="dxa"/>
            <w:shd w:val="clear" w:color="auto" w:fill="auto"/>
          </w:tcPr>
          <w:p w:rsidR="00357050" w:rsidRPr="00FE63A9" w:rsidRDefault="00357050" w:rsidP="006C6167">
            <w:pPr>
              <w:rPr>
                <w:sz w:val="16"/>
                <w:szCs w:val="16"/>
              </w:rPr>
            </w:pPr>
          </w:p>
        </w:tc>
        <w:tc>
          <w:tcPr>
            <w:tcW w:w="2466" w:type="dxa"/>
            <w:shd w:val="clear" w:color="auto" w:fill="auto"/>
          </w:tcPr>
          <w:p w:rsidR="00357050" w:rsidRPr="00FE63A9" w:rsidRDefault="00357050" w:rsidP="006C6167">
            <w:pPr>
              <w:rPr>
                <w:sz w:val="16"/>
                <w:szCs w:val="16"/>
              </w:rPr>
            </w:pPr>
            <w:r w:rsidRPr="00FE63A9">
              <w:rPr>
                <w:sz w:val="16"/>
                <w:szCs w:val="16"/>
              </w:rPr>
              <w:t>N/A</w:t>
            </w:r>
          </w:p>
        </w:tc>
      </w:tr>
    </w:tbl>
    <w:p w:rsidR="00357050" w:rsidRPr="003C064D" w:rsidRDefault="00357050" w:rsidP="00357050"/>
    <w:p w:rsidR="00662AD5" w:rsidRPr="00357050" w:rsidRDefault="00662AD5" w:rsidP="00357050">
      <w:pPr>
        <w:ind w:firstLine="720"/>
      </w:pPr>
    </w:p>
    <w:p w:rsidR="00013D19" w:rsidRDefault="00D15DB5">
      <w:pPr>
        <w:pStyle w:val="processHeading"/>
      </w:pPr>
      <w:bookmarkStart w:id="261" w:name="_Toc494408378"/>
      <w:r>
        <w:lastRenderedPageBreak/>
        <w:t>AR Invoice</w:t>
      </w:r>
      <w:bookmarkEnd w:id="261"/>
    </w:p>
    <w:tbl>
      <w:tblPr>
        <w:tblW w:w="0" w:type="auto"/>
        <w:tblInd w:w="620" w:type="dxa"/>
        <w:tblLook w:val="0000" w:firstRow="0" w:lastRow="0" w:firstColumn="0" w:lastColumn="0" w:noHBand="0" w:noVBand="0"/>
      </w:tblPr>
      <w:tblGrid>
        <w:gridCol w:w="7841"/>
      </w:tblGrid>
      <w:tr w:rsidR="00013D19" w:rsidTr="006C6167">
        <w:tc>
          <w:tcPr>
            <w:tcW w:w="7841" w:type="dxa"/>
          </w:tcPr>
          <w:p w:rsidR="00013D19" w:rsidRDefault="00013D19" w:rsidP="006C6167">
            <w:pPr>
              <w:pStyle w:val="notegroup"/>
            </w:pPr>
            <w:r>
              <w:t>User Notes</w:t>
            </w:r>
          </w:p>
        </w:tc>
      </w:tr>
      <w:tr w:rsidR="00013D19" w:rsidRPr="0085400E" w:rsidTr="006C6167">
        <w:tc>
          <w:tcPr>
            <w:tcW w:w="7841" w:type="dxa"/>
          </w:tcPr>
          <w:p w:rsidR="00013D19" w:rsidRDefault="00013D19" w:rsidP="006C6167">
            <w:pPr>
              <w:pStyle w:val="noteheader"/>
            </w:pPr>
            <w:r>
              <w:t xml:space="preserve">Process definition: </w:t>
            </w:r>
          </w:p>
          <w:p w:rsidR="00013D19" w:rsidRDefault="00013D19" w:rsidP="006C6167">
            <w:pPr>
              <w:spacing w:after="200" w:line="276" w:lineRule="auto"/>
              <w:rPr>
                <w:rFonts w:ascii="Calibri" w:hAnsi="Calibri"/>
                <w:sz w:val="22"/>
                <w:szCs w:val="22"/>
              </w:rPr>
            </w:pPr>
            <w:r>
              <w:rPr>
                <w:rFonts w:ascii="Calibri" w:hAnsi="Calibri"/>
                <w:sz w:val="22"/>
                <w:szCs w:val="22"/>
              </w:rPr>
              <w:t xml:space="preserve">This process starts with generate sales invoice from the system based on shipment or miscellaneous invoice . </w:t>
            </w:r>
          </w:p>
          <w:p w:rsidR="00013D19" w:rsidRPr="0085400E" w:rsidRDefault="00013D19" w:rsidP="00013D19">
            <w:pPr>
              <w:spacing w:after="200" w:line="276" w:lineRule="auto"/>
              <w:rPr>
                <w:rFonts w:ascii="Calibri" w:hAnsi="Calibri"/>
                <w:sz w:val="22"/>
                <w:szCs w:val="22"/>
              </w:rPr>
            </w:pPr>
            <w:r>
              <w:rPr>
                <w:rFonts w:ascii="Calibri" w:hAnsi="Calibri"/>
                <w:sz w:val="22"/>
                <w:szCs w:val="22"/>
              </w:rPr>
              <w:t>This workflow starts from creating AR invoice group ,generate the invoice then post.</w:t>
            </w:r>
          </w:p>
        </w:tc>
      </w:tr>
    </w:tbl>
    <w:p w:rsidR="00662AD5" w:rsidRDefault="00876F52">
      <w:pPr>
        <w:pStyle w:val="processgraphic"/>
      </w:pPr>
      <w:bookmarkStart w:id="262" w:name="IDAY3MZI"/>
      <w:bookmarkEnd w:id="262"/>
      <w:r>
        <w:rPr>
          <w:noProof/>
          <w:lang w:val="en-GB" w:eastAsia="en-GB"/>
        </w:rPr>
        <w:drawing>
          <wp:inline distT="0" distB="0" distL="0" distR="0">
            <wp:extent cx="5457825" cy="1152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1152525"/>
                    </a:xfrm>
                    <a:prstGeom prst="rect">
                      <a:avLst/>
                    </a:prstGeom>
                    <a:noFill/>
                    <a:ln>
                      <a:noFill/>
                    </a:ln>
                  </pic:spPr>
                </pic:pic>
              </a:graphicData>
            </a:graphic>
          </wp:inline>
        </w:drawing>
      </w:r>
    </w:p>
    <w:p w:rsidR="00662AD5" w:rsidRDefault="00337394">
      <w:pPr>
        <w:pStyle w:val="captiontext"/>
      </w:pPr>
      <w:bookmarkStart w:id="263" w:name="_Toc494301284"/>
      <w:r>
        <w:t>29</w:t>
      </w:r>
      <w:r w:rsidR="00D15DB5">
        <w:t>. Process: AR Invoice</w:t>
      </w:r>
      <w:bookmarkEnd w:id="263"/>
    </w:p>
    <w:p w:rsidR="00662AD5" w:rsidRDefault="00662AD5">
      <w:pPr>
        <w:pStyle w:val="processgraphic"/>
      </w:pPr>
      <w:bookmarkStart w:id="264" w:name="IDAC4MZI"/>
      <w:bookmarkEnd w:id="264"/>
    </w:p>
    <w:p w:rsidR="00662AD5" w:rsidRDefault="00D15DB5" w:rsidP="00337394">
      <w:pPr>
        <w:pStyle w:val="whocaninitiate"/>
      </w:pPr>
      <w:r>
        <w:t>Process Content</w:t>
      </w:r>
    </w:p>
    <w:p w:rsidR="00662AD5" w:rsidRDefault="00662AD5">
      <w:pPr>
        <w:pStyle w:val="stage"/>
      </w:pPr>
      <w:r>
        <w:fldChar w:fldCharType="begin"/>
      </w:r>
      <w:r w:rsidR="00D15DB5">
        <w:instrText xml:space="preserve"> XE "Stages:Create Invoice Group" </w:instrText>
      </w:r>
      <w:r>
        <w:fldChar w:fldCharType="end"/>
      </w:r>
      <w:r>
        <w:fldChar w:fldCharType="begin"/>
      </w:r>
      <w:r w:rsidR="00D15DB5">
        <w:instrText xml:space="preserve"> XE "Create Invoice Group (stage)" </w:instrText>
      </w:r>
      <w:r>
        <w:fldChar w:fldCharType="end"/>
      </w:r>
      <w:r w:rsidR="00D15DB5">
        <w:t>Create Invoice Group</w:t>
      </w:r>
    </w:p>
    <w:p w:rsidR="00662AD5" w:rsidRDefault="00876F52">
      <w:pPr>
        <w:pStyle w:val="stagegraphic"/>
      </w:pPr>
      <w:bookmarkStart w:id="265" w:name="IDAU5MZI"/>
      <w:bookmarkEnd w:id="265"/>
      <w:r>
        <w:rPr>
          <w:noProof/>
          <w:lang w:val="en-GB" w:eastAsia="en-GB"/>
        </w:rPr>
        <w:drawing>
          <wp:inline distT="0" distB="0" distL="0" distR="0">
            <wp:extent cx="2705100" cy="1285875"/>
            <wp:effectExtent l="0" t="0" r="0" b="0"/>
            <wp:docPr id="31" name="Picture 31" descr="uuid_EDF7D4F7-9B26-43A9-B91E-C9176C567AC2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uid_EDF7D4F7-9B26-43A9-B91E-C9176C567AC2_stage_2_p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5100" cy="1285875"/>
                    </a:xfrm>
                    <a:prstGeom prst="rect">
                      <a:avLst/>
                    </a:prstGeom>
                    <a:noFill/>
                    <a:ln>
                      <a:noFill/>
                    </a:ln>
                  </pic:spPr>
                </pic:pic>
              </a:graphicData>
            </a:graphic>
          </wp:inline>
        </w:drawing>
      </w:r>
    </w:p>
    <w:p w:rsidR="00662AD5" w:rsidRDefault="00337394">
      <w:pPr>
        <w:pStyle w:val="captiontext"/>
      </w:pPr>
      <w:bookmarkStart w:id="266" w:name="_Toc494301286"/>
      <w:r>
        <w:t>30</w:t>
      </w:r>
      <w:r w:rsidR="00D15DB5">
        <w:t>. Process: AR Invoice, Stage: Create Invoice Group</w:t>
      </w:r>
      <w:bookmarkEnd w:id="266"/>
    </w:p>
    <w:p w:rsidR="00662AD5" w:rsidRDefault="00662AD5">
      <w:pPr>
        <w:pStyle w:val="stage"/>
      </w:pPr>
      <w:r>
        <w:fldChar w:fldCharType="begin"/>
      </w:r>
      <w:r w:rsidR="00D15DB5">
        <w:instrText xml:space="preserve"> XE "Stages:Post AR Invoice" </w:instrText>
      </w:r>
      <w:r>
        <w:fldChar w:fldCharType="end"/>
      </w:r>
      <w:r>
        <w:fldChar w:fldCharType="begin"/>
      </w:r>
      <w:r w:rsidR="00D15DB5">
        <w:instrText xml:space="preserve"> XE "Post AR Invoice (stage)" </w:instrText>
      </w:r>
      <w:r>
        <w:fldChar w:fldCharType="end"/>
      </w:r>
      <w:r w:rsidR="00D15DB5">
        <w:t>Post AR Invoice</w:t>
      </w:r>
    </w:p>
    <w:p w:rsidR="00662AD5" w:rsidRDefault="00876F52">
      <w:pPr>
        <w:pStyle w:val="stagegraphic"/>
      </w:pPr>
      <w:bookmarkStart w:id="267" w:name="IDAMBNZI"/>
      <w:bookmarkEnd w:id="267"/>
      <w:r>
        <w:rPr>
          <w:noProof/>
          <w:lang w:val="en-GB" w:eastAsia="en-GB"/>
        </w:rPr>
        <w:drawing>
          <wp:inline distT="0" distB="0" distL="0" distR="0">
            <wp:extent cx="5762625" cy="1647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1647825"/>
                    </a:xfrm>
                    <a:prstGeom prst="rect">
                      <a:avLst/>
                    </a:prstGeom>
                    <a:noFill/>
                    <a:ln>
                      <a:noFill/>
                    </a:ln>
                  </pic:spPr>
                </pic:pic>
              </a:graphicData>
            </a:graphic>
          </wp:inline>
        </w:drawing>
      </w:r>
    </w:p>
    <w:p w:rsidR="00662AD5" w:rsidRDefault="00337394">
      <w:pPr>
        <w:pStyle w:val="captiontext"/>
      </w:pPr>
      <w:bookmarkStart w:id="268" w:name="_Toc494301287"/>
      <w:r>
        <w:t>31</w:t>
      </w:r>
      <w:r w:rsidR="00D15DB5">
        <w:t>. Process: AR Invoice, Stage: Post AR Invoice</w:t>
      </w:r>
      <w:bookmarkEnd w:id="268"/>
    </w:p>
    <w:p w:rsidR="00662AD5" w:rsidRDefault="00662AD5">
      <w:pPr>
        <w:pStyle w:val="stagegraphic"/>
      </w:pPr>
      <w:bookmarkStart w:id="269" w:name="IDAWBNZI"/>
      <w:bookmarkEnd w:id="269"/>
    </w:p>
    <w:p w:rsidR="00662AD5" w:rsidRDefault="00662AD5">
      <w:pPr>
        <w:pStyle w:val="stage"/>
      </w:pPr>
      <w:r>
        <w:lastRenderedPageBreak/>
        <w:fldChar w:fldCharType="begin"/>
      </w:r>
      <w:r w:rsidR="00D15DB5">
        <w:instrText xml:space="preserve"> XE "Stages:Enter AR Invoice" </w:instrText>
      </w:r>
      <w:r>
        <w:fldChar w:fldCharType="end"/>
      </w:r>
      <w:r>
        <w:fldChar w:fldCharType="begin"/>
      </w:r>
      <w:r w:rsidR="00D15DB5">
        <w:instrText xml:space="preserve"> XE "Enter AR Invoice (stage)" </w:instrText>
      </w:r>
      <w:r>
        <w:fldChar w:fldCharType="end"/>
      </w:r>
      <w:r w:rsidR="00D15DB5">
        <w:t>Enter AR Invoice</w:t>
      </w:r>
    </w:p>
    <w:p w:rsidR="00662AD5" w:rsidRDefault="00876F52">
      <w:pPr>
        <w:pStyle w:val="stagegraphic"/>
      </w:pPr>
      <w:bookmarkStart w:id="270" w:name="IDA2DNZI"/>
      <w:bookmarkEnd w:id="270"/>
      <w:r>
        <w:rPr>
          <w:noProof/>
          <w:lang w:val="en-GB" w:eastAsia="en-GB"/>
        </w:rPr>
        <w:drawing>
          <wp:inline distT="0" distB="0" distL="0" distR="0">
            <wp:extent cx="5762625" cy="172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1724025"/>
                    </a:xfrm>
                    <a:prstGeom prst="rect">
                      <a:avLst/>
                    </a:prstGeom>
                    <a:noFill/>
                    <a:ln>
                      <a:noFill/>
                    </a:ln>
                  </pic:spPr>
                </pic:pic>
              </a:graphicData>
            </a:graphic>
          </wp:inline>
        </w:drawing>
      </w:r>
    </w:p>
    <w:p w:rsidR="00662AD5" w:rsidRDefault="00337394">
      <w:pPr>
        <w:pStyle w:val="captiontext"/>
      </w:pPr>
      <w:bookmarkStart w:id="271" w:name="_Toc494301289"/>
      <w:r>
        <w:t>32</w:t>
      </w:r>
      <w:r w:rsidR="00D15DB5">
        <w:t>. Process: AR Invoice, Stage: Enter AR Invoice</w:t>
      </w:r>
      <w:bookmarkEnd w:id="271"/>
    </w:p>
    <w:p w:rsidR="005B4C43" w:rsidRDefault="005B4C43" w:rsidP="005B4C43"/>
    <w:p w:rsidR="005B4C43" w:rsidRPr="005B4C43" w:rsidRDefault="005B4C43" w:rsidP="005B4C43"/>
    <w:p w:rsidR="005B4C43" w:rsidRPr="007B406F" w:rsidRDefault="005B4C43" w:rsidP="005B4C43">
      <w:pPr>
        <w:rPr>
          <w:b/>
        </w:rPr>
      </w:pPr>
      <w:bookmarkStart w:id="272" w:name="IDAGENZI"/>
      <w:bookmarkEnd w:id="272"/>
      <w:r w:rsidRPr="007B406F">
        <w:rPr>
          <w:b/>
        </w:rPr>
        <w:t>GAPs/ Configuration changes Identified:</w:t>
      </w:r>
    </w:p>
    <w:p w:rsidR="005B4C43" w:rsidRDefault="005B4C43" w:rsidP="005B4C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5B4C43" w:rsidTr="006C6167">
        <w:tc>
          <w:tcPr>
            <w:tcW w:w="2315" w:type="dxa"/>
            <w:shd w:val="clear" w:color="auto" w:fill="auto"/>
          </w:tcPr>
          <w:p w:rsidR="005B4C43" w:rsidRDefault="005B4C43" w:rsidP="006C6167">
            <w:r>
              <w:t>Definition</w:t>
            </w:r>
          </w:p>
        </w:tc>
        <w:tc>
          <w:tcPr>
            <w:tcW w:w="2424" w:type="dxa"/>
            <w:shd w:val="clear" w:color="auto" w:fill="auto"/>
          </w:tcPr>
          <w:p w:rsidR="005B4C43" w:rsidRDefault="005B4C43" w:rsidP="006C6167">
            <w:r>
              <w:t xml:space="preserve">Type </w:t>
            </w:r>
          </w:p>
        </w:tc>
        <w:tc>
          <w:tcPr>
            <w:tcW w:w="1858" w:type="dxa"/>
            <w:shd w:val="clear" w:color="auto" w:fill="auto"/>
          </w:tcPr>
          <w:p w:rsidR="005B4C43" w:rsidRDefault="005B4C43" w:rsidP="006C6167"/>
        </w:tc>
        <w:tc>
          <w:tcPr>
            <w:tcW w:w="2466" w:type="dxa"/>
            <w:shd w:val="clear" w:color="auto" w:fill="auto"/>
          </w:tcPr>
          <w:p w:rsidR="005B4C43" w:rsidRDefault="005B4C43" w:rsidP="006C6167">
            <w:r>
              <w:t>Comments</w:t>
            </w:r>
          </w:p>
        </w:tc>
      </w:tr>
      <w:tr w:rsidR="005B4C43" w:rsidTr="006C6167">
        <w:tc>
          <w:tcPr>
            <w:tcW w:w="2315" w:type="dxa"/>
            <w:shd w:val="clear" w:color="auto" w:fill="auto"/>
          </w:tcPr>
          <w:p w:rsidR="005B4C43" w:rsidRPr="00FE63A9" w:rsidRDefault="005B4C43" w:rsidP="006C6167">
            <w:pPr>
              <w:rPr>
                <w:sz w:val="16"/>
                <w:szCs w:val="16"/>
              </w:rPr>
            </w:pPr>
            <w:r w:rsidRPr="00FE63A9">
              <w:rPr>
                <w:sz w:val="16"/>
                <w:szCs w:val="16"/>
              </w:rPr>
              <w:t>N/A</w:t>
            </w:r>
          </w:p>
        </w:tc>
        <w:tc>
          <w:tcPr>
            <w:tcW w:w="2424" w:type="dxa"/>
            <w:shd w:val="clear" w:color="auto" w:fill="auto"/>
          </w:tcPr>
          <w:p w:rsidR="005B4C43" w:rsidRPr="00FE63A9" w:rsidRDefault="005B4C43" w:rsidP="006C6167">
            <w:pPr>
              <w:rPr>
                <w:sz w:val="16"/>
                <w:szCs w:val="16"/>
              </w:rPr>
            </w:pPr>
            <w:r w:rsidRPr="00FE63A9">
              <w:rPr>
                <w:sz w:val="16"/>
                <w:szCs w:val="16"/>
              </w:rPr>
              <w:t>N/A</w:t>
            </w:r>
          </w:p>
        </w:tc>
        <w:tc>
          <w:tcPr>
            <w:tcW w:w="1858" w:type="dxa"/>
            <w:shd w:val="clear" w:color="auto" w:fill="auto"/>
          </w:tcPr>
          <w:p w:rsidR="005B4C43" w:rsidRPr="00FE63A9" w:rsidRDefault="005B4C43" w:rsidP="006C6167">
            <w:pPr>
              <w:rPr>
                <w:sz w:val="16"/>
                <w:szCs w:val="16"/>
              </w:rPr>
            </w:pPr>
          </w:p>
        </w:tc>
        <w:tc>
          <w:tcPr>
            <w:tcW w:w="2466" w:type="dxa"/>
            <w:shd w:val="clear" w:color="auto" w:fill="auto"/>
          </w:tcPr>
          <w:p w:rsidR="005B4C43" w:rsidRPr="00FE63A9" w:rsidRDefault="005B4C43" w:rsidP="006C6167">
            <w:pPr>
              <w:rPr>
                <w:sz w:val="16"/>
                <w:szCs w:val="16"/>
              </w:rPr>
            </w:pPr>
            <w:r w:rsidRPr="00FE63A9">
              <w:rPr>
                <w:sz w:val="16"/>
                <w:szCs w:val="16"/>
              </w:rPr>
              <w:t>N/A</w:t>
            </w:r>
          </w:p>
        </w:tc>
      </w:tr>
    </w:tbl>
    <w:p w:rsidR="00662AD5" w:rsidRDefault="00662AD5">
      <w:pPr>
        <w:pStyle w:val="stagegraphic"/>
      </w:pPr>
    </w:p>
    <w:p w:rsidR="0048030C" w:rsidRDefault="00D15DB5">
      <w:pPr>
        <w:pStyle w:val="processHeading"/>
      </w:pPr>
      <w:bookmarkStart w:id="273" w:name="_Toc494408379"/>
      <w:r>
        <w:lastRenderedPageBreak/>
        <w:t>Credit Note</w:t>
      </w:r>
      <w:bookmarkEnd w:id="273"/>
    </w:p>
    <w:tbl>
      <w:tblPr>
        <w:tblW w:w="0" w:type="auto"/>
        <w:tblInd w:w="620" w:type="dxa"/>
        <w:tblLook w:val="0000" w:firstRow="0" w:lastRow="0" w:firstColumn="0" w:lastColumn="0" w:noHBand="0" w:noVBand="0"/>
      </w:tblPr>
      <w:tblGrid>
        <w:gridCol w:w="7841"/>
      </w:tblGrid>
      <w:tr w:rsidR="0048030C" w:rsidTr="006C6167">
        <w:tc>
          <w:tcPr>
            <w:tcW w:w="7841" w:type="dxa"/>
          </w:tcPr>
          <w:p w:rsidR="0048030C" w:rsidRDefault="0048030C" w:rsidP="006C6167">
            <w:pPr>
              <w:pStyle w:val="notegroup"/>
            </w:pPr>
            <w:r>
              <w:t>User Notes</w:t>
            </w:r>
          </w:p>
        </w:tc>
      </w:tr>
      <w:tr w:rsidR="0048030C" w:rsidRPr="0085400E" w:rsidTr="006C6167">
        <w:tc>
          <w:tcPr>
            <w:tcW w:w="7841" w:type="dxa"/>
          </w:tcPr>
          <w:p w:rsidR="0048030C" w:rsidRDefault="0048030C" w:rsidP="006C6167">
            <w:pPr>
              <w:pStyle w:val="noteheader"/>
            </w:pPr>
            <w:r>
              <w:t xml:space="preserve">Process definition: </w:t>
            </w:r>
          </w:p>
          <w:p w:rsidR="0048030C" w:rsidRDefault="0048030C" w:rsidP="006C6167">
            <w:pPr>
              <w:spacing w:after="200" w:line="276" w:lineRule="auto"/>
              <w:rPr>
                <w:rFonts w:ascii="Calibri" w:hAnsi="Calibri"/>
                <w:sz w:val="22"/>
                <w:szCs w:val="22"/>
              </w:rPr>
            </w:pPr>
            <w:r>
              <w:rPr>
                <w:rFonts w:ascii="Calibri" w:hAnsi="Calibri"/>
                <w:sz w:val="22"/>
                <w:szCs w:val="22"/>
              </w:rPr>
              <w:t xml:space="preserve">This process starts with creating credit note for customer’s goods return through return material authorization cycle and creating a credit memo to reduce the customer balance. </w:t>
            </w:r>
          </w:p>
          <w:p w:rsidR="0048030C" w:rsidRPr="0085400E" w:rsidRDefault="0048030C" w:rsidP="0048030C">
            <w:pPr>
              <w:spacing w:after="200" w:line="276" w:lineRule="auto"/>
              <w:rPr>
                <w:rFonts w:ascii="Calibri" w:hAnsi="Calibri"/>
                <w:sz w:val="22"/>
                <w:szCs w:val="22"/>
              </w:rPr>
            </w:pPr>
            <w:r>
              <w:rPr>
                <w:rFonts w:ascii="Calibri" w:hAnsi="Calibri"/>
                <w:sz w:val="22"/>
                <w:szCs w:val="22"/>
              </w:rPr>
              <w:t>This workflow starts from creating credit memo group ,generate/Create credit memo then post.</w:t>
            </w:r>
          </w:p>
        </w:tc>
      </w:tr>
    </w:tbl>
    <w:p w:rsidR="00662AD5" w:rsidRDefault="00876F52">
      <w:pPr>
        <w:pStyle w:val="processgraphic"/>
      </w:pPr>
      <w:bookmarkStart w:id="274" w:name="IDAZGNZI"/>
      <w:bookmarkEnd w:id="274"/>
      <w:r>
        <w:rPr>
          <w:noProof/>
          <w:lang w:val="en-GB" w:eastAsia="en-GB"/>
        </w:rPr>
        <w:drawing>
          <wp:inline distT="0" distB="0" distL="0" distR="0">
            <wp:extent cx="5638800" cy="1133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800" cy="1133475"/>
                    </a:xfrm>
                    <a:prstGeom prst="rect">
                      <a:avLst/>
                    </a:prstGeom>
                    <a:noFill/>
                    <a:ln>
                      <a:noFill/>
                    </a:ln>
                  </pic:spPr>
                </pic:pic>
              </a:graphicData>
            </a:graphic>
          </wp:inline>
        </w:drawing>
      </w:r>
    </w:p>
    <w:p w:rsidR="00662AD5" w:rsidRDefault="00337394">
      <w:pPr>
        <w:pStyle w:val="captiontext"/>
      </w:pPr>
      <w:bookmarkStart w:id="275" w:name="_Toc494301291"/>
      <w:r>
        <w:t>33</w:t>
      </w:r>
      <w:r w:rsidR="00D15DB5">
        <w:t>. Process: Credit Note</w:t>
      </w:r>
      <w:bookmarkEnd w:id="275"/>
    </w:p>
    <w:p w:rsidR="00662AD5" w:rsidRDefault="00662AD5">
      <w:pPr>
        <w:pStyle w:val="processgraphic"/>
      </w:pPr>
      <w:bookmarkStart w:id="276" w:name="IDADHNZI"/>
      <w:bookmarkEnd w:id="276"/>
    </w:p>
    <w:p w:rsidR="00662AD5" w:rsidRDefault="00D15DB5">
      <w:pPr>
        <w:pStyle w:val="stagesrolestasksheader"/>
      </w:pPr>
      <w:r>
        <w:t>Process Content</w:t>
      </w:r>
    </w:p>
    <w:p w:rsidR="00662AD5" w:rsidRDefault="00662AD5">
      <w:pPr>
        <w:pStyle w:val="stage"/>
      </w:pPr>
      <w:r>
        <w:fldChar w:fldCharType="begin"/>
      </w:r>
      <w:r w:rsidR="00D15DB5">
        <w:instrText xml:space="preserve"> XE "Stages:Create Credit Memo Group" </w:instrText>
      </w:r>
      <w:r>
        <w:fldChar w:fldCharType="end"/>
      </w:r>
      <w:r>
        <w:fldChar w:fldCharType="begin"/>
      </w:r>
      <w:r w:rsidR="00D15DB5">
        <w:instrText xml:space="preserve"> XE "Create Credit Memo Group (stage)" </w:instrText>
      </w:r>
      <w:r>
        <w:fldChar w:fldCharType="end"/>
      </w:r>
      <w:r w:rsidR="00D15DB5">
        <w:t>Create Credit Memo Group</w:t>
      </w:r>
    </w:p>
    <w:p w:rsidR="00662AD5" w:rsidRDefault="00876F52">
      <w:pPr>
        <w:pStyle w:val="stagegraphic"/>
      </w:pPr>
      <w:bookmarkStart w:id="277" w:name="IDAYINZI"/>
      <w:bookmarkEnd w:id="277"/>
      <w:r>
        <w:rPr>
          <w:noProof/>
          <w:lang w:val="en-GB" w:eastAsia="en-GB"/>
        </w:rPr>
        <w:drawing>
          <wp:inline distT="0" distB="0" distL="0" distR="0">
            <wp:extent cx="3076575" cy="942975"/>
            <wp:effectExtent l="0" t="0" r="0" b="0"/>
            <wp:docPr id="35" name="Picture 35" descr="uuid_78FEAC54-833D-49A9-8489-FE9AEDB65003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uid_78FEAC54-833D-49A9-8489-FE9AEDB65003_stage_2_p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6575" cy="942975"/>
                    </a:xfrm>
                    <a:prstGeom prst="rect">
                      <a:avLst/>
                    </a:prstGeom>
                    <a:noFill/>
                    <a:ln>
                      <a:noFill/>
                    </a:ln>
                  </pic:spPr>
                </pic:pic>
              </a:graphicData>
            </a:graphic>
          </wp:inline>
        </w:drawing>
      </w:r>
    </w:p>
    <w:p w:rsidR="00662AD5" w:rsidRDefault="00337394">
      <w:pPr>
        <w:pStyle w:val="captiontext"/>
      </w:pPr>
      <w:bookmarkStart w:id="278" w:name="_Toc494301293"/>
      <w:r>
        <w:t>34</w:t>
      </w:r>
      <w:r w:rsidR="00D15DB5">
        <w:t>. Process: Credit Note, Stage: Create Credit Memo Group</w:t>
      </w:r>
      <w:bookmarkEnd w:id="278"/>
    </w:p>
    <w:p w:rsidR="00662AD5" w:rsidRDefault="00662AD5">
      <w:pPr>
        <w:pStyle w:val="stage"/>
      </w:pPr>
      <w:r>
        <w:fldChar w:fldCharType="begin"/>
      </w:r>
      <w:r w:rsidR="00D15DB5">
        <w:instrText xml:space="preserve"> XE "Stages:Enter Credit Memo" </w:instrText>
      </w:r>
      <w:r>
        <w:fldChar w:fldCharType="end"/>
      </w:r>
      <w:r>
        <w:fldChar w:fldCharType="begin"/>
      </w:r>
      <w:r w:rsidR="00D15DB5">
        <w:instrText xml:space="preserve"> XE "Enter Credit Memo (stage)" </w:instrText>
      </w:r>
      <w:r>
        <w:fldChar w:fldCharType="end"/>
      </w:r>
      <w:r w:rsidR="00D15DB5">
        <w:t>Enter Credit Memo</w:t>
      </w:r>
    </w:p>
    <w:p w:rsidR="00662AD5" w:rsidRDefault="00876F52">
      <w:pPr>
        <w:pStyle w:val="stagegraphic"/>
      </w:pPr>
      <w:bookmarkStart w:id="279" w:name="IDAVKNZI"/>
      <w:bookmarkEnd w:id="279"/>
      <w:r>
        <w:rPr>
          <w:noProof/>
          <w:lang w:val="en-GB" w:eastAsia="en-GB"/>
        </w:rPr>
        <w:drawing>
          <wp:inline distT="0" distB="0" distL="0" distR="0">
            <wp:extent cx="5762625" cy="145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noFill/>
                    <a:ln>
                      <a:noFill/>
                    </a:ln>
                  </pic:spPr>
                </pic:pic>
              </a:graphicData>
            </a:graphic>
          </wp:inline>
        </w:drawing>
      </w:r>
    </w:p>
    <w:p w:rsidR="00662AD5" w:rsidRDefault="00337394">
      <w:pPr>
        <w:pStyle w:val="captiontext"/>
      </w:pPr>
      <w:bookmarkStart w:id="280" w:name="_Toc494301294"/>
      <w:r>
        <w:t>35</w:t>
      </w:r>
      <w:r w:rsidR="00D15DB5">
        <w:t>. Process: Credit Note, Stage: Enter Credit Memo</w:t>
      </w:r>
      <w:bookmarkEnd w:id="280"/>
    </w:p>
    <w:p w:rsidR="00662AD5" w:rsidRDefault="00662AD5">
      <w:pPr>
        <w:pStyle w:val="stagegraphic"/>
      </w:pPr>
      <w:bookmarkStart w:id="281" w:name="IDA5KNZI"/>
      <w:bookmarkEnd w:id="281"/>
    </w:p>
    <w:p w:rsidR="00662AD5" w:rsidRDefault="00662AD5">
      <w:pPr>
        <w:pStyle w:val="stage"/>
      </w:pPr>
      <w:r>
        <w:lastRenderedPageBreak/>
        <w:fldChar w:fldCharType="begin"/>
      </w:r>
      <w:r w:rsidR="00D15DB5">
        <w:instrText xml:space="preserve"> XE "Stages:Post Credit Memo" </w:instrText>
      </w:r>
      <w:r>
        <w:fldChar w:fldCharType="end"/>
      </w:r>
      <w:r>
        <w:fldChar w:fldCharType="begin"/>
      </w:r>
      <w:r w:rsidR="00D15DB5">
        <w:instrText xml:space="preserve"> XE "Post Credit Memo (stage)" </w:instrText>
      </w:r>
      <w:r>
        <w:fldChar w:fldCharType="end"/>
      </w:r>
      <w:r w:rsidR="00D15DB5">
        <w:t>Post Credit Memo</w:t>
      </w:r>
    </w:p>
    <w:p w:rsidR="00662AD5" w:rsidRDefault="00876F52">
      <w:pPr>
        <w:pStyle w:val="stagegraphic"/>
      </w:pPr>
      <w:bookmarkStart w:id="282" w:name="IDASMNZI"/>
      <w:bookmarkEnd w:id="282"/>
      <w:r>
        <w:rPr>
          <w:noProof/>
          <w:lang w:val="en-GB" w:eastAsia="en-GB"/>
        </w:rPr>
        <w:drawing>
          <wp:inline distT="0" distB="0" distL="0" distR="0">
            <wp:extent cx="5762625" cy="1762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1762125"/>
                    </a:xfrm>
                    <a:prstGeom prst="rect">
                      <a:avLst/>
                    </a:prstGeom>
                    <a:noFill/>
                    <a:ln>
                      <a:noFill/>
                    </a:ln>
                  </pic:spPr>
                </pic:pic>
              </a:graphicData>
            </a:graphic>
          </wp:inline>
        </w:drawing>
      </w:r>
    </w:p>
    <w:p w:rsidR="00662AD5" w:rsidRDefault="00337394">
      <w:pPr>
        <w:pStyle w:val="captiontext"/>
      </w:pPr>
      <w:bookmarkStart w:id="283" w:name="_Toc494301296"/>
      <w:r>
        <w:t>36</w:t>
      </w:r>
      <w:r w:rsidR="00D15DB5">
        <w:t>. Process: Credit Note, Stage: Post Credit Memo</w:t>
      </w:r>
      <w:bookmarkEnd w:id="283"/>
    </w:p>
    <w:p w:rsidR="00F736E9" w:rsidRDefault="00F736E9" w:rsidP="00F736E9"/>
    <w:p w:rsidR="00F736E9" w:rsidRDefault="00F736E9" w:rsidP="00F736E9"/>
    <w:p w:rsidR="00F736E9" w:rsidRPr="00F736E9" w:rsidRDefault="00F736E9" w:rsidP="00F736E9"/>
    <w:p w:rsidR="00053D8D" w:rsidRPr="007B406F" w:rsidRDefault="00053D8D" w:rsidP="00053D8D">
      <w:pPr>
        <w:rPr>
          <w:b/>
        </w:rPr>
      </w:pPr>
      <w:bookmarkStart w:id="284" w:name="IDA2MNZI"/>
      <w:bookmarkEnd w:id="284"/>
      <w:r w:rsidRPr="007B406F">
        <w:rPr>
          <w:b/>
        </w:rPr>
        <w:t>GAPs/ Configuration changes Identified:</w:t>
      </w:r>
    </w:p>
    <w:p w:rsidR="00053D8D" w:rsidRDefault="00053D8D" w:rsidP="00053D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053D8D" w:rsidTr="006C6167">
        <w:tc>
          <w:tcPr>
            <w:tcW w:w="2315" w:type="dxa"/>
            <w:shd w:val="clear" w:color="auto" w:fill="auto"/>
          </w:tcPr>
          <w:p w:rsidR="00053D8D" w:rsidRDefault="00053D8D" w:rsidP="006C6167">
            <w:r>
              <w:t>Definition</w:t>
            </w:r>
          </w:p>
        </w:tc>
        <w:tc>
          <w:tcPr>
            <w:tcW w:w="2424" w:type="dxa"/>
            <w:shd w:val="clear" w:color="auto" w:fill="auto"/>
          </w:tcPr>
          <w:p w:rsidR="00053D8D" w:rsidRDefault="00053D8D" w:rsidP="006C6167">
            <w:r>
              <w:t xml:space="preserve">Type </w:t>
            </w:r>
          </w:p>
        </w:tc>
        <w:tc>
          <w:tcPr>
            <w:tcW w:w="1858" w:type="dxa"/>
            <w:shd w:val="clear" w:color="auto" w:fill="auto"/>
          </w:tcPr>
          <w:p w:rsidR="00053D8D" w:rsidRDefault="00053D8D" w:rsidP="006C6167"/>
        </w:tc>
        <w:tc>
          <w:tcPr>
            <w:tcW w:w="2466" w:type="dxa"/>
            <w:shd w:val="clear" w:color="auto" w:fill="auto"/>
          </w:tcPr>
          <w:p w:rsidR="00053D8D" w:rsidRDefault="00053D8D" w:rsidP="006C6167">
            <w:r>
              <w:t>Comments</w:t>
            </w:r>
          </w:p>
        </w:tc>
      </w:tr>
      <w:tr w:rsidR="00053D8D" w:rsidTr="006C6167">
        <w:tc>
          <w:tcPr>
            <w:tcW w:w="2315" w:type="dxa"/>
            <w:shd w:val="clear" w:color="auto" w:fill="auto"/>
          </w:tcPr>
          <w:p w:rsidR="00053D8D" w:rsidRPr="00FE63A9" w:rsidRDefault="00053D8D" w:rsidP="006C6167">
            <w:pPr>
              <w:rPr>
                <w:sz w:val="16"/>
                <w:szCs w:val="16"/>
              </w:rPr>
            </w:pPr>
            <w:r w:rsidRPr="00FE63A9">
              <w:rPr>
                <w:sz w:val="16"/>
                <w:szCs w:val="16"/>
              </w:rPr>
              <w:t>N/A</w:t>
            </w:r>
          </w:p>
        </w:tc>
        <w:tc>
          <w:tcPr>
            <w:tcW w:w="2424" w:type="dxa"/>
            <w:shd w:val="clear" w:color="auto" w:fill="auto"/>
          </w:tcPr>
          <w:p w:rsidR="00053D8D" w:rsidRPr="00FE63A9" w:rsidRDefault="00053D8D" w:rsidP="006C6167">
            <w:pPr>
              <w:rPr>
                <w:sz w:val="16"/>
                <w:szCs w:val="16"/>
              </w:rPr>
            </w:pPr>
            <w:r w:rsidRPr="00FE63A9">
              <w:rPr>
                <w:sz w:val="16"/>
                <w:szCs w:val="16"/>
              </w:rPr>
              <w:t>N/A</w:t>
            </w:r>
          </w:p>
        </w:tc>
        <w:tc>
          <w:tcPr>
            <w:tcW w:w="1858" w:type="dxa"/>
            <w:shd w:val="clear" w:color="auto" w:fill="auto"/>
          </w:tcPr>
          <w:p w:rsidR="00053D8D" w:rsidRPr="00FE63A9" w:rsidRDefault="00053D8D" w:rsidP="006C6167">
            <w:pPr>
              <w:rPr>
                <w:sz w:val="16"/>
                <w:szCs w:val="16"/>
              </w:rPr>
            </w:pPr>
          </w:p>
        </w:tc>
        <w:tc>
          <w:tcPr>
            <w:tcW w:w="2466" w:type="dxa"/>
            <w:shd w:val="clear" w:color="auto" w:fill="auto"/>
          </w:tcPr>
          <w:p w:rsidR="00053D8D" w:rsidRPr="00FE63A9" w:rsidRDefault="00053D8D" w:rsidP="006C6167">
            <w:pPr>
              <w:rPr>
                <w:sz w:val="16"/>
                <w:szCs w:val="16"/>
              </w:rPr>
            </w:pPr>
            <w:r w:rsidRPr="00FE63A9">
              <w:rPr>
                <w:sz w:val="16"/>
                <w:szCs w:val="16"/>
              </w:rPr>
              <w:t>N/A</w:t>
            </w:r>
          </w:p>
        </w:tc>
      </w:tr>
    </w:tbl>
    <w:p w:rsidR="00053D8D" w:rsidRDefault="00053D8D" w:rsidP="00053D8D">
      <w:pPr>
        <w:pStyle w:val="stagegraphic"/>
      </w:pPr>
    </w:p>
    <w:p w:rsidR="00662AD5" w:rsidRDefault="00662AD5">
      <w:pPr>
        <w:pStyle w:val="stagegraphic"/>
      </w:pPr>
    </w:p>
    <w:p w:rsidR="00BC030F" w:rsidRDefault="00D15DB5">
      <w:pPr>
        <w:pStyle w:val="processHeading"/>
      </w:pPr>
      <w:bookmarkStart w:id="285" w:name="_Toc494408380"/>
      <w:r>
        <w:lastRenderedPageBreak/>
        <w:t>Balance Transfer</w:t>
      </w:r>
      <w:bookmarkEnd w:id="285"/>
    </w:p>
    <w:tbl>
      <w:tblPr>
        <w:tblW w:w="0" w:type="auto"/>
        <w:tblInd w:w="620" w:type="dxa"/>
        <w:tblLook w:val="0000" w:firstRow="0" w:lastRow="0" w:firstColumn="0" w:lastColumn="0" w:noHBand="0" w:noVBand="0"/>
      </w:tblPr>
      <w:tblGrid>
        <w:gridCol w:w="7841"/>
      </w:tblGrid>
      <w:tr w:rsidR="00BC030F" w:rsidTr="006C6167">
        <w:tc>
          <w:tcPr>
            <w:tcW w:w="7841" w:type="dxa"/>
          </w:tcPr>
          <w:p w:rsidR="00BC030F" w:rsidRDefault="00BC030F" w:rsidP="006C6167">
            <w:pPr>
              <w:pStyle w:val="notegroup"/>
            </w:pPr>
            <w:r>
              <w:t>User Notes</w:t>
            </w:r>
          </w:p>
        </w:tc>
      </w:tr>
      <w:tr w:rsidR="00BC030F" w:rsidRPr="0085400E" w:rsidTr="006C6167">
        <w:tc>
          <w:tcPr>
            <w:tcW w:w="7841" w:type="dxa"/>
          </w:tcPr>
          <w:p w:rsidR="00BC030F" w:rsidRDefault="00BC030F" w:rsidP="006C6167">
            <w:pPr>
              <w:pStyle w:val="noteheader"/>
            </w:pPr>
            <w:r>
              <w:t xml:space="preserve">Process definition: </w:t>
            </w:r>
          </w:p>
          <w:p w:rsidR="00BC030F" w:rsidRDefault="00BC030F" w:rsidP="006C6167">
            <w:pPr>
              <w:spacing w:after="200" w:line="276" w:lineRule="auto"/>
              <w:rPr>
                <w:rFonts w:ascii="Calibri" w:hAnsi="Calibri"/>
                <w:sz w:val="22"/>
                <w:szCs w:val="22"/>
              </w:rPr>
            </w:pPr>
            <w:r>
              <w:rPr>
                <w:rFonts w:ascii="Calibri" w:hAnsi="Calibri"/>
                <w:sz w:val="22"/>
                <w:szCs w:val="22"/>
              </w:rPr>
              <w:t>This process starts with creating credit or debit memo to transfer balances between customer accounts.</w:t>
            </w:r>
          </w:p>
          <w:p w:rsidR="00BC030F" w:rsidRPr="0085400E" w:rsidRDefault="00BC030F" w:rsidP="00BC030F">
            <w:pPr>
              <w:spacing w:after="200" w:line="276" w:lineRule="auto"/>
              <w:rPr>
                <w:rFonts w:ascii="Calibri" w:hAnsi="Calibri"/>
                <w:sz w:val="22"/>
                <w:szCs w:val="22"/>
              </w:rPr>
            </w:pPr>
            <w:r>
              <w:rPr>
                <w:rFonts w:ascii="Calibri" w:hAnsi="Calibri"/>
                <w:sz w:val="22"/>
                <w:szCs w:val="22"/>
              </w:rPr>
              <w:t>This workflow starts from creating credit memo or debit memo to appropriate customer accounts.</w:t>
            </w:r>
          </w:p>
        </w:tc>
      </w:tr>
    </w:tbl>
    <w:p w:rsidR="00662AD5" w:rsidRDefault="00876F52">
      <w:pPr>
        <w:pStyle w:val="processgraphic"/>
      </w:pPr>
      <w:bookmarkStart w:id="286" w:name="IDANONZI"/>
      <w:bookmarkEnd w:id="286"/>
      <w:r>
        <w:rPr>
          <w:noProof/>
          <w:lang w:val="en-GB" w:eastAsia="en-GB"/>
        </w:rPr>
        <w:drawing>
          <wp:inline distT="0" distB="0" distL="0" distR="0">
            <wp:extent cx="3571875" cy="1152525"/>
            <wp:effectExtent l="0" t="0" r="0" b="0"/>
            <wp:docPr id="38" name="Picture 38" descr="uuid_40E55E0D-A42C-4E80-87F1-CBA9110AEC1D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uid_40E55E0D-A42C-4E80-87F1-CBA9110AEC1D_view_p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1875" cy="1152525"/>
                    </a:xfrm>
                    <a:prstGeom prst="rect">
                      <a:avLst/>
                    </a:prstGeom>
                    <a:noFill/>
                    <a:ln>
                      <a:noFill/>
                    </a:ln>
                  </pic:spPr>
                </pic:pic>
              </a:graphicData>
            </a:graphic>
          </wp:inline>
        </w:drawing>
      </w:r>
    </w:p>
    <w:p w:rsidR="00662AD5" w:rsidRDefault="00FE5742">
      <w:pPr>
        <w:pStyle w:val="captiontext"/>
      </w:pPr>
      <w:bookmarkStart w:id="287" w:name="_Toc494301298"/>
      <w:r>
        <w:t>37</w:t>
      </w:r>
      <w:r w:rsidR="00D15DB5">
        <w:t>. Process: Balance Transfer</w:t>
      </w:r>
      <w:bookmarkEnd w:id="287"/>
    </w:p>
    <w:p w:rsidR="00662AD5" w:rsidRDefault="00D15DB5">
      <w:pPr>
        <w:pStyle w:val="stagesrolestasksheader"/>
      </w:pPr>
      <w:r>
        <w:t>Process Content</w:t>
      </w:r>
    </w:p>
    <w:p w:rsidR="00662AD5" w:rsidRDefault="00662AD5">
      <w:pPr>
        <w:pStyle w:val="stage"/>
      </w:pPr>
      <w:r>
        <w:fldChar w:fldCharType="begin"/>
      </w:r>
      <w:r w:rsidR="00D15DB5">
        <w:instrText xml:space="preserve"> XE "Stages:Apply Customer Accounts Balance Transfer" </w:instrText>
      </w:r>
      <w:r>
        <w:fldChar w:fldCharType="end"/>
      </w:r>
      <w:r>
        <w:fldChar w:fldCharType="begin"/>
      </w:r>
      <w:r w:rsidR="00D15DB5">
        <w:instrText xml:space="preserve"> XE "Apply Customer Accounts Balance Transfer (stage)" </w:instrText>
      </w:r>
      <w:r>
        <w:fldChar w:fldCharType="end"/>
      </w:r>
      <w:r w:rsidR="00D15DB5">
        <w:t>Apply Customer Accounts Balance Transfer</w:t>
      </w:r>
    </w:p>
    <w:p w:rsidR="00662AD5" w:rsidRDefault="00876F52">
      <w:pPr>
        <w:pStyle w:val="stagegraphic"/>
      </w:pPr>
      <w:bookmarkStart w:id="288" w:name="IDASQNZI"/>
      <w:bookmarkEnd w:id="288"/>
      <w:r>
        <w:rPr>
          <w:noProof/>
          <w:lang w:val="en-GB" w:eastAsia="en-GB"/>
        </w:rPr>
        <w:drawing>
          <wp:inline distT="0" distB="0" distL="0" distR="0">
            <wp:extent cx="3209925" cy="1114425"/>
            <wp:effectExtent l="0" t="0" r="0" b="0"/>
            <wp:docPr id="39" name="Picture 39" descr="uuid_40E55E0D-A42C-4E80-87F1-CBA9110AEC1D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uid_40E55E0D-A42C-4E80-87F1-CBA9110AEC1D_stage_2_p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925" cy="1114425"/>
                    </a:xfrm>
                    <a:prstGeom prst="rect">
                      <a:avLst/>
                    </a:prstGeom>
                    <a:noFill/>
                    <a:ln>
                      <a:noFill/>
                    </a:ln>
                  </pic:spPr>
                </pic:pic>
              </a:graphicData>
            </a:graphic>
          </wp:inline>
        </w:drawing>
      </w:r>
    </w:p>
    <w:p w:rsidR="00ED64F0" w:rsidRDefault="00FE5742">
      <w:pPr>
        <w:pStyle w:val="captiontext"/>
      </w:pPr>
      <w:bookmarkStart w:id="289" w:name="_Toc494301299"/>
      <w:r>
        <w:t>38</w:t>
      </w:r>
      <w:r w:rsidR="00D15DB5">
        <w:t>. Process: Balance Transfer, Stage: Apply Customer Accounts Balance Transfer</w:t>
      </w:r>
      <w:bookmarkEnd w:id="289"/>
    </w:p>
    <w:p w:rsidR="00ED64F0" w:rsidRPr="00ED64F0" w:rsidRDefault="00ED64F0" w:rsidP="00ED64F0"/>
    <w:p w:rsidR="00ED64F0" w:rsidRDefault="00ED64F0" w:rsidP="00ED64F0"/>
    <w:p w:rsidR="00ED64F0" w:rsidRPr="007B406F" w:rsidRDefault="00ED64F0" w:rsidP="00ED64F0">
      <w:pPr>
        <w:rPr>
          <w:b/>
        </w:rPr>
      </w:pPr>
      <w:r w:rsidRPr="007B406F">
        <w:rPr>
          <w:b/>
        </w:rPr>
        <w:t>GAPs/ Configuration changes Identified:</w:t>
      </w:r>
    </w:p>
    <w:p w:rsidR="00ED64F0" w:rsidRDefault="00ED64F0" w:rsidP="00ED64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ED64F0" w:rsidTr="006C6167">
        <w:tc>
          <w:tcPr>
            <w:tcW w:w="2315" w:type="dxa"/>
            <w:shd w:val="clear" w:color="auto" w:fill="auto"/>
          </w:tcPr>
          <w:p w:rsidR="00ED64F0" w:rsidRDefault="00ED64F0" w:rsidP="006C6167">
            <w:r>
              <w:t>Definition</w:t>
            </w:r>
          </w:p>
        </w:tc>
        <w:tc>
          <w:tcPr>
            <w:tcW w:w="2424" w:type="dxa"/>
            <w:shd w:val="clear" w:color="auto" w:fill="auto"/>
          </w:tcPr>
          <w:p w:rsidR="00ED64F0" w:rsidRDefault="00ED64F0" w:rsidP="006C6167">
            <w:r>
              <w:t xml:space="preserve">Type </w:t>
            </w:r>
          </w:p>
        </w:tc>
        <w:tc>
          <w:tcPr>
            <w:tcW w:w="1858" w:type="dxa"/>
            <w:shd w:val="clear" w:color="auto" w:fill="auto"/>
          </w:tcPr>
          <w:p w:rsidR="00ED64F0" w:rsidRDefault="00ED64F0" w:rsidP="006C6167"/>
        </w:tc>
        <w:tc>
          <w:tcPr>
            <w:tcW w:w="2466" w:type="dxa"/>
            <w:shd w:val="clear" w:color="auto" w:fill="auto"/>
          </w:tcPr>
          <w:p w:rsidR="00ED64F0" w:rsidRDefault="00ED64F0" w:rsidP="006C6167">
            <w:r>
              <w:t>Comments</w:t>
            </w:r>
          </w:p>
        </w:tc>
      </w:tr>
      <w:tr w:rsidR="00ED64F0" w:rsidTr="006C6167">
        <w:tc>
          <w:tcPr>
            <w:tcW w:w="2315" w:type="dxa"/>
            <w:shd w:val="clear" w:color="auto" w:fill="auto"/>
          </w:tcPr>
          <w:p w:rsidR="00ED64F0" w:rsidRPr="00FE63A9" w:rsidRDefault="00ED64F0" w:rsidP="006C6167">
            <w:pPr>
              <w:rPr>
                <w:sz w:val="16"/>
                <w:szCs w:val="16"/>
              </w:rPr>
            </w:pPr>
            <w:r w:rsidRPr="00FE63A9">
              <w:rPr>
                <w:sz w:val="16"/>
                <w:szCs w:val="16"/>
              </w:rPr>
              <w:t>N/A</w:t>
            </w:r>
          </w:p>
        </w:tc>
        <w:tc>
          <w:tcPr>
            <w:tcW w:w="2424" w:type="dxa"/>
            <w:shd w:val="clear" w:color="auto" w:fill="auto"/>
          </w:tcPr>
          <w:p w:rsidR="00ED64F0" w:rsidRPr="00FE63A9" w:rsidRDefault="00ED64F0" w:rsidP="006C6167">
            <w:pPr>
              <w:rPr>
                <w:sz w:val="16"/>
                <w:szCs w:val="16"/>
              </w:rPr>
            </w:pPr>
            <w:r w:rsidRPr="00FE63A9">
              <w:rPr>
                <w:sz w:val="16"/>
                <w:szCs w:val="16"/>
              </w:rPr>
              <w:t>N/A</w:t>
            </w:r>
          </w:p>
        </w:tc>
        <w:tc>
          <w:tcPr>
            <w:tcW w:w="1858" w:type="dxa"/>
            <w:shd w:val="clear" w:color="auto" w:fill="auto"/>
          </w:tcPr>
          <w:p w:rsidR="00ED64F0" w:rsidRPr="00FE63A9" w:rsidRDefault="00ED64F0" w:rsidP="006C6167">
            <w:pPr>
              <w:rPr>
                <w:sz w:val="16"/>
                <w:szCs w:val="16"/>
              </w:rPr>
            </w:pPr>
          </w:p>
        </w:tc>
        <w:tc>
          <w:tcPr>
            <w:tcW w:w="2466" w:type="dxa"/>
            <w:shd w:val="clear" w:color="auto" w:fill="auto"/>
          </w:tcPr>
          <w:p w:rsidR="00ED64F0" w:rsidRPr="00FE63A9" w:rsidRDefault="00ED64F0" w:rsidP="006C6167">
            <w:pPr>
              <w:rPr>
                <w:sz w:val="16"/>
                <w:szCs w:val="16"/>
              </w:rPr>
            </w:pPr>
            <w:r w:rsidRPr="00FE63A9">
              <w:rPr>
                <w:sz w:val="16"/>
                <w:szCs w:val="16"/>
              </w:rPr>
              <w:t>N/A</w:t>
            </w:r>
          </w:p>
        </w:tc>
      </w:tr>
    </w:tbl>
    <w:p w:rsidR="00662AD5" w:rsidRPr="00ED64F0" w:rsidRDefault="00662AD5" w:rsidP="00ED64F0"/>
    <w:p w:rsidR="001C5F2E" w:rsidRDefault="00D15DB5">
      <w:pPr>
        <w:pStyle w:val="processHeading"/>
      </w:pPr>
      <w:bookmarkStart w:id="290" w:name="_Toc494408381"/>
      <w:r>
        <w:lastRenderedPageBreak/>
        <w:t>AR Invoice Matching Correction</w:t>
      </w:r>
      <w:bookmarkEnd w:id="290"/>
    </w:p>
    <w:tbl>
      <w:tblPr>
        <w:tblW w:w="0" w:type="auto"/>
        <w:tblInd w:w="620" w:type="dxa"/>
        <w:tblLook w:val="0000" w:firstRow="0" w:lastRow="0" w:firstColumn="0" w:lastColumn="0" w:noHBand="0" w:noVBand="0"/>
      </w:tblPr>
      <w:tblGrid>
        <w:gridCol w:w="7841"/>
      </w:tblGrid>
      <w:tr w:rsidR="001C5F2E" w:rsidTr="006C6167">
        <w:tc>
          <w:tcPr>
            <w:tcW w:w="7841" w:type="dxa"/>
          </w:tcPr>
          <w:p w:rsidR="001C5F2E" w:rsidRDefault="001C5F2E" w:rsidP="006C6167">
            <w:pPr>
              <w:pStyle w:val="notegroup"/>
            </w:pPr>
            <w:r>
              <w:t>User Notes</w:t>
            </w:r>
          </w:p>
        </w:tc>
      </w:tr>
      <w:tr w:rsidR="001C5F2E" w:rsidRPr="0085400E" w:rsidTr="006C6167">
        <w:tc>
          <w:tcPr>
            <w:tcW w:w="7841" w:type="dxa"/>
          </w:tcPr>
          <w:p w:rsidR="001C5F2E" w:rsidRDefault="001C5F2E" w:rsidP="006C6167">
            <w:pPr>
              <w:pStyle w:val="noteheader"/>
            </w:pPr>
            <w:r>
              <w:t xml:space="preserve">Process definition: </w:t>
            </w:r>
          </w:p>
          <w:p w:rsidR="001C5F2E" w:rsidRDefault="001C5F2E" w:rsidP="006C6167">
            <w:pPr>
              <w:spacing w:after="200" w:line="276" w:lineRule="auto"/>
              <w:rPr>
                <w:rFonts w:ascii="Calibri" w:hAnsi="Calibri"/>
                <w:sz w:val="22"/>
                <w:szCs w:val="22"/>
              </w:rPr>
            </w:pPr>
            <w:r>
              <w:rPr>
                <w:rFonts w:ascii="Calibri" w:hAnsi="Calibri"/>
                <w:sz w:val="22"/>
                <w:szCs w:val="22"/>
              </w:rPr>
              <w:t>This process starts with rematch the matched invoice for correction.</w:t>
            </w:r>
          </w:p>
          <w:p w:rsidR="001C5F2E" w:rsidRPr="0085400E" w:rsidRDefault="001C5F2E" w:rsidP="001C5F2E">
            <w:pPr>
              <w:spacing w:after="200" w:line="276" w:lineRule="auto"/>
              <w:rPr>
                <w:rFonts w:ascii="Calibri" w:hAnsi="Calibri"/>
                <w:sz w:val="22"/>
                <w:szCs w:val="22"/>
              </w:rPr>
            </w:pPr>
            <w:r>
              <w:rPr>
                <w:rFonts w:ascii="Calibri" w:hAnsi="Calibri"/>
                <w:sz w:val="22"/>
                <w:szCs w:val="22"/>
              </w:rPr>
              <w:t>This workflow starts from rematch already matched invoices.</w:t>
            </w:r>
          </w:p>
        </w:tc>
      </w:tr>
    </w:tbl>
    <w:p w:rsidR="00662AD5" w:rsidRDefault="00876F52">
      <w:pPr>
        <w:pStyle w:val="processgraphic"/>
      </w:pPr>
      <w:bookmarkStart w:id="291" w:name="IDAFSNZI"/>
      <w:bookmarkEnd w:id="291"/>
      <w:r>
        <w:rPr>
          <w:noProof/>
          <w:lang w:val="en-GB" w:eastAsia="en-GB"/>
        </w:rPr>
        <w:drawing>
          <wp:inline distT="0" distB="0" distL="0" distR="0">
            <wp:extent cx="3314700" cy="1152525"/>
            <wp:effectExtent l="0" t="0" r="0" b="0"/>
            <wp:docPr id="40" name="Picture 40" descr="uuid_0F21F9FE-2A7E-471D-BE0F-091445F6239F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uid_0F21F9FE-2A7E-471D-BE0F-091445F6239F_view_p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14700" cy="1152525"/>
                    </a:xfrm>
                    <a:prstGeom prst="rect">
                      <a:avLst/>
                    </a:prstGeom>
                    <a:noFill/>
                    <a:ln>
                      <a:noFill/>
                    </a:ln>
                  </pic:spPr>
                </pic:pic>
              </a:graphicData>
            </a:graphic>
          </wp:inline>
        </w:drawing>
      </w:r>
    </w:p>
    <w:p w:rsidR="00662AD5" w:rsidRDefault="00FE5742">
      <w:pPr>
        <w:pStyle w:val="captiontext"/>
      </w:pPr>
      <w:bookmarkStart w:id="292" w:name="_Toc494301300"/>
      <w:r>
        <w:t>39</w:t>
      </w:r>
      <w:r w:rsidR="00D15DB5">
        <w:t>. Process: AR Invoice Matching Correction</w:t>
      </w:r>
      <w:bookmarkEnd w:id="292"/>
    </w:p>
    <w:p w:rsidR="00662AD5" w:rsidRDefault="00D15DB5">
      <w:pPr>
        <w:pStyle w:val="stagesrolestasksheader"/>
      </w:pPr>
      <w:r>
        <w:t>Process Content</w:t>
      </w:r>
    </w:p>
    <w:p w:rsidR="00662AD5" w:rsidRDefault="00662AD5">
      <w:pPr>
        <w:pStyle w:val="stage"/>
      </w:pPr>
      <w:r>
        <w:fldChar w:fldCharType="begin"/>
      </w:r>
      <w:r w:rsidR="00D15DB5">
        <w:instrText xml:space="preserve"> XE "Stages:Rematch already matched invoices" </w:instrText>
      </w:r>
      <w:r>
        <w:fldChar w:fldCharType="end"/>
      </w:r>
      <w:r>
        <w:fldChar w:fldCharType="begin"/>
      </w:r>
      <w:r w:rsidR="00D15DB5">
        <w:instrText xml:space="preserve"> XE "Rematch already matched invoices (stage)" </w:instrText>
      </w:r>
      <w:r>
        <w:fldChar w:fldCharType="end"/>
      </w:r>
      <w:r w:rsidR="00D15DB5">
        <w:t>Rematch already matched invoices</w:t>
      </w:r>
    </w:p>
    <w:p w:rsidR="00662AD5" w:rsidRDefault="00876F52">
      <w:pPr>
        <w:pStyle w:val="stagegraphic"/>
      </w:pPr>
      <w:bookmarkStart w:id="293" w:name="IDAHUNZI"/>
      <w:bookmarkEnd w:id="293"/>
      <w:r>
        <w:rPr>
          <w:noProof/>
          <w:lang w:val="en-GB" w:eastAsia="en-GB"/>
        </w:rPr>
        <w:drawing>
          <wp:inline distT="0" distB="0" distL="0" distR="0">
            <wp:extent cx="2886075" cy="1390650"/>
            <wp:effectExtent l="0" t="0" r="0" b="0"/>
            <wp:docPr id="41" name="Picture 41" descr="uuid_0F21F9FE-2A7E-471D-BE0F-091445F6239F_stage_1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uid_0F21F9FE-2A7E-471D-BE0F-091445F6239F_stage_1_p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6075" cy="1390650"/>
                    </a:xfrm>
                    <a:prstGeom prst="rect">
                      <a:avLst/>
                    </a:prstGeom>
                    <a:noFill/>
                    <a:ln>
                      <a:noFill/>
                    </a:ln>
                  </pic:spPr>
                </pic:pic>
              </a:graphicData>
            </a:graphic>
          </wp:inline>
        </w:drawing>
      </w:r>
    </w:p>
    <w:p w:rsidR="009634FE" w:rsidRDefault="00FE5742">
      <w:pPr>
        <w:pStyle w:val="captiontext"/>
      </w:pPr>
      <w:bookmarkStart w:id="294" w:name="_Toc494301301"/>
      <w:r>
        <w:t>40</w:t>
      </w:r>
      <w:r w:rsidR="00D15DB5">
        <w:t>. Process: AR Invoice Matching Correction, Stage: Rematch already matched invoices</w:t>
      </w:r>
      <w:bookmarkEnd w:id="294"/>
    </w:p>
    <w:p w:rsidR="009634FE" w:rsidRPr="009634FE" w:rsidRDefault="009634FE" w:rsidP="009634FE"/>
    <w:p w:rsidR="009634FE" w:rsidRDefault="009634FE" w:rsidP="009634FE"/>
    <w:p w:rsidR="009634FE" w:rsidRPr="007B406F" w:rsidRDefault="009634FE" w:rsidP="009634FE">
      <w:pPr>
        <w:rPr>
          <w:b/>
        </w:rPr>
      </w:pPr>
      <w:r w:rsidRPr="007B406F">
        <w:rPr>
          <w:b/>
        </w:rPr>
        <w:t>GAPs/ Configuration changes Identified:</w:t>
      </w:r>
    </w:p>
    <w:p w:rsidR="009634FE" w:rsidRDefault="009634FE" w:rsidP="009634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9634FE" w:rsidTr="006C6167">
        <w:tc>
          <w:tcPr>
            <w:tcW w:w="2315" w:type="dxa"/>
            <w:shd w:val="clear" w:color="auto" w:fill="auto"/>
          </w:tcPr>
          <w:p w:rsidR="009634FE" w:rsidRDefault="009634FE" w:rsidP="006C6167">
            <w:r>
              <w:t>Definition</w:t>
            </w:r>
          </w:p>
        </w:tc>
        <w:tc>
          <w:tcPr>
            <w:tcW w:w="2424" w:type="dxa"/>
            <w:shd w:val="clear" w:color="auto" w:fill="auto"/>
          </w:tcPr>
          <w:p w:rsidR="009634FE" w:rsidRDefault="009634FE" w:rsidP="006C6167">
            <w:r>
              <w:t xml:space="preserve">Type </w:t>
            </w:r>
          </w:p>
        </w:tc>
        <w:tc>
          <w:tcPr>
            <w:tcW w:w="1858" w:type="dxa"/>
            <w:shd w:val="clear" w:color="auto" w:fill="auto"/>
          </w:tcPr>
          <w:p w:rsidR="009634FE" w:rsidRDefault="009634FE" w:rsidP="006C6167"/>
        </w:tc>
        <w:tc>
          <w:tcPr>
            <w:tcW w:w="2466" w:type="dxa"/>
            <w:shd w:val="clear" w:color="auto" w:fill="auto"/>
          </w:tcPr>
          <w:p w:rsidR="009634FE" w:rsidRDefault="009634FE" w:rsidP="006C6167">
            <w:r>
              <w:t>Comments</w:t>
            </w:r>
          </w:p>
        </w:tc>
      </w:tr>
      <w:tr w:rsidR="009634FE" w:rsidTr="006C6167">
        <w:tc>
          <w:tcPr>
            <w:tcW w:w="2315" w:type="dxa"/>
            <w:shd w:val="clear" w:color="auto" w:fill="auto"/>
          </w:tcPr>
          <w:p w:rsidR="009634FE" w:rsidRPr="00FE63A9" w:rsidRDefault="009634FE" w:rsidP="006C6167">
            <w:pPr>
              <w:rPr>
                <w:sz w:val="16"/>
                <w:szCs w:val="16"/>
              </w:rPr>
            </w:pPr>
            <w:r w:rsidRPr="00FE63A9">
              <w:rPr>
                <w:sz w:val="16"/>
                <w:szCs w:val="16"/>
              </w:rPr>
              <w:t>N/A</w:t>
            </w:r>
          </w:p>
        </w:tc>
        <w:tc>
          <w:tcPr>
            <w:tcW w:w="2424" w:type="dxa"/>
            <w:shd w:val="clear" w:color="auto" w:fill="auto"/>
          </w:tcPr>
          <w:p w:rsidR="009634FE" w:rsidRPr="00FE63A9" w:rsidRDefault="009634FE" w:rsidP="006C6167">
            <w:pPr>
              <w:rPr>
                <w:sz w:val="16"/>
                <w:szCs w:val="16"/>
              </w:rPr>
            </w:pPr>
            <w:r w:rsidRPr="00FE63A9">
              <w:rPr>
                <w:sz w:val="16"/>
                <w:szCs w:val="16"/>
              </w:rPr>
              <w:t>N/A</w:t>
            </w:r>
          </w:p>
        </w:tc>
        <w:tc>
          <w:tcPr>
            <w:tcW w:w="1858" w:type="dxa"/>
            <w:shd w:val="clear" w:color="auto" w:fill="auto"/>
          </w:tcPr>
          <w:p w:rsidR="009634FE" w:rsidRPr="00FE63A9" w:rsidRDefault="009634FE" w:rsidP="006C6167">
            <w:pPr>
              <w:rPr>
                <w:sz w:val="16"/>
                <w:szCs w:val="16"/>
              </w:rPr>
            </w:pPr>
          </w:p>
        </w:tc>
        <w:tc>
          <w:tcPr>
            <w:tcW w:w="2466" w:type="dxa"/>
            <w:shd w:val="clear" w:color="auto" w:fill="auto"/>
          </w:tcPr>
          <w:p w:rsidR="009634FE" w:rsidRPr="00FE63A9" w:rsidRDefault="009634FE" w:rsidP="006C6167">
            <w:pPr>
              <w:rPr>
                <w:sz w:val="16"/>
                <w:szCs w:val="16"/>
              </w:rPr>
            </w:pPr>
            <w:r w:rsidRPr="00FE63A9">
              <w:rPr>
                <w:sz w:val="16"/>
                <w:szCs w:val="16"/>
              </w:rPr>
              <w:t>N/A</w:t>
            </w:r>
          </w:p>
        </w:tc>
      </w:tr>
    </w:tbl>
    <w:p w:rsidR="00662AD5" w:rsidRPr="009634FE" w:rsidRDefault="00662AD5" w:rsidP="009634FE">
      <w:pPr>
        <w:ind w:firstLine="720"/>
      </w:pPr>
    </w:p>
    <w:p w:rsidR="009634FE" w:rsidRDefault="00D15DB5">
      <w:pPr>
        <w:pStyle w:val="processHeading"/>
      </w:pPr>
      <w:bookmarkStart w:id="295" w:name="_Toc494408382"/>
      <w:r>
        <w:lastRenderedPageBreak/>
        <w:t>AR Payment</w:t>
      </w:r>
      <w:bookmarkEnd w:id="295"/>
    </w:p>
    <w:tbl>
      <w:tblPr>
        <w:tblW w:w="0" w:type="auto"/>
        <w:tblInd w:w="620" w:type="dxa"/>
        <w:tblLook w:val="0000" w:firstRow="0" w:lastRow="0" w:firstColumn="0" w:lastColumn="0" w:noHBand="0" w:noVBand="0"/>
      </w:tblPr>
      <w:tblGrid>
        <w:gridCol w:w="7841"/>
      </w:tblGrid>
      <w:tr w:rsidR="009634FE" w:rsidTr="006C6167">
        <w:tc>
          <w:tcPr>
            <w:tcW w:w="7841" w:type="dxa"/>
          </w:tcPr>
          <w:p w:rsidR="009634FE" w:rsidRDefault="009634FE" w:rsidP="006C6167">
            <w:pPr>
              <w:pStyle w:val="notegroup"/>
            </w:pPr>
            <w:r>
              <w:t>User Notes</w:t>
            </w:r>
          </w:p>
        </w:tc>
      </w:tr>
      <w:tr w:rsidR="009634FE" w:rsidRPr="0085400E" w:rsidTr="006C6167">
        <w:tc>
          <w:tcPr>
            <w:tcW w:w="7841" w:type="dxa"/>
          </w:tcPr>
          <w:p w:rsidR="009634FE" w:rsidRDefault="009634FE" w:rsidP="006C6167">
            <w:pPr>
              <w:pStyle w:val="noteheader"/>
            </w:pPr>
            <w:r>
              <w:t xml:space="preserve">Process definition: </w:t>
            </w:r>
          </w:p>
          <w:p w:rsidR="000A07BC" w:rsidRDefault="009634FE" w:rsidP="006C6167">
            <w:pPr>
              <w:spacing w:after="200" w:line="276" w:lineRule="auto"/>
              <w:rPr>
                <w:rFonts w:ascii="Calibri" w:hAnsi="Calibri"/>
                <w:sz w:val="22"/>
                <w:szCs w:val="22"/>
              </w:rPr>
            </w:pPr>
            <w:r>
              <w:rPr>
                <w:rFonts w:ascii="Calibri" w:hAnsi="Calibri"/>
                <w:sz w:val="22"/>
                <w:szCs w:val="22"/>
              </w:rPr>
              <w:t xml:space="preserve">This process starts with AR payment, Payment can be against invoice or deposit payment. </w:t>
            </w:r>
          </w:p>
          <w:p w:rsidR="009634FE" w:rsidRPr="0085400E" w:rsidRDefault="009634FE" w:rsidP="009634FE">
            <w:pPr>
              <w:spacing w:after="200" w:line="276" w:lineRule="auto"/>
              <w:rPr>
                <w:rFonts w:ascii="Calibri" w:hAnsi="Calibri"/>
                <w:sz w:val="22"/>
                <w:szCs w:val="22"/>
              </w:rPr>
            </w:pPr>
            <w:r>
              <w:rPr>
                <w:rFonts w:ascii="Calibri" w:hAnsi="Calibri"/>
                <w:sz w:val="22"/>
                <w:szCs w:val="22"/>
              </w:rPr>
              <w:t>This workflow starts from creating payment group, enter payment then post the payment.</w:t>
            </w:r>
          </w:p>
        </w:tc>
      </w:tr>
    </w:tbl>
    <w:p w:rsidR="00662AD5" w:rsidRDefault="00876F52">
      <w:pPr>
        <w:pStyle w:val="processgraphic"/>
      </w:pPr>
      <w:bookmarkStart w:id="296" w:name="IDAHXNZI"/>
      <w:bookmarkEnd w:id="296"/>
      <w:r>
        <w:rPr>
          <w:noProof/>
          <w:lang w:val="en-GB" w:eastAsia="en-GB"/>
        </w:rPr>
        <w:drawing>
          <wp:inline distT="0" distB="0" distL="0" distR="0">
            <wp:extent cx="5762625" cy="121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1219200"/>
                    </a:xfrm>
                    <a:prstGeom prst="rect">
                      <a:avLst/>
                    </a:prstGeom>
                    <a:noFill/>
                    <a:ln>
                      <a:noFill/>
                    </a:ln>
                  </pic:spPr>
                </pic:pic>
              </a:graphicData>
            </a:graphic>
          </wp:inline>
        </w:drawing>
      </w:r>
    </w:p>
    <w:p w:rsidR="00662AD5" w:rsidRDefault="00FE5742">
      <w:pPr>
        <w:pStyle w:val="captiontext"/>
      </w:pPr>
      <w:bookmarkStart w:id="297" w:name="_Toc494301302"/>
      <w:r>
        <w:t>41</w:t>
      </w:r>
      <w:r w:rsidR="00D15DB5">
        <w:t>. Process: AR Payment</w:t>
      </w:r>
      <w:bookmarkEnd w:id="297"/>
    </w:p>
    <w:p w:rsidR="00662AD5" w:rsidRDefault="00662AD5">
      <w:pPr>
        <w:pStyle w:val="processgraphic"/>
      </w:pPr>
      <w:bookmarkStart w:id="298" w:name="IDARXNZI"/>
      <w:bookmarkEnd w:id="298"/>
    </w:p>
    <w:p w:rsidR="00662AD5" w:rsidRDefault="00D15DB5">
      <w:pPr>
        <w:pStyle w:val="stagesrolestasksheader"/>
      </w:pPr>
      <w:r>
        <w:t>Process Content</w:t>
      </w:r>
    </w:p>
    <w:p w:rsidR="00662AD5" w:rsidRDefault="00662AD5">
      <w:pPr>
        <w:pStyle w:val="stage"/>
      </w:pPr>
      <w:r>
        <w:fldChar w:fldCharType="begin"/>
      </w:r>
      <w:r w:rsidR="00D15DB5">
        <w:instrText xml:space="preserve"> XE "Stages:Create Payment Group" </w:instrText>
      </w:r>
      <w:r>
        <w:fldChar w:fldCharType="end"/>
      </w:r>
      <w:r>
        <w:fldChar w:fldCharType="begin"/>
      </w:r>
      <w:r w:rsidR="00D15DB5">
        <w:instrText xml:space="preserve"> XE "Create Payment Group (stage)" </w:instrText>
      </w:r>
      <w:r>
        <w:fldChar w:fldCharType="end"/>
      </w:r>
      <w:r w:rsidR="00D15DB5">
        <w:t>Create Payment Group</w:t>
      </w:r>
    </w:p>
    <w:p w:rsidR="00662AD5" w:rsidRDefault="00876F52">
      <w:pPr>
        <w:pStyle w:val="stagegraphic"/>
      </w:pPr>
      <w:bookmarkStart w:id="299" w:name="IDAGZNZI"/>
      <w:bookmarkEnd w:id="299"/>
      <w:r>
        <w:rPr>
          <w:noProof/>
          <w:lang w:val="en-GB" w:eastAsia="en-GB"/>
        </w:rPr>
        <w:drawing>
          <wp:inline distT="0" distB="0" distL="0" distR="0">
            <wp:extent cx="2933700" cy="1009650"/>
            <wp:effectExtent l="0" t="0" r="0" b="0"/>
            <wp:docPr id="43" name="Picture 43" descr="uuid_95F3ABBD-AF41-4706-84CB-C3AFA3EA7233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uid_95F3ABBD-AF41-4706-84CB-C3AFA3EA7233_stage_2_p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1009650"/>
                    </a:xfrm>
                    <a:prstGeom prst="rect">
                      <a:avLst/>
                    </a:prstGeom>
                    <a:noFill/>
                    <a:ln>
                      <a:noFill/>
                    </a:ln>
                  </pic:spPr>
                </pic:pic>
              </a:graphicData>
            </a:graphic>
          </wp:inline>
        </w:drawing>
      </w:r>
    </w:p>
    <w:p w:rsidR="00662AD5" w:rsidRDefault="00FE5742">
      <w:pPr>
        <w:pStyle w:val="captiontext"/>
      </w:pPr>
      <w:bookmarkStart w:id="300" w:name="_Toc494301304"/>
      <w:r>
        <w:t>4</w:t>
      </w:r>
      <w:r w:rsidR="00D15DB5">
        <w:t>2. Process: AR Payment, Stage: Create Payment Group</w:t>
      </w:r>
      <w:bookmarkEnd w:id="300"/>
    </w:p>
    <w:p w:rsidR="00662AD5" w:rsidRDefault="00662AD5">
      <w:pPr>
        <w:pStyle w:val="stage"/>
      </w:pPr>
      <w:r>
        <w:fldChar w:fldCharType="begin"/>
      </w:r>
      <w:r w:rsidR="00D15DB5">
        <w:instrText xml:space="preserve"> XE "Stages:Enter Payment" </w:instrText>
      </w:r>
      <w:r>
        <w:fldChar w:fldCharType="end"/>
      </w:r>
      <w:r>
        <w:fldChar w:fldCharType="begin"/>
      </w:r>
      <w:r w:rsidR="00D15DB5">
        <w:instrText xml:space="preserve"> XE "Enter Payment (stage)" </w:instrText>
      </w:r>
      <w:r>
        <w:fldChar w:fldCharType="end"/>
      </w:r>
      <w:r w:rsidR="00D15DB5">
        <w:t>Enter Payment</w:t>
      </w:r>
    </w:p>
    <w:p w:rsidR="00662AD5" w:rsidRDefault="00876F52">
      <w:pPr>
        <w:pStyle w:val="stagegraphic"/>
      </w:pPr>
      <w:bookmarkStart w:id="301" w:name="IDAD1NZI"/>
      <w:bookmarkEnd w:id="301"/>
      <w:r>
        <w:rPr>
          <w:noProof/>
          <w:lang w:val="en-GB" w:eastAsia="en-GB"/>
        </w:rPr>
        <w:drawing>
          <wp:inline distT="0" distB="0" distL="0" distR="0">
            <wp:extent cx="5753100" cy="1343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343025"/>
                    </a:xfrm>
                    <a:prstGeom prst="rect">
                      <a:avLst/>
                    </a:prstGeom>
                    <a:noFill/>
                    <a:ln>
                      <a:noFill/>
                    </a:ln>
                  </pic:spPr>
                </pic:pic>
              </a:graphicData>
            </a:graphic>
          </wp:inline>
        </w:drawing>
      </w:r>
    </w:p>
    <w:p w:rsidR="00662AD5" w:rsidRDefault="00FE5742">
      <w:pPr>
        <w:pStyle w:val="captiontext"/>
      </w:pPr>
      <w:bookmarkStart w:id="302" w:name="_Toc494301305"/>
      <w:r>
        <w:t>4</w:t>
      </w:r>
      <w:r w:rsidR="00D15DB5">
        <w:t>3. Process: AR Payment, Stage: Enter Payment</w:t>
      </w:r>
      <w:bookmarkEnd w:id="302"/>
    </w:p>
    <w:p w:rsidR="00662AD5" w:rsidRDefault="00662AD5">
      <w:pPr>
        <w:pStyle w:val="stagegraphic"/>
      </w:pPr>
      <w:bookmarkStart w:id="303" w:name="IDAN1NZI"/>
      <w:bookmarkEnd w:id="303"/>
    </w:p>
    <w:p w:rsidR="00662AD5" w:rsidRDefault="00662AD5">
      <w:pPr>
        <w:pStyle w:val="stage"/>
      </w:pPr>
      <w:r>
        <w:lastRenderedPageBreak/>
        <w:fldChar w:fldCharType="begin"/>
      </w:r>
      <w:r w:rsidR="00D15DB5">
        <w:instrText xml:space="preserve"> XE "Stages:Post Payment" </w:instrText>
      </w:r>
      <w:r>
        <w:fldChar w:fldCharType="end"/>
      </w:r>
      <w:r>
        <w:fldChar w:fldCharType="begin"/>
      </w:r>
      <w:r w:rsidR="00D15DB5">
        <w:instrText xml:space="preserve"> XE "Post Payment (stage)" </w:instrText>
      </w:r>
      <w:r>
        <w:fldChar w:fldCharType="end"/>
      </w:r>
      <w:r w:rsidR="00D15DB5">
        <w:t>Post Payment</w:t>
      </w:r>
    </w:p>
    <w:p w:rsidR="00662AD5" w:rsidRDefault="00876F52">
      <w:pPr>
        <w:pStyle w:val="stagegraphic"/>
      </w:pPr>
      <w:bookmarkStart w:id="304" w:name="IDAA3NZI"/>
      <w:bookmarkEnd w:id="304"/>
      <w:r>
        <w:rPr>
          <w:noProof/>
          <w:lang w:val="en-GB" w:eastAsia="en-GB"/>
        </w:rPr>
        <w:drawing>
          <wp:inline distT="0" distB="0" distL="0" distR="0">
            <wp:extent cx="5762625" cy="1819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1819275"/>
                    </a:xfrm>
                    <a:prstGeom prst="rect">
                      <a:avLst/>
                    </a:prstGeom>
                    <a:noFill/>
                    <a:ln>
                      <a:noFill/>
                    </a:ln>
                  </pic:spPr>
                </pic:pic>
              </a:graphicData>
            </a:graphic>
          </wp:inline>
        </w:drawing>
      </w:r>
    </w:p>
    <w:p w:rsidR="00662AD5" w:rsidRDefault="00FE5742">
      <w:pPr>
        <w:pStyle w:val="captiontext"/>
      </w:pPr>
      <w:bookmarkStart w:id="305" w:name="_Toc494301307"/>
      <w:r>
        <w:t>44</w:t>
      </w:r>
      <w:r w:rsidR="00D15DB5">
        <w:t>. Process: AR Payment, Stage: Post Payment</w:t>
      </w:r>
      <w:bookmarkEnd w:id="305"/>
    </w:p>
    <w:p w:rsidR="00CF52AC" w:rsidRPr="007B406F" w:rsidRDefault="00CF52AC" w:rsidP="00CF52AC">
      <w:pPr>
        <w:rPr>
          <w:b/>
        </w:rPr>
      </w:pPr>
      <w:bookmarkStart w:id="306" w:name="IDAK3NZI"/>
      <w:bookmarkEnd w:id="306"/>
      <w:r w:rsidRPr="007B406F">
        <w:rPr>
          <w:b/>
        </w:rPr>
        <w:t>GAPs/ Configuration changes Identified:</w:t>
      </w:r>
    </w:p>
    <w:p w:rsidR="00CF52AC" w:rsidRDefault="00CF52AC" w:rsidP="00CF52A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CF52AC" w:rsidTr="006C6167">
        <w:tc>
          <w:tcPr>
            <w:tcW w:w="2315" w:type="dxa"/>
            <w:shd w:val="clear" w:color="auto" w:fill="auto"/>
          </w:tcPr>
          <w:p w:rsidR="00CF52AC" w:rsidRDefault="00CF52AC" w:rsidP="006C6167">
            <w:r>
              <w:t>Definition</w:t>
            </w:r>
          </w:p>
        </w:tc>
        <w:tc>
          <w:tcPr>
            <w:tcW w:w="2424" w:type="dxa"/>
            <w:shd w:val="clear" w:color="auto" w:fill="auto"/>
          </w:tcPr>
          <w:p w:rsidR="00CF52AC" w:rsidRDefault="00CF52AC" w:rsidP="006C6167">
            <w:r>
              <w:t xml:space="preserve">Type </w:t>
            </w:r>
          </w:p>
        </w:tc>
        <w:tc>
          <w:tcPr>
            <w:tcW w:w="1858" w:type="dxa"/>
            <w:shd w:val="clear" w:color="auto" w:fill="auto"/>
          </w:tcPr>
          <w:p w:rsidR="00CF52AC" w:rsidRDefault="00CF52AC" w:rsidP="006C6167"/>
        </w:tc>
        <w:tc>
          <w:tcPr>
            <w:tcW w:w="2466" w:type="dxa"/>
            <w:shd w:val="clear" w:color="auto" w:fill="auto"/>
          </w:tcPr>
          <w:p w:rsidR="00CF52AC" w:rsidRDefault="00CF52AC" w:rsidP="006C6167">
            <w:r>
              <w:t>Comments</w:t>
            </w:r>
          </w:p>
        </w:tc>
      </w:tr>
      <w:tr w:rsidR="00CF52AC" w:rsidTr="006C6167">
        <w:tc>
          <w:tcPr>
            <w:tcW w:w="2315" w:type="dxa"/>
            <w:shd w:val="clear" w:color="auto" w:fill="auto"/>
          </w:tcPr>
          <w:p w:rsidR="00CF52AC" w:rsidRPr="00FE63A9" w:rsidRDefault="00CF52AC" w:rsidP="006C6167">
            <w:pPr>
              <w:rPr>
                <w:sz w:val="16"/>
                <w:szCs w:val="16"/>
              </w:rPr>
            </w:pPr>
            <w:r w:rsidRPr="00FE63A9">
              <w:rPr>
                <w:sz w:val="16"/>
                <w:szCs w:val="16"/>
              </w:rPr>
              <w:t>N/A</w:t>
            </w:r>
          </w:p>
        </w:tc>
        <w:tc>
          <w:tcPr>
            <w:tcW w:w="2424" w:type="dxa"/>
            <w:shd w:val="clear" w:color="auto" w:fill="auto"/>
          </w:tcPr>
          <w:p w:rsidR="00CF52AC" w:rsidRPr="00FE63A9" w:rsidRDefault="00CF52AC" w:rsidP="006C6167">
            <w:pPr>
              <w:rPr>
                <w:sz w:val="16"/>
                <w:szCs w:val="16"/>
              </w:rPr>
            </w:pPr>
            <w:r w:rsidRPr="00FE63A9">
              <w:rPr>
                <w:sz w:val="16"/>
                <w:szCs w:val="16"/>
              </w:rPr>
              <w:t>N/A</w:t>
            </w:r>
          </w:p>
        </w:tc>
        <w:tc>
          <w:tcPr>
            <w:tcW w:w="1858" w:type="dxa"/>
            <w:shd w:val="clear" w:color="auto" w:fill="auto"/>
          </w:tcPr>
          <w:p w:rsidR="00CF52AC" w:rsidRPr="00FE63A9" w:rsidRDefault="00CF52AC" w:rsidP="006C6167">
            <w:pPr>
              <w:rPr>
                <w:sz w:val="16"/>
                <w:szCs w:val="16"/>
              </w:rPr>
            </w:pPr>
          </w:p>
        </w:tc>
        <w:tc>
          <w:tcPr>
            <w:tcW w:w="2466" w:type="dxa"/>
            <w:shd w:val="clear" w:color="auto" w:fill="auto"/>
          </w:tcPr>
          <w:p w:rsidR="00CF52AC" w:rsidRPr="00FE63A9" w:rsidRDefault="00CF52AC" w:rsidP="006C6167">
            <w:pPr>
              <w:rPr>
                <w:sz w:val="16"/>
                <w:szCs w:val="16"/>
              </w:rPr>
            </w:pPr>
            <w:r w:rsidRPr="00FE63A9">
              <w:rPr>
                <w:sz w:val="16"/>
                <w:szCs w:val="16"/>
              </w:rPr>
              <w:t>N/A</w:t>
            </w:r>
          </w:p>
        </w:tc>
      </w:tr>
    </w:tbl>
    <w:p w:rsidR="00662AD5" w:rsidRDefault="00662AD5">
      <w:pPr>
        <w:pStyle w:val="stagegraphic"/>
      </w:pPr>
    </w:p>
    <w:p w:rsidR="00BD669F" w:rsidRDefault="00D15DB5">
      <w:pPr>
        <w:pStyle w:val="processHeading"/>
      </w:pPr>
      <w:bookmarkStart w:id="307" w:name="_Toc494408383"/>
      <w:r>
        <w:lastRenderedPageBreak/>
        <w:t>Matching Credit Memo/Invoice</w:t>
      </w:r>
      <w:bookmarkEnd w:id="307"/>
    </w:p>
    <w:tbl>
      <w:tblPr>
        <w:tblW w:w="0" w:type="auto"/>
        <w:tblInd w:w="620" w:type="dxa"/>
        <w:tblLook w:val="0000" w:firstRow="0" w:lastRow="0" w:firstColumn="0" w:lastColumn="0" w:noHBand="0" w:noVBand="0"/>
      </w:tblPr>
      <w:tblGrid>
        <w:gridCol w:w="7841"/>
      </w:tblGrid>
      <w:tr w:rsidR="00BD669F" w:rsidTr="006C6167">
        <w:tc>
          <w:tcPr>
            <w:tcW w:w="7841" w:type="dxa"/>
          </w:tcPr>
          <w:p w:rsidR="00BD669F" w:rsidRDefault="00BD669F" w:rsidP="006C6167">
            <w:pPr>
              <w:pStyle w:val="notegroup"/>
            </w:pPr>
            <w:r>
              <w:t>User Notes</w:t>
            </w:r>
          </w:p>
        </w:tc>
      </w:tr>
      <w:tr w:rsidR="00BD669F" w:rsidRPr="0085400E" w:rsidTr="006C6167">
        <w:tc>
          <w:tcPr>
            <w:tcW w:w="7841" w:type="dxa"/>
          </w:tcPr>
          <w:p w:rsidR="00BD669F" w:rsidRDefault="00BD669F" w:rsidP="006C6167">
            <w:pPr>
              <w:pStyle w:val="noteheader"/>
            </w:pPr>
            <w:r>
              <w:t xml:space="preserve">Process definition: </w:t>
            </w:r>
          </w:p>
          <w:p w:rsidR="00BD669F" w:rsidRDefault="00BD669F" w:rsidP="006C6167">
            <w:pPr>
              <w:spacing w:after="200" w:line="276" w:lineRule="auto"/>
              <w:rPr>
                <w:rFonts w:ascii="Calibri" w:hAnsi="Calibri"/>
                <w:sz w:val="22"/>
                <w:szCs w:val="22"/>
              </w:rPr>
            </w:pPr>
            <w:r>
              <w:rPr>
                <w:rFonts w:ascii="Calibri" w:hAnsi="Calibri"/>
                <w:sz w:val="22"/>
                <w:szCs w:val="22"/>
              </w:rPr>
              <w:t>This process starts with matching the prepayment or credit memo against invoice.</w:t>
            </w:r>
          </w:p>
          <w:p w:rsidR="00BD669F" w:rsidRPr="0085400E" w:rsidRDefault="00BD669F" w:rsidP="00BD669F">
            <w:pPr>
              <w:spacing w:after="200" w:line="276" w:lineRule="auto"/>
              <w:rPr>
                <w:rFonts w:ascii="Calibri" w:hAnsi="Calibri"/>
                <w:sz w:val="22"/>
                <w:szCs w:val="22"/>
              </w:rPr>
            </w:pPr>
            <w:r>
              <w:rPr>
                <w:rFonts w:ascii="Calibri" w:hAnsi="Calibri"/>
                <w:sz w:val="22"/>
                <w:szCs w:val="22"/>
              </w:rPr>
              <w:t>This workflow starts from selecting the prepayment or credit memo and matching against the invoice.</w:t>
            </w:r>
          </w:p>
        </w:tc>
      </w:tr>
    </w:tbl>
    <w:p w:rsidR="00662AD5" w:rsidRDefault="00876F52">
      <w:pPr>
        <w:pStyle w:val="processgraphic"/>
      </w:pPr>
      <w:bookmarkStart w:id="308" w:name="IDA14NZI"/>
      <w:bookmarkEnd w:id="308"/>
      <w:r>
        <w:rPr>
          <w:noProof/>
          <w:lang w:val="en-GB" w:eastAsia="en-GB"/>
        </w:rPr>
        <w:drawing>
          <wp:inline distT="0" distB="0" distL="0" distR="0">
            <wp:extent cx="3514725" cy="1009650"/>
            <wp:effectExtent l="0" t="0" r="0" b="0"/>
            <wp:docPr id="46" name="Picture 46" descr="uuid_759B29A2-031B-433E-9569-776BBDD6B74E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uid_759B29A2-031B-433E-9569-776BBDD6B74E_view_p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4725" cy="1009650"/>
                    </a:xfrm>
                    <a:prstGeom prst="rect">
                      <a:avLst/>
                    </a:prstGeom>
                    <a:noFill/>
                    <a:ln>
                      <a:noFill/>
                    </a:ln>
                  </pic:spPr>
                </pic:pic>
              </a:graphicData>
            </a:graphic>
          </wp:inline>
        </w:drawing>
      </w:r>
    </w:p>
    <w:p w:rsidR="00662AD5" w:rsidRDefault="00FE5742">
      <w:pPr>
        <w:pStyle w:val="captiontext"/>
      </w:pPr>
      <w:bookmarkStart w:id="309" w:name="_Toc494301309"/>
      <w:r>
        <w:t>45</w:t>
      </w:r>
      <w:r w:rsidR="00D15DB5">
        <w:t>. Process: Matching Credit Memo/Invoice</w:t>
      </w:r>
      <w:bookmarkEnd w:id="309"/>
    </w:p>
    <w:p w:rsidR="00662AD5" w:rsidRDefault="00D15DB5" w:rsidP="00FE5742">
      <w:pPr>
        <w:pStyle w:val="whocaninitiate"/>
      </w:pPr>
      <w:r>
        <w:t>Process Content</w:t>
      </w:r>
    </w:p>
    <w:p w:rsidR="00662AD5" w:rsidRDefault="00662AD5">
      <w:pPr>
        <w:pStyle w:val="stage"/>
      </w:pPr>
      <w:r>
        <w:fldChar w:fldCharType="begin"/>
      </w:r>
      <w:r w:rsidR="00D15DB5">
        <w:instrText xml:space="preserve"> XE "Stages:Credit Memo/Invoice Matching" </w:instrText>
      </w:r>
      <w:r>
        <w:fldChar w:fldCharType="end"/>
      </w:r>
      <w:r>
        <w:fldChar w:fldCharType="begin"/>
      </w:r>
      <w:r w:rsidR="00D15DB5">
        <w:instrText xml:space="preserve"> XE "Credit Memo/Invoice Matching (stage)" </w:instrText>
      </w:r>
      <w:r>
        <w:fldChar w:fldCharType="end"/>
      </w:r>
      <w:r w:rsidR="00D15DB5">
        <w:t>Credit Memo/Invoice Matching</w:t>
      </w:r>
    </w:p>
    <w:p w:rsidR="00662AD5" w:rsidRDefault="00876F52">
      <w:pPr>
        <w:pStyle w:val="stagegraphic"/>
      </w:pPr>
      <w:bookmarkStart w:id="310" w:name="IDAAZQ2K"/>
      <w:bookmarkEnd w:id="310"/>
      <w:r>
        <w:rPr>
          <w:noProof/>
          <w:lang w:val="en-GB" w:eastAsia="en-GB"/>
        </w:rPr>
        <w:drawing>
          <wp:inline distT="0" distB="0" distL="0" distR="0">
            <wp:extent cx="3400425" cy="1133475"/>
            <wp:effectExtent l="0" t="0" r="0" b="0"/>
            <wp:docPr id="47" name="Picture 47" descr="uuid_759B29A2-031B-433E-9569-776BBDD6B74E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uid_759B29A2-031B-433E-9569-776BBDD6B74E_stage_2_p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0425" cy="1133475"/>
                    </a:xfrm>
                    <a:prstGeom prst="rect">
                      <a:avLst/>
                    </a:prstGeom>
                    <a:noFill/>
                    <a:ln>
                      <a:noFill/>
                    </a:ln>
                  </pic:spPr>
                </pic:pic>
              </a:graphicData>
            </a:graphic>
          </wp:inline>
        </w:drawing>
      </w:r>
    </w:p>
    <w:p w:rsidR="00BC726B" w:rsidRDefault="00FE5742">
      <w:pPr>
        <w:pStyle w:val="captiontext"/>
      </w:pPr>
      <w:bookmarkStart w:id="311" w:name="_Toc494301310"/>
      <w:r>
        <w:t>46</w:t>
      </w:r>
      <w:r w:rsidR="00D15DB5">
        <w:t>. Process: Matching Credit Memo/Invoice, Stage: Credit Memo/Invoice Matching</w:t>
      </w:r>
      <w:bookmarkEnd w:id="311"/>
    </w:p>
    <w:p w:rsidR="00BC726B" w:rsidRPr="00BC726B" w:rsidRDefault="00BC726B" w:rsidP="00BC726B"/>
    <w:p w:rsidR="00BC726B" w:rsidRDefault="00BC726B" w:rsidP="00BC726B"/>
    <w:p w:rsidR="00BC726B" w:rsidRPr="007B406F" w:rsidRDefault="00BC726B" w:rsidP="00BC726B">
      <w:pPr>
        <w:rPr>
          <w:b/>
        </w:rPr>
      </w:pPr>
      <w:r w:rsidRPr="007B406F">
        <w:rPr>
          <w:b/>
        </w:rPr>
        <w:t>GAPs/ Configuration changes Identified:</w:t>
      </w:r>
    </w:p>
    <w:p w:rsidR="00BC726B" w:rsidRDefault="00BC726B" w:rsidP="00BC72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BC726B" w:rsidTr="006C6167">
        <w:tc>
          <w:tcPr>
            <w:tcW w:w="2315" w:type="dxa"/>
            <w:shd w:val="clear" w:color="auto" w:fill="auto"/>
          </w:tcPr>
          <w:p w:rsidR="00BC726B" w:rsidRDefault="00BC726B" w:rsidP="006C6167">
            <w:r>
              <w:t>Definition</w:t>
            </w:r>
          </w:p>
        </w:tc>
        <w:tc>
          <w:tcPr>
            <w:tcW w:w="2424" w:type="dxa"/>
            <w:shd w:val="clear" w:color="auto" w:fill="auto"/>
          </w:tcPr>
          <w:p w:rsidR="00BC726B" w:rsidRDefault="00BC726B" w:rsidP="006C6167">
            <w:r>
              <w:t xml:space="preserve">Type </w:t>
            </w:r>
          </w:p>
        </w:tc>
        <w:tc>
          <w:tcPr>
            <w:tcW w:w="1858" w:type="dxa"/>
            <w:shd w:val="clear" w:color="auto" w:fill="auto"/>
          </w:tcPr>
          <w:p w:rsidR="00BC726B" w:rsidRDefault="00BC726B" w:rsidP="006C6167"/>
        </w:tc>
        <w:tc>
          <w:tcPr>
            <w:tcW w:w="2466" w:type="dxa"/>
            <w:shd w:val="clear" w:color="auto" w:fill="auto"/>
          </w:tcPr>
          <w:p w:rsidR="00BC726B" w:rsidRDefault="00BC726B" w:rsidP="006C6167">
            <w:r>
              <w:t>Comments</w:t>
            </w:r>
          </w:p>
        </w:tc>
      </w:tr>
      <w:tr w:rsidR="00BC726B" w:rsidTr="006C6167">
        <w:tc>
          <w:tcPr>
            <w:tcW w:w="2315" w:type="dxa"/>
            <w:shd w:val="clear" w:color="auto" w:fill="auto"/>
          </w:tcPr>
          <w:p w:rsidR="00BC726B" w:rsidRPr="00FE63A9" w:rsidRDefault="00BC726B" w:rsidP="006C6167">
            <w:pPr>
              <w:rPr>
                <w:sz w:val="16"/>
                <w:szCs w:val="16"/>
              </w:rPr>
            </w:pPr>
            <w:r w:rsidRPr="00FE63A9">
              <w:rPr>
                <w:sz w:val="16"/>
                <w:szCs w:val="16"/>
              </w:rPr>
              <w:t>N/A</w:t>
            </w:r>
          </w:p>
        </w:tc>
        <w:tc>
          <w:tcPr>
            <w:tcW w:w="2424" w:type="dxa"/>
            <w:shd w:val="clear" w:color="auto" w:fill="auto"/>
          </w:tcPr>
          <w:p w:rsidR="00BC726B" w:rsidRPr="00FE63A9" w:rsidRDefault="00BC726B" w:rsidP="006C6167">
            <w:pPr>
              <w:rPr>
                <w:sz w:val="16"/>
                <w:szCs w:val="16"/>
              </w:rPr>
            </w:pPr>
            <w:r w:rsidRPr="00FE63A9">
              <w:rPr>
                <w:sz w:val="16"/>
                <w:szCs w:val="16"/>
              </w:rPr>
              <w:t>N/A</w:t>
            </w:r>
          </w:p>
        </w:tc>
        <w:tc>
          <w:tcPr>
            <w:tcW w:w="1858" w:type="dxa"/>
            <w:shd w:val="clear" w:color="auto" w:fill="auto"/>
          </w:tcPr>
          <w:p w:rsidR="00BC726B" w:rsidRPr="00FE63A9" w:rsidRDefault="00BC726B" w:rsidP="006C6167">
            <w:pPr>
              <w:rPr>
                <w:sz w:val="16"/>
                <w:szCs w:val="16"/>
              </w:rPr>
            </w:pPr>
          </w:p>
        </w:tc>
        <w:tc>
          <w:tcPr>
            <w:tcW w:w="2466" w:type="dxa"/>
            <w:shd w:val="clear" w:color="auto" w:fill="auto"/>
          </w:tcPr>
          <w:p w:rsidR="00BC726B" w:rsidRPr="00FE63A9" w:rsidRDefault="00BC726B" w:rsidP="006C6167">
            <w:pPr>
              <w:rPr>
                <w:sz w:val="16"/>
                <w:szCs w:val="16"/>
              </w:rPr>
            </w:pPr>
            <w:r w:rsidRPr="00FE63A9">
              <w:rPr>
                <w:sz w:val="16"/>
                <w:szCs w:val="16"/>
              </w:rPr>
              <w:t>N/A</w:t>
            </w:r>
          </w:p>
        </w:tc>
      </w:tr>
    </w:tbl>
    <w:p w:rsidR="00BC726B" w:rsidRDefault="00BC726B" w:rsidP="00BC726B">
      <w:pPr>
        <w:pStyle w:val="stagegraphic"/>
      </w:pPr>
    </w:p>
    <w:p w:rsidR="00662AD5" w:rsidRPr="00BC726B" w:rsidRDefault="00662AD5" w:rsidP="00BC726B">
      <w:pPr>
        <w:ind w:firstLine="720"/>
      </w:pPr>
    </w:p>
    <w:p w:rsidR="00FA4E65" w:rsidRDefault="00D15DB5">
      <w:pPr>
        <w:pStyle w:val="processHeading"/>
      </w:pPr>
      <w:bookmarkStart w:id="312" w:name="_Toc494408384"/>
      <w:r>
        <w:lastRenderedPageBreak/>
        <w:t>AR Reporting</w:t>
      </w:r>
      <w:bookmarkEnd w:id="312"/>
    </w:p>
    <w:tbl>
      <w:tblPr>
        <w:tblW w:w="0" w:type="auto"/>
        <w:tblInd w:w="620" w:type="dxa"/>
        <w:tblLook w:val="0000" w:firstRow="0" w:lastRow="0" w:firstColumn="0" w:lastColumn="0" w:noHBand="0" w:noVBand="0"/>
      </w:tblPr>
      <w:tblGrid>
        <w:gridCol w:w="7841"/>
      </w:tblGrid>
      <w:tr w:rsidR="00FA4E65" w:rsidTr="006C6167">
        <w:tc>
          <w:tcPr>
            <w:tcW w:w="7841" w:type="dxa"/>
          </w:tcPr>
          <w:p w:rsidR="00FA4E65" w:rsidRDefault="00FA4E65" w:rsidP="006C6167">
            <w:pPr>
              <w:pStyle w:val="notegroup"/>
            </w:pPr>
            <w:r>
              <w:t>User Notes</w:t>
            </w:r>
          </w:p>
        </w:tc>
      </w:tr>
      <w:tr w:rsidR="00FA4E65" w:rsidRPr="0085400E" w:rsidTr="006C6167">
        <w:tc>
          <w:tcPr>
            <w:tcW w:w="7841" w:type="dxa"/>
          </w:tcPr>
          <w:p w:rsidR="00FA4E65" w:rsidRDefault="00FA4E65" w:rsidP="006C6167">
            <w:pPr>
              <w:pStyle w:val="noteheader"/>
            </w:pPr>
            <w:r>
              <w:t xml:space="preserve">Process definition: </w:t>
            </w:r>
          </w:p>
          <w:p w:rsidR="00FA4E65" w:rsidRDefault="00FA4E65" w:rsidP="006C6167">
            <w:pPr>
              <w:spacing w:after="200" w:line="276" w:lineRule="auto"/>
              <w:rPr>
                <w:rFonts w:ascii="Calibri" w:hAnsi="Calibri"/>
                <w:sz w:val="22"/>
                <w:szCs w:val="22"/>
              </w:rPr>
            </w:pPr>
            <w:r>
              <w:rPr>
                <w:rFonts w:ascii="Calibri" w:hAnsi="Calibri"/>
                <w:sz w:val="22"/>
                <w:szCs w:val="22"/>
              </w:rPr>
              <w:t>This process starts with generating the AR reconciliation reports to be compared with the general ledger balances.</w:t>
            </w:r>
          </w:p>
          <w:p w:rsidR="00FA4E65" w:rsidRPr="0085400E" w:rsidRDefault="00FA4E65" w:rsidP="00FA4E65">
            <w:pPr>
              <w:spacing w:after="200" w:line="276" w:lineRule="auto"/>
              <w:rPr>
                <w:rFonts w:ascii="Calibri" w:hAnsi="Calibri"/>
                <w:sz w:val="22"/>
                <w:szCs w:val="22"/>
              </w:rPr>
            </w:pPr>
            <w:r>
              <w:rPr>
                <w:rFonts w:ascii="Calibri" w:hAnsi="Calibri"/>
                <w:sz w:val="22"/>
                <w:szCs w:val="22"/>
              </w:rPr>
              <w:t>This workflow starts from generating the AR reports.</w:t>
            </w:r>
          </w:p>
        </w:tc>
      </w:tr>
    </w:tbl>
    <w:p w:rsidR="00662AD5" w:rsidRDefault="00876F52">
      <w:pPr>
        <w:pStyle w:val="processgraphic"/>
      </w:pPr>
      <w:bookmarkStart w:id="313" w:name="IDAT0Q2K"/>
      <w:bookmarkEnd w:id="313"/>
      <w:r>
        <w:rPr>
          <w:noProof/>
          <w:lang w:val="en-GB" w:eastAsia="en-GB"/>
        </w:rPr>
        <w:drawing>
          <wp:inline distT="0" distB="0" distL="0" distR="0">
            <wp:extent cx="3552825" cy="1200150"/>
            <wp:effectExtent l="0" t="0" r="0" b="0"/>
            <wp:docPr id="48" name="Picture 48" descr="uuid_A607BF85-B1E5-4002-AF4A-CD55BEB88F14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uid_A607BF85-B1E5-4002-AF4A-CD55BEB88F14_view_p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2825" cy="1200150"/>
                    </a:xfrm>
                    <a:prstGeom prst="rect">
                      <a:avLst/>
                    </a:prstGeom>
                    <a:noFill/>
                    <a:ln>
                      <a:noFill/>
                    </a:ln>
                  </pic:spPr>
                </pic:pic>
              </a:graphicData>
            </a:graphic>
          </wp:inline>
        </w:drawing>
      </w:r>
    </w:p>
    <w:p w:rsidR="00662AD5" w:rsidRDefault="00FE5742">
      <w:pPr>
        <w:pStyle w:val="captiontext"/>
      </w:pPr>
      <w:bookmarkStart w:id="314" w:name="_Toc494301311"/>
      <w:r>
        <w:t>47</w:t>
      </w:r>
      <w:r w:rsidR="00D15DB5">
        <w:t>. Process: AR Reporting</w:t>
      </w:r>
      <w:bookmarkEnd w:id="314"/>
    </w:p>
    <w:p w:rsidR="00662AD5" w:rsidRDefault="00D15DB5">
      <w:pPr>
        <w:pStyle w:val="stagesrolestasksheader"/>
      </w:pPr>
      <w:r>
        <w:t>Process Content</w:t>
      </w:r>
    </w:p>
    <w:p w:rsidR="00662AD5" w:rsidRDefault="00662AD5">
      <w:pPr>
        <w:pStyle w:val="stage"/>
      </w:pPr>
      <w:r>
        <w:fldChar w:fldCharType="begin"/>
      </w:r>
      <w:r w:rsidR="00D15DB5">
        <w:instrText xml:space="preserve"> XE "Stages:Generate AR Reporting" </w:instrText>
      </w:r>
      <w:r>
        <w:fldChar w:fldCharType="end"/>
      </w:r>
      <w:r>
        <w:fldChar w:fldCharType="begin"/>
      </w:r>
      <w:r w:rsidR="00D15DB5">
        <w:instrText xml:space="preserve"> XE "Generate AR Reporting (stage)" </w:instrText>
      </w:r>
      <w:r>
        <w:fldChar w:fldCharType="end"/>
      </w:r>
      <w:r w:rsidR="00D15DB5">
        <w:t>Generate AR Reporting</w:t>
      </w:r>
    </w:p>
    <w:p w:rsidR="00662AD5" w:rsidRDefault="00876F52">
      <w:pPr>
        <w:pStyle w:val="stagegraphic"/>
      </w:pPr>
      <w:bookmarkStart w:id="315" w:name="IDA32Q2K"/>
      <w:bookmarkEnd w:id="315"/>
      <w:r>
        <w:rPr>
          <w:noProof/>
          <w:lang w:val="en-GB" w:eastAsia="en-GB"/>
        </w:rPr>
        <w:drawing>
          <wp:inline distT="0" distB="0" distL="0" distR="0">
            <wp:extent cx="5334000" cy="2447925"/>
            <wp:effectExtent l="0" t="0" r="0" b="0"/>
            <wp:docPr id="49" name="Picture 49" descr="uuid_A607BF85-B1E5-4002-AF4A-CD55BEB88F14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uid_A607BF85-B1E5-4002-AF4A-CD55BEB88F14_stage_2_p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2447925"/>
                    </a:xfrm>
                    <a:prstGeom prst="rect">
                      <a:avLst/>
                    </a:prstGeom>
                    <a:noFill/>
                    <a:ln>
                      <a:noFill/>
                    </a:ln>
                  </pic:spPr>
                </pic:pic>
              </a:graphicData>
            </a:graphic>
          </wp:inline>
        </w:drawing>
      </w:r>
    </w:p>
    <w:p w:rsidR="00BC384F" w:rsidRDefault="002148A8">
      <w:pPr>
        <w:pStyle w:val="captiontext"/>
      </w:pPr>
      <w:bookmarkStart w:id="316" w:name="_Toc494301312"/>
      <w:r>
        <w:t>48</w:t>
      </w:r>
      <w:r w:rsidR="00D15DB5">
        <w:t>. Process: AR Reporting, Stage: Generate AR Reporting</w:t>
      </w:r>
      <w:bookmarkEnd w:id="316"/>
    </w:p>
    <w:p w:rsidR="00BC384F" w:rsidRPr="00BC384F" w:rsidRDefault="00BC384F" w:rsidP="00BC384F"/>
    <w:p w:rsidR="00BC384F" w:rsidRDefault="00BC384F" w:rsidP="00BC384F"/>
    <w:p w:rsidR="00BC384F" w:rsidRPr="007B406F" w:rsidRDefault="00BC384F" w:rsidP="00BC384F">
      <w:pPr>
        <w:rPr>
          <w:b/>
        </w:rPr>
      </w:pPr>
      <w:r w:rsidRPr="007B406F">
        <w:rPr>
          <w:b/>
        </w:rPr>
        <w:t>GAPs/ Configuration changes Identified:</w:t>
      </w:r>
    </w:p>
    <w:p w:rsidR="00BC384F" w:rsidRDefault="00BC384F" w:rsidP="00BC384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BC384F" w:rsidTr="006C6167">
        <w:tc>
          <w:tcPr>
            <w:tcW w:w="2315" w:type="dxa"/>
            <w:shd w:val="clear" w:color="auto" w:fill="auto"/>
          </w:tcPr>
          <w:p w:rsidR="00BC384F" w:rsidRDefault="00BC384F" w:rsidP="006C6167">
            <w:r>
              <w:t>Definition</w:t>
            </w:r>
          </w:p>
        </w:tc>
        <w:tc>
          <w:tcPr>
            <w:tcW w:w="2424" w:type="dxa"/>
            <w:shd w:val="clear" w:color="auto" w:fill="auto"/>
          </w:tcPr>
          <w:p w:rsidR="00BC384F" w:rsidRDefault="00BC384F" w:rsidP="006C6167">
            <w:r>
              <w:t xml:space="preserve">Type </w:t>
            </w:r>
          </w:p>
        </w:tc>
        <w:tc>
          <w:tcPr>
            <w:tcW w:w="1858" w:type="dxa"/>
            <w:shd w:val="clear" w:color="auto" w:fill="auto"/>
          </w:tcPr>
          <w:p w:rsidR="00BC384F" w:rsidRDefault="00BC384F" w:rsidP="006C6167"/>
        </w:tc>
        <w:tc>
          <w:tcPr>
            <w:tcW w:w="2466" w:type="dxa"/>
            <w:shd w:val="clear" w:color="auto" w:fill="auto"/>
          </w:tcPr>
          <w:p w:rsidR="00BC384F" w:rsidRDefault="00BC384F" w:rsidP="006C6167">
            <w:r>
              <w:t>Comments</w:t>
            </w:r>
          </w:p>
        </w:tc>
      </w:tr>
      <w:tr w:rsidR="00BC384F" w:rsidTr="006C6167">
        <w:tc>
          <w:tcPr>
            <w:tcW w:w="2315" w:type="dxa"/>
            <w:shd w:val="clear" w:color="auto" w:fill="auto"/>
          </w:tcPr>
          <w:p w:rsidR="00BC384F" w:rsidRPr="00FE63A9" w:rsidRDefault="00BC384F" w:rsidP="006C6167">
            <w:pPr>
              <w:rPr>
                <w:sz w:val="16"/>
                <w:szCs w:val="16"/>
              </w:rPr>
            </w:pPr>
            <w:r w:rsidRPr="00FE63A9">
              <w:rPr>
                <w:sz w:val="16"/>
                <w:szCs w:val="16"/>
              </w:rPr>
              <w:t>N/A</w:t>
            </w:r>
          </w:p>
        </w:tc>
        <w:tc>
          <w:tcPr>
            <w:tcW w:w="2424" w:type="dxa"/>
            <w:shd w:val="clear" w:color="auto" w:fill="auto"/>
          </w:tcPr>
          <w:p w:rsidR="00BC384F" w:rsidRPr="00FE63A9" w:rsidRDefault="00BC384F" w:rsidP="006C6167">
            <w:pPr>
              <w:rPr>
                <w:sz w:val="16"/>
                <w:szCs w:val="16"/>
              </w:rPr>
            </w:pPr>
            <w:r w:rsidRPr="00FE63A9">
              <w:rPr>
                <w:sz w:val="16"/>
                <w:szCs w:val="16"/>
              </w:rPr>
              <w:t>N/A</w:t>
            </w:r>
          </w:p>
        </w:tc>
        <w:tc>
          <w:tcPr>
            <w:tcW w:w="1858" w:type="dxa"/>
            <w:shd w:val="clear" w:color="auto" w:fill="auto"/>
          </w:tcPr>
          <w:p w:rsidR="00BC384F" w:rsidRPr="00FE63A9" w:rsidRDefault="00BC384F" w:rsidP="006C6167">
            <w:pPr>
              <w:rPr>
                <w:sz w:val="16"/>
                <w:szCs w:val="16"/>
              </w:rPr>
            </w:pPr>
          </w:p>
        </w:tc>
        <w:tc>
          <w:tcPr>
            <w:tcW w:w="2466" w:type="dxa"/>
            <w:shd w:val="clear" w:color="auto" w:fill="auto"/>
          </w:tcPr>
          <w:p w:rsidR="00BC384F" w:rsidRPr="00FE63A9" w:rsidRDefault="00BC384F" w:rsidP="006C6167">
            <w:pPr>
              <w:rPr>
                <w:sz w:val="16"/>
                <w:szCs w:val="16"/>
              </w:rPr>
            </w:pPr>
            <w:r w:rsidRPr="00FE63A9">
              <w:rPr>
                <w:sz w:val="16"/>
                <w:szCs w:val="16"/>
              </w:rPr>
              <w:t>N/A</w:t>
            </w:r>
          </w:p>
        </w:tc>
      </w:tr>
    </w:tbl>
    <w:p w:rsidR="00DA4C9E" w:rsidRDefault="00DA4C9E" w:rsidP="00BC384F">
      <w:pPr>
        <w:ind w:firstLine="720"/>
        <w:rPr>
          <w:ins w:id="317" w:author="Joseph Moshi" w:date="2017-10-11T08:57:00Z"/>
          <w:color w:val="FF0000"/>
          <w:highlight w:val="yellow"/>
        </w:rPr>
      </w:pPr>
    </w:p>
    <w:p w:rsidR="00662AD5" w:rsidRPr="00DA4C9E" w:rsidRDefault="001D3F37" w:rsidP="00BC384F">
      <w:pPr>
        <w:ind w:firstLine="720"/>
        <w:rPr>
          <w:ins w:id="318" w:author="Joseph Moshi" w:date="2017-10-11T08:56:00Z"/>
          <w:color w:val="FF0000"/>
          <w:highlight w:val="yellow"/>
          <w:rPrChange w:id="319" w:author="Joseph Moshi" w:date="2017-10-11T08:57:00Z">
            <w:rPr>
              <w:ins w:id="320" w:author="Joseph Moshi" w:date="2017-10-11T08:56:00Z"/>
            </w:rPr>
          </w:rPrChange>
        </w:rPr>
      </w:pPr>
      <w:ins w:id="321" w:author="Joseph Moshi" w:date="2017-10-11T08:54:00Z">
        <w:r w:rsidRPr="00DA4C9E">
          <w:rPr>
            <w:color w:val="FF0000"/>
            <w:highlight w:val="yellow"/>
            <w:rPrChange w:id="322" w:author="Joseph Moshi" w:date="2017-10-11T08:57:00Z">
              <w:rPr/>
            </w:rPrChange>
          </w:rPr>
          <w:t>MSD REVIEW COMMENTS:</w:t>
        </w:r>
      </w:ins>
      <w:ins w:id="323" w:author="Joseph Moshi" w:date="2017-10-11T08:56:00Z">
        <w:r w:rsidR="00DA4C9E" w:rsidRPr="00DA4C9E">
          <w:rPr>
            <w:color w:val="FF0000"/>
            <w:highlight w:val="yellow"/>
            <w:rPrChange w:id="324" w:author="Joseph Moshi" w:date="2017-10-11T08:57:00Z">
              <w:rPr/>
            </w:rPrChange>
          </w:rPr>
          <w:t xml:space="preserve"> </w:t>
        </w:r>
      </w:ins>
    </w:p>
    <w:p w:rsidR="00DA4C9E" w:rsidRPr="00DA4C9E" w:rsidRDefault="00DA4C9E" w:rsidP="00BC384F">
      <w:pPr>
        <w:ind w:firstLine="720"/>
        <w:rPr>
          <w:ins w:id="325" w:author="Joseph Moshi" w:date="2017-10-11T08:54:00Z"/>
          <w:color w:val="FF0000"/>
          <w:highlight w:val="yellow"/>
          <w:rPrChange w:id="326" w:author="Joseph Moshi" w:date="2017-10-11T08:57:00Z">
            <w:rPr>
              <w:ins w:id="327" w:author="Joseph Moshi" w:date="2017-10-11T08:54:00Z"/>
            </w:rPr>
          </w:rPrChange>
        </w:rPr>
      </w:pPr>
      <w:ins w:id="328" w:author="Joseph Moshi" w:date="2017-10-11T08:56:00Z">
        <w:r w:rsidRPr="00DA4C9E">
          <w:rPr>
            <w:color w:val="FF0000"/>
            <w:highlight w:val="yellow"/>
            <w:rPrChange w:id="329" w:author="Joseph Moshi" w:date="2017-10-11T08:57:00Z">
              <w:rPr/>
            </w:rPrChange>
          </w:rPr>
          <w:t>New Report in E10 and was customized in E9</w:t>
        </w:r>
      </w:ins>
      <w:ins w:id="330" w:author="Joseph Moshi" w:date="2017-10-11T08:57:00Z">
        <w:r w:rsidRPr="00DA4C9E">
          <w:rPr>
            <w:color w:val="FF0000"/>
            <w:highlight w:val="yellow"/>
            <w:rPrChange w:id="331" w:author="Joseph Moshi" w:date="2017-10-11T08:57:00Z">
              <w:rPr/>
            </w:rPrChange>
          </w:rPr>
          <w:t>.</w:t>
        </w:r>
      </w:ins>
    </w:p>
    <w:p w:rsidR="001D3F37" w:rsidRPr="00DA4C9E" w:rsidRDefault="001D3F37">
      <w:pPr>
        <w:pStyle w:val="ListParagraph"/>
        <w:numPr>
          <w:ilvl w:val="0"/>
          <w:numId w:val="60"/>
        </w:numPr>
        <w:rPr>
          <w:color w:val="FF0000"/>
          <w:highlight w:val="yellow"/>
          <w:rPrChange w:id="332" w:author="Joseph Moshi" w:date="2017-10-11T08:57:00Z">
            <w:rPr/>
          </w:rPrChange>
        </w:rPr>
        <w:pPrChange w:id="333" w:author="Joseph Moshi" w:date="2017-10-11T08:54:00Z">
          <w:pPr>
            <w:ind w:firstLine="720"/>
          </w:pPr>
        </w:pPrChange>
      </w:pPr>
      <w:ins w:id="334" w:author="Joseph Moshi" w:date="2017-10-11T08:54:00Z">
        <w:r w:rsidRPr="00DA4C9E">
          <w:rPr>
            <w:color w:val="FF0000"/>
            <w:highlight w:val="yellow"/>
            <w:rPrChange w:id="335" w:author="Joseph Moshi" w:date="2017-10-11T08:57:00Z">
              <w:rPr/>
            </w:rPrChange>
          </w:rPr>
          <w:t xml:space="preserve">Kindly </w:t>
        </w:r>
        <w:r w:rsidR="00DA4C9E" w:rsidRPr="00DA4C9E">
          <w:rPr>
            <w:color w:val="FF0000"/>
            <w:highlight w:val="yellow"/>
            <w:rPrChange w:id="336" w:author="Joseph Moshi" w:date="2017-10-11T08:57:00Z">
              <w:rPr/>
            </w:rPrChange>
          </w:rPr>
          <w:t xml:space="preserve">include the summary of customer accounts. This </w:t>
        </w:r>
      </w:ins>
      <w:ins w:id="337" w:author="Joseph Moshi" w:date="2017-10-11T08:55:00Z">
        <w:r w:rsidR="00DA4C9E" w:rsidRPr="00DA4C9E">
          <w:rPr>
            <w:color w:val="FF0000"/>
            <w:highlight w:val="yellow"/>
            <w:rPrChange w:id="338" w:author="Joseph Moshi" w:date="2017-10-11T08:57:00Z">
              <w:rPr/>
            </w:rPrChange>
          </w:rPr>
          <w:t>is report includes opening balance, total debits, total credits and closing balances of individual customers.</w:t>
        </w:r>
      </w:ins>
    </w:p>
    <w:p w:rsidR="00662AD5" w:rsidRDefault="00D15DB5">
      <w:pPr>
        <w:pStyle w:val="processgroupHeading"/>
      </w:pPr>
      <w:bookmarkStart w:id="339" w:name="_Toc494408385"/>
      <w:r>
        <w:lastRenderedPageBreak/>
        <w:t>Accounts Payable</w:t>
      </w:r>
      <w:bookmarkEnd w:id="339"/>
      <w:r w:rsidR="00662AD5">
        <w:fldChar w:fldCharType="begin"/>
      </w:r>
      <w:r>
        <w:instrText xml:space="preserve"> XE "Process Groups:Accounts Payable" </w:instrText>
      </w:r>
      <w:r w:rsidR="00662AD5">
        <w:fldChar w:fldCharType="end"/>
      </w:r>
      <w:r w:rsidR="00662AD5">
        <w:fldChar w:fldCharType="begin"/>
      </w:r>
      <w:r>
        <w:instrText xml:space="preserve"> XE "Accounts Payable (process group)" </w:instrText>
      </w:r>
      <w:r w:rsidR="00662AD5">
        <w:fldChar w:fldCharType="end"/>
      </w:r>
    </w:p>
    <w:p w:rsidR="00662AD5" w:rsidRDefault="00D15DB5">
      <w:pPr>
        <w:pStyle w:val="groupintro"/>
      </w:pPr>
      <w:r>
        <w:t>The following item(s) are in this Group:</w:t>
      </w:r>
    </w:p>
    <w:p w:rsidR="00662AD5" w:rsidRDefault="00D15DB5">
      <w:pPr>
        <w:pStyle w:val="groupprocesses"/>
      </w:pPr>
      <w:r>
        <w:t>Create/Update Supplier Record</w:t>
      </w:r>
    </w:p>
    <w:p w:rsidR="00662AD5" w:rsidRDefault="00D15DB5">
      <w:pPr>
        <w:pStyle w:val="groupprocesses"/>
      </w:pPr>
      <w:r>
        <w:t>AP Invoice</w:t>
      </w:r>
    </w:p>
    <w:p w:rsidR="00662AD5" w:rsidRDefault="00D15DB5">
      <w:pPr>
        <w:pStyle w:val="groupprocesses"/>
      </w:pPr>
      <w:r>
        <w:t>Debit Memo</w:t>
      </w:r>
    </w:p>
    <w:p w:rsidR="00662AD5" w:rsidRDefault="00D15DB5">
      <w:pPr>
        <w:pStyle w:val="groupprocesses"/>
      </w:pPr>
      <w:r>
        <w:t>AP Payment</w:t>
      </w:r>
    </w:p>
    <w:p w:rsidR="00662AD5" w:rsidRDefault="00D15DB5">
      <w:pPr>
        <w:pStyle w:val="groupprocesses"/>
      </w:pPr>
      <w:r>
        <w:t>Matching Debit Memo/Invoice</w:t>
      </w:r>
    </w:p>
    <w:p w:rsidR="00EC0E12" w:rsidRDefault="00D15DB5">
      <w:pPr>
        <w:pStyle w:val="groupprocesses"/>
      </w:pPr>
      <w:r>
        <w:t>LC</w:t>
      </w:r>
    </w:p>
    <w:p w:rsidR="00EC0E12" w:rsidRPr="00EC0E12" w:rsidRDefault="00EC0E12" w:rsidP="00EC0E12">
      <w:pPr>
        <w:tabs>
          <w:tab w:val="left" w:pos="1001"/>
        </w:tabs>
      </w:pPr>
    </w:p>
    <w:tbl>
      <w:tblPr>
        <w:tblW w:w="0" w:type="auto"/>
        <w:tblInd w:w="620" w:type="dxa"/>
        <w:tblLook w:val="0000" w:firstRow="0" w:lastRow="0" w:firstColumn="0" w:lastColumn="0" w:noHBand="0" w:noVBand="0"/>
      </w:tblPr>
      <w:tblGrid>
        <w:gridCol w:w="7841"/>
      </w:tblGrid>
      <w:tr w:rsidR="00EC0E12" w:rsidTr="006C6167">
        <w:tc>
          <w:tcPr>
            <w:tcW w:w="7841" w:type="dxa"/>
          </w:tcPr>
          <w:p w:rsidR="00EC0E12" w:rsidRDefault="00EC0E12" w:rsidP="006C6167">
            <w:pPr>
              <w:pStyle w:val="notegroup"/>
            </w:pPr>
            <w:r>
              <w:t>User Notes</w:t>
            </w:r>
          </w:p>
        </w:tc>
      </w:tr>
      <w:tr w:rsidR="00EC0E12" w:rsidRPr="0085400E" w:rsidTr="006C6167">
        <w:tc>
          <w:tcPr>
            <w:tcW w:w="7841" w:type="dxa"/>
          </w:tcPr>
          <w:p w:rsidR="00EC0E12" w:rsidRDefault="00EC0E12" w:rsidP="006C6167">
            <w:pPr>
              <w:pStyle w:val="noteheader"/>
            </w:pPr>
            <w:r>
              <w:t xml:space="preserve">Process definition: </w:t>
            </w:r>
          </w:p>
          <w:p w:rsidR="00EC0E12" w:rsidRPr="00EC0E12" w:rsidRDefault="00EC0E12" w:rsidP="006C6167">
            <w:pPr>
              <w:pStyle w:val="noteheader"/>
              <w:rPr>
                <w:rFonts w:ascii="Calibri" w:hAnsi="Calibri"/>
                <w:iCs w:val="0"/>
                <w:smallCaps w:val="0"/>
                <w:sz w:val="22"/>
                <w:szCs w:val="22"/>
              </w:rPr>
            </w:pPr>
            <w:r w:rsidRPr="00EC0E12">
              <w:rPr>
                <w:rFonts w:ascii="Calibri" w:hAnsi="Calibri"/>
                <w:iCs w:val="0"/>
                <w:smallCaps w:val="0"/>
                <w:sz w:val="22"/>
                <w:szCs w:val="22"/>
              </w:rPr>
              <w:t xml:space="preserve">This group contains the process related to create accounts </w:t>
            </w:r>
            <w:r>
              <w:rPr>
                <w:rFonts w:ascii="Calibri" w:hAnsi="Calibri"/>
                <w:iCs w:val="0"/>
                <w:smallCaps w:val="0"/>
                <w:sz w:val="22"/>
                <w:szCs w:val="22"/>
              </w:rPr>
              <w:t>payable</w:t>
            </w:r>
            <w:r w:rsidRPr="00EC0E12">
              <w:rPr>
                <w:rFonts w:ascii="Calibri" w:hAnsi="Calibri"/>
                <w:iCs w:val="0"/>
                <w:smallCaps w:val="0"/>
                <w:sz w:val="22"/>
                <w:szCs w:val="22"/>
              </w:rPr>
              <w:t xml:space="preserve"> invoice , payment, </w:t>
            </w:r>
            <w:r>
              <w:rPr>
                <w:rFonts w:ascii="Calibri" w:hAnsi="Calibri"/>
                <w:iCs w:val="0"/>
                <w:smallCaps w:val="0"/>
                <w:sz w:val="22"/>
                <w:szCs w:val="22"/>
              </w:rPr>
              <w:t>debit</w:t>
            </w:r>
            <w:r w:rsidRPr="00EC0E12">
              <w:rPr>
                <w:rFonts w:ascii="Calibri" w:hAnsi="Calibri"/>
                <w:iCs w:val="0"/>
                <w:smallCaps w:val="0"/>
                <w:sz w:val="22"/>
                <w:szCs w:val="22"/>
              </w:rPr>
              <w:t xml:space="preserve"> memo records in Epicor10 database </w:t>
            </w:r>
          </w:p>
          <w:p w:rsidR="00EC0E12" w:rsidRPr="0085400E" w:rsidRDefault="00EC0E12" w:rsidP="006C6167">
            <w:pPr>
              <w:spacing w:after="200" w:line="276" w:lineRule="auto"/>
              <w:rPr>
                <w:rFonts w:ascii="Calibri" w:hAnsi="Calibri"/>
                <w:sz w:val="22"/>
                <w:szCs w:val="22"/>
              </w:rPr>
            </w:pPr>
          </w:p>
        </w:tc>
      </w:tr>
    </w:tbl>
    <w:p w:rsidR="00662AD5" w:rsidRPr="00EC0E12" w:rsidRDefault="00662AD5" w:rsidP="00EC0E12">
      <w:pPr>
        <w:tabs>
          <w:tab w:val="left" w:pos="1001"/>
        </w:tabs>
      </w:pPr>
    </w:p>
    <w:p w:rsidR="00D14B40" w:rsidRDefault="00D15DB5">
      <w:pPr>
        <w:pStyle w:val="processHeading"/>
      </w:pPr>
      <w:bookmarkStart w:id="340" w:name="_Toc494408386"/>
      <w:r>
        <w:lastRenderedPageBreak/>
        <w:t>Create/Update Supplier Record</w:t>
      </w:r>
      <w:bookmarkEnd w:id="340"/>
    </w:p>
    <w:tbl>
      <w:tblPr>
        <w:tblW w:w="0" w:type="auto"/>
        <w:tblInd w:w="620" w:type="dxa"/>
        <w:tblLook w:val="0000" w:firstRow="0" w:lastRow="0" w:firstColumn="0" w:lastColumn="0" w:noHBand="0" w:noVBand="0"/>
      </w:tblPr>
      <w:tblGrid>
        <w:gridCol w:w="7841"/>
      </w:tblGrid>
      <w:tr w:rsidR="00D14B40" w:rsidTr="006C6167">
        <w:tc>
          <w:tcPr>
            <w:tcW w:w="7841" w:type="dxa"/>
          </w:tcPr>
          <w:p w:rsidR="00D14B40" w:rsidRDefault="00D14B40" w:rsidP="006C6167">
            <w:pPr>
              <w:pStyle w:val="notegroup"/>
            </w:pPr>
            <w:r>
              <w:t>User Notes</w:t>
            </w:r>
          </w:p>
        </w:tc>
      </w:tr>
      <w:tr w:rsidR="00D14B40" w:rsidRPr="0085400E" w:rsidTr="006C6167">
        <w:tc>
          <w:tcPr>
            <w:tcW w:w="7841" w:type="dxa"/>
          </w:tcPr>
          <w:p w:rsidR="00D14B40" w:rsidRDefault="00D14B40" w:rsidP="006C6167">
            <w:pPr>
              <w:pStyle w:val="noteheader"/>
            </w:pPr>
            <w:r>
              <w:t xml:space="preserve">Process definition: </w:t>
            </w:r>
          </w:p>
          <w:p w:rsidR="00D14B40" w:rsidRDefault="00D14B40" w:rsidP="006C6167">
            <w:pPr>
              <w:spacing w:after="200" w:line="276" w:lineRule="auto"/>
              <w:rPr>
                <w:rFonts w:ascii="Calibri" w:hAnsi="Calibri"/>
                <w:sz w:val="22"/>
                <w:szCs w:val="22"/>
              </w:rPr>
            </w:pPr>
            <w:r>
              <w:rPr>
                <w:rFonts w:ascii="Calibri" w:hAnsi="Calibri"/>
                <w:sz w:val="22"/>
                <w:szCs w:val="22"/>
              </w:rPr>
              <w:t xml:space="preserve">This process starts with creating or updating supplier record in Epicor10 database. </w:t>
            </w:r>
          </w:p>
          <w:p w:rsidR="00D14B40" w:rsidRPr="0085400E" w:rsidRDefault="00D14B40" w:rsidP="00D14B40">
            <w:pPr>
              <w:spacing w:after="200" w:line="276" w:lineRule="auto"/>
              <w:rPr>
                <w:rFonts w:ascii="Calibri" w:hAnsi="Calibri"/>
                <w:sz w:val="22"/>
                <w:szCs w:val="22"/>
              </w:rPr>
            </w:pPr>
            <w:r>
              <w:rPr>
                <w:rFonts w:ascii="Calibri" w:hAnsi="Calibri"/>
                <w:sz w:val="22"/>
                <w:szCs w:val="22"/>
              </w:rPr>
              <w:t xml:space="preserve">This workflow starts from receiving request outside the system for creating or updating supplier record in Epicor10 database. </w:t>
            </w:r>
          </w:p>
        </w:tc>
      </w:tr>
    </w:tbl>
    <w:p w:rsidR="00662AD5" w:rsidRDefault="00876F52">
      <w:pPr>
        <w:pStyle w:val="processgraphic"/>
      </w:pPr>
      <w:bookmarkStart w:id="341" w:name="IDACJR2K"/>
      <w:bookmarkEnd w:id="341"/>
      <w:r>
        <w:rPr>
          <w:noProof/>
          <w:lang w:val="en-GB" w:eastAsia="en-GB"/>
        </w:rPr>
        <w:drawing>
          <wp:inline distT="0" distB="0" distL="0" distR="0">
            <wp:extent cx="4991100" cy="1504950"/>
            <wp:effectExtent l="0" t="0" r="0" b="0"/>
            <wp:docPr id="50" name="Picture 50" descr="uuid_9E5BFA04-0C6E-46AB-9891-9243D22AFC22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uid_9E5BFA04-0C6E-46AB-9891-9243D22AFC22_view_p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1100" cy="1504950"/>
                    </a:xfrm>
                    <a:prstGeom prst="rect">
                      <a:avLst/>
                    </a:prstGeom>
                    <a:noFill/>
                    <a:ln>
                      <a:noFill/>
                    </a:ln>
                  </pic:spPr>
                </pic:pic>
              </a:graphicData>
            </a:graphic>
          </wp:inline>
        </w:drawing>
      </w:r>
    </w:p>
    <w:p w:rsidR="00662AD5" w:rsidRDefault="00CE7A8B">
      <w:pPr>
        <w:pStyle w:val="captiontext"/>
      </w:pPr>
      <w:bookmarkStart w:id="342" w:name="_Toc494301313"/>
      <w:r>
        <w:t>49</w:t>
      </w:r>
      <w:r w:rsidR="00D15DB5">
        <w:t>. Process: Create/Update Supplier Record</w:t>
      </w:r>
      <w:bookmarkEnd w:id="342"/>
    </w:p>
    <w:p w:rsidR="00662AD5" w:rsidRDefault="00D15DB5">
      <w:pPr>
        <w:pStyle w:val="stagesrolestasksheader"/>
      </w:pPr>
      <w:r>
        <w:t>Process Content</w:t>
      </w:r>
    </w:p>
    <w:p w:rsidR="00662AD5" w:rsidRDefault="00662AD5">
      <w:pPr>
        <w:pStyle w:val="stage"/>
      </w:pPr>
      <w:r>
        <w:fldChar w:fldCharType="begin"/>
      </w:r>
      <w:r w:rsidR="00D15DB5">
        <w:instrText xml:space="preserve"> XE "Stages:Create / Update Supplier Record" </w:instrText>
      </w:r>
      <w:r>
        <w:fldChar w:fldCharType="end"/>
      </w:r>
      <w:r>
        <w:fldChar w:fldCharType="begin"/>
      </w:r>
      <w:r w:rsidR="00D15DB5">
        <w:instrText xml:space="preserve"> XE "Create / Update Supplier Record (stage)" </w:instrText>
      </w:r>
      <w:r>
        <w:fldChar w:fldCharType="end"/>
      </w:r>
      <w:r w:rsidR="00D15DB5">
        <w:t>Create / Update Supplier Record</w:t>
      </w:r>
    </w:p>
    <w:p w:rsidR="00662AD5" w:rsidRDefault="00876F52">
      <w:pPr>
        <w:pStyle w:val="stagegraphic"/>
      </w:pPr>
      <w:bookmarkStart w:id="343" w:name="IDALMR2K"/>
      <w:bookmarkEnd w:id="343"/>
      <w:r>
        <w:rPr>
          <w:noProof/>
          <w:lang w:val="en-GB" w:eastAsia="en-GB"/>
        </w:rPr>
        <w:drawing>
          <wp:inline distT="0" distB="0" distL="0" distR="0">
            <wp:extent cx="5762625"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676400"/>
                    </a:xfrm>
                    <a:prstGeom prst="rect">
                      <a:avLst/>
                    </a:prstGeom>
                    <a:noFill/>
                    <a:ln>
                      <a:noFill/>
                    </a:ln>
                  </pic:spPr>
                </pic:pic>
              </a:graphicData>
            </a:graphic>
          </wp:inline>
        </w:drawing>
      </w:r>
    </w:p>
    <w:p w:rsidR="00662AD5" w:rsidRDefault="00CE7A8B">
      <w:pPr>
        <w:pStyle w:val="captiontext"/>
      </w:pPr>
      <w:bookmarkStart w:id="344" w:name="_Toc494301314"/>
      <w:r>
        <w:t>50</w:t>
      </w:r>
      <w:r w:rsidR="00D15DB5">
        <w:t>. Process: Create/Update Supplier Record, Stage: Create / Update Supplier Record</w:t>
      </w:r>
      <w:bookmarkEnd w:id="344"/>
    </w:p>
    <w:p w:rsidR="00662AD5" w:rsidRDefault="00662AD5">
      <w:pPr>
        <w:pStyle w:val="stagegraphic"/>
      </w:pPr>
      <w:bookmarkStart w:id="345" w:name="IDAVMR2K"/>
      <w:bookmarkEnd w:id="345"/>
    </w:p>
    <w:p w:rsidR="00662AD5" w:rsidRDefault="00662AD5">
      <w:pPr>
        <w:pStyle w:val="stage"/>
      </w:pPr>
      <w:r>
        <w:fldChar w:fldCharType="begin"/>
      </w:r>
      <w:r w:rsidR="00D15DB5">
        <w:instrText xml:space="preserve"> XE "Stages:Approve / Deny Supplier Creation / Modification" </w:instrText>
      </w:r>
      <w:r>
        <w:fldChar w:fldCharType="end"/>
      </w:r>
      <w:r>
        <w:fldChar w:fldCharType="begin"/>
      </w:r>
      <w:r w:rsidR="00D15DB5">
        <w:instrText xml:space="preserve"> XE "Approve / Deny Supplier Creation / Modification (stage)" </w:instrText>
      </w:r>
      <w:r>
        <w:fldChar w:fldCharType="end"/>
      </w:r>
      <w:r w:rsidR="00D15DB5">
        <w:t>Approve / Deny Supplier Creation / Modification</w:t>
      </w:r>
    </w:p>
    <w:p w:rsidR="00662AD5" w:rsidRDefault="00876F52">
      <w:pPr>
        <w:pStyle w:val="stagegraphic"/>
      </w:pPr>
      <w:bookmarkStart w:id="346" w:name="IDA2OR2K"/>
      <w:bookmarkEnd w:id="346"/>
      <w:r>
        <w:rPr>
          <w:noProof/>
          <w:lang w:val="en-GB" w:eastAsia="en-GB"/>
        </w:rPr>
        <w:drawing>
          <wp:inline distT="0" distB="0" distL="0" distR="0">
            <wp:extent cx="4171950" cy="942975"/>
            <wp:effectExtent l="0" t="0" r="0" b="0"/>
            <wp:docPr id="52" name="Picture 52" descr="uuid_9E5BFA04-0C6E-46AB-9891-9243D22AFC22_stage_4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uid_9E5BFA04-0C6E-46AB-9891-9243D22AFC22_stage_4_p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1950" cy="942975"/>
                    </a:xfrm>
                    <a:prstGeom prst="rect">
                      <a:avLst/>
                    </a:prstGeom>
                    <a:noFill/>
                    <a:ln>
                      <a:noFill/>
                    </a:ln>
                  </pic:spPr>
                </pic:pic>
              </a:graphicData>
            </a:graphic>
          </wp:inline>
        </w:drawing>
      </w:r>
    </w:p>
    <w:p w:rsidR="009D61F3" w:rsidRDefault="00CE7A8B">
      <w:pPr>
        <w:pStyle w:val="captiontext"/>
      </w:pPr>
      <w:bookmarkStart w:id="347" w:name="_Toc494301316"/>
      <w:r>
        <w:t>51</w:t>
      </w:r>
      <w:r w:rsidR="00D15DB5">
        <w:t>. Process: Create/Update Supplier Record, Stage: Approve / Deny Supplier Creation / Modification</w:t>
      </w:r>
      <w:bookmarkEnd w:id="347"/>
    </w:p>
    <w:p w:rsidR="009D61F3" w:rsidRDefault="009D61F3" w:rsidP="009D61F3"/>
    <w:p w:rsidR="009D61F3" w:rsidRPr="007B406F" w:rsidRDefault="009D61F3" w:rsidP="009D61F3">
      <w:pPr>
        <w:rPr>
          <w:b/>
        </w:rPr>
      </w:pPr>
      <w:r>
        <w:tab/>
      </w:r>
      <w:r w:rsidRPr="007B406F">
        <w:rPr>
          <w:b/>
        </w:rPr>
        <w:t>GAPs/ Configuration changes Identified:</w:t>
      </w:r>
    </w:p>
    <w:p w:rsidR="009D61F3" w:rsidRDefault="009D61F3" w:rsidP="009D61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9D61F3" w:rsidTr="006C6167">
        <w:tc>
          <w:tcPr>
            <w:tcW w:w="2315" w:type="dxa"/>
            <w:shd w:val="clear" w:color="auto" w:fill="auto"/>
          </w:tcPr>
          <w:p w:rsidR="009D61F3" w:rsidRDefault="009D61F3" w:rsidP="006C6167">
            <w:r>
              <w:t>Definition</w:t>
            </w:r>
          </w:p>
        </w:tc>
        <w:tc>
          <w:tcPr>
            <w:tcW w:w="2424" w:type="dxa"/>
            <w:shd w:val="clear" w:color="auto" w:fill="auto"/>
          </w:tcPr>
          <w:p w:rsidR="009D61F3" w:rsidRDefault="009D61F3" w:rsidP="006C6167">
            <w:r>
              <w:t xml:space="preserve">Type </w:t>
            </w:r>
          </w:p>
        </w:tc>
        <w:tc>
          <w:tcPr>
            <w:tcW w:w="1858" w:type="dxa"/>
            <w:shd w:val="clear" w:color="auto" w:fill="auto"/>
          </w:tcPr>
          <w:p w:rsidR="009D61F3" w:rsidRDefault="009D61F3" w:rsidP="006C6167"/>
        </w:tc>
        <w:tc>
          <w:tcPr>
            <w:tcW w:w="2466" w:type="dxa"/>
            <w:shd w:val="clear" w:color="auto" w:fill="auto"/>
          </w:tcPr>
          <w:p w:rsidR="009D61F3" w:rsidRDefault="009D61F3" w:rsidP="006C6167">
            <w:r>
              <w:t>Comments</w:t>
            </w:r>
          </w:p>
        </w:tc>
      </w:tr>
      <w:tr w:rsidR="009D61F3" w:rsidTr="006C6167">
        <w:tc>
          <w:tcPr>
            <w:tcW w:w="2315" w:type="dxa"/>
            <w:shd w:val="clear" w:color="auto" w:fill="auto"/>
          </w:tcPr>
          <w:p w:rsidR="009D61F3" w:rsidRPr="00FE63A9" w:rsidRDefault="009D61F3" w:rsidP="006C6167">
            <w:pPr>
              <w:rPr>
                <w:sz w:val="16"/>
                <w:szCs w:val="16"/>
              </w:rPr>
            </w:pPr>
            <w:r w:rsidRPr="00FE63A9">
              <w:rPr>
                <w:sz w:val="16"/>
                <w:szCs w:val="16"/>
              </w:rPr>
              <w:t>N/A</w:t>
            </w:r>
          </w:p>
        </w:tc>
        <w:tc>
          <w:tcPr>
            <w:tcW w:w="2424" w:type="dxa"/>
            <w:shd w:val="clear" w:color="auto" w:fill="auto"/>
          </w:tcPr>
          <w:p w:rsidR="009D61F3" w:rsidRPr="00FE63A9" w:rsidRDefault="009D61F3" w:rsidP="006C6167">
            <w:pPr>
              <w:rPr>
                <w:sz w:val="16"/>
                <w:szCs w:val="16"/>
              </w:rPr>
            </w:pPr>
            <w:r w:rsidRPr="00FE63A9">
              <w:rPr>
                <w:sz w:val="16"/>
                <w:szCs w:val="16"/>
              </w:rPr>
              <w:t>N/A</w:t>
            </w:r>
          </w:p>
        </w:tc>
        <w:tc>
          <w:tcPr>
            <w:tcW w:w="1858" w:type="dxa"/>
            <w:shd w:val="clear" w:color="auto" w:fill="auto"/>
          </w:tcPr>
          <w:p w:rsidR="009D61F3" w:rsidRPr="00FE63A9" w:rsidRDefault="009D61F3" w:rsidP="006C6167">
            <w:pPr>
              <w:rPr>
                <w:sz w:val="16"/>
                <w:szCs w:val="16"/>
              </w:rPr>
            </w:pPr>
          </w:p>
        </w:tc>
        <w:tc>
          <w:tcPr>
            <w:tcW w:w="2466" w:type="dxa"/>
            <w:shd w:val="clear" w:color="auto" w:fill="auto"/>
          </w:tcPr>
          <w:p w:rsidR="009D61F3" w:rsidRPr="00FE63A9" w:rsidRDefault="009D61F3" w:rsidP="006C6167">
            <w:pPr>
              <w:rPr>
                <w:sz w:val="16"/>
                <w:szCs w:val="16"/>
              </w:rPr>
            </w:pPr>
            <w:r w:rsidRPr="00FE63A9">
              <w:rPr>
                <w:sz w:val="16"/>
                <w:szCs w:val="16"/>
              </w:rPr>
              <w:t>N/A</w:t>
            </w:r>
          </w:p>
        </w:tc>
      </w:tr>
    </w:tbl>
    <w:p w:rsidR="009D61F3" w:rsidRPr="00BC384F" w:rsidDel="00DA4C9E" w:rsidRDefault="009D61F3" w:rsidP="009D61F3">
      <w:pPr>
        <w:ind w:firstLine="720"/>
        <w:rPr>
          <w:del w:id="348" w:author="Joseph Moshi" w:date="2017-10-11T08:58:00Z"/>
        </w:rPr>
      </w:pPr>
    </w:p>
    <w:p w:rsidR="00412245" w:rsidRDefault="00D15DB5">
      <w:pPr>
        <w:pStyle w:val="processHeading"/>
      </w:pPr>
      <w:bookmarkStart w:id="349" w:name="_Toc494408387"/>
      <w:r>
        <w:lastRenderedPageBreak/>
        <w:t>AP Invoice</w:t>
      </w:r>
      <w:bookmarkEnd w:id="349"/>
    </w:p>
    <w:tbl>
      <w:tblPr>
        <w:tblW w:w="0" w:type="auto"/>
        <w:tblInd w:w="620" w:type="dxa"/>
        <w:tblLook w:val="0000" w:firstRow="0" w:lastRow="0" w:firstColumn="0" w:lastColumn="0" w:noHBand="0" w:noVBand="0"/>
      </w:tblPr>
      <w:tblGrid>
        <w:gridCol w:w="7841"/>
      </w:tblGrid>
      <w:tr w:rsidR="00412245" w:rsidTr="006C6167">
        <w:tc>
          <w:tcPr>
            <w:tcW w:w="7841" w:type="dxa"/>
          </w:tcPr>
          <w:p w:rsidR="00412245" w:rsidRDefault="00412245" w:rsidP="006C6167">
            <w:pPr>
              <w:pStyle w:val="notegroup"/>
            </w:pPr>
            <w:r>
              <w:t>User Notes</w:t>
            </w:r>
          </w:p>
        </w:tc>
      </w:tr>
      <w:tr w:rsidR="00412245" w:rsidRPr="0085400E" w:rsidTr="006C6167">
        <w:tc>
          <w:tcPr>
            <w:tcW w:w="7841" w:type="dxa"/>
          </w:tcPr>
          <w:p w:rsidR="00412245" w:rsidRDefault="00412245" w:rsidP="006C6167">
            <w:pPr>
              <w:pStyle w:val="noteheader"/>
            </w:pPr>
            <w:r>
              <w:t xml:space="preserve">Process definition: </w:t>
            </w:r>
          </w:p>
          <w:p w:rsidR="00412245" w:rsidRDefault="00412245" w:rsidP="006C6167">
            <w:pPr>
              <w:spacing w:after="200" w:line="276" w:lineRule="auto"/>
              <w:rPr>
                <w:rFonts w:ascii="Calibri" w:hAnsi="Calibri"/>
                <w:sz w:val="22"/>
                <w:szCs w:val="22"/>
              </w:rPr>
            </w:pPr>
            <w:r>
              <w:rPr>
                <w:rFonts w:ascii="Calibri" w:hAnsi="Calibri"/>
                <w:sz w:val="22"/>
                <w:szCs w:val="22"/>
              </w:rPr>
              <w:t xml:space="preserve">This process starts with enter supplier invoice based on goods received notes or miscellaneous invoice for service. </w:t>
            </w:r>
          </w:p>
          <w:p w:rsidR="00412245" w:rsidRPr="0085400E" w:rsidRDefault="00412245" w:rsidP="006C6167">
            <w:pPr>
              <w:spacing w:after="200" w:line="276" w:lineRule="auto"/>
              <w:rPr>
                <w:rFonts w:ascii="Calibri" w:hAnsi="Calibri"/>
                <w:sz w:val="22"/>
                <w:szCs w:val="22"/>
              </w:rPr>
            </w:pPr>
            <w:r>
              <w:rPr>
                <w:rFonts w:ascii="Calibri" w:hAnsi="Calibri"/>
                <w:sz w:val="22"/>
                <w:szCs w:val="22"/>
              </w:rPr>
              <w:t>This workflow starts from creating AP invoice group ,Enter the invoice then post.</w:t>
            </w:r>
          </w:p>
        </w:tc>
      </w:tr>
    </w:tbl>
    <w:p w:rsidR="00662AD5" w:rsidRDefault="00876F52">
      <w:pPr>
        <w:pStyle w:val="processgraphic"/>
      </w:pPr>
      <w:bookmarkStart w:id="350" w:name="IDA0QR2K"/>
      <w:bookmarkEnd w:id="350"/>
      <w:r>
        <w:rPr>
          <w:noProof/>
          <w:lang w:val="en-GB" w:eastAsia="en-GB"/>
        </w:rPr>
        <w:drawing>
          <wp:inline distT="0" distB="0" distL="0" distR="0">
            <wp:extent cx="5162550" cy="1343025"/>
            <wp:effectExtent l="0" t="0" r="0" b="0"/>
            <wp:docPr id="53" name="Picture 53" descr="uuid_CE5BB592-247A-4642-8790-99429186F44F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uid_CE5BB592-247A-4642-8790-99429186F44F_view_p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1343025"/>
                    </a:xfrm>
                    <a:prstGeom prst="rect">
                      <a:avLst/>
                    </a:prstGeom>
                    <a:noFill/>
                    <a:ln>
                      <a:noFill/>
                    </a:ln>
                  </pic:spPr>
                </pic:pic>
              </a:graphicData>
            </a:graphic>
          </wp:inline>
        </w:drawing>
      </w:r>
    </w:p>
    <w:p w:rsidR="00662AD5" w:rsidRDefault="00CE7A8B">
      <w:pPr>
        <w:pStyle w:val="captiontext"/>
      </w:pPr>
      <w:bookmarkStart w:id="351" w:name="_Toc494301317"/>
      <w:r>
        <w:t>52</w:t>
      </w:r>
      <w:r w:rsidR="00D15DB5">
        <w:t>. Process: AP Invoice</w:t>
      </w:r>
      <w:bookmarkEnd w:id="351"/>
    </w:p>
    <w:p w:rsidR="00662AD5" w:rsidRDefault="00D15DB5" w:rsidP="00CE7A8B">
      <w:pPr>
        <w:pStyle w:val="whocaninitiate"/>
      </w:pPr>
      <w:r>
        <w:t>Process Content</w:t>
      </w:r>
    </w:p>
    <w:p w:rsidR="00662AD5" w:rsidRDefault="00662AD5">
      <w:pPr>
        <w:pStyle w:val="stage"/>
      </w:pPr>
      <w:r>
        <w:fldChar w:fldCharType="begin"/>
      </w:r>
      <w:r w:rsidR="00D15DB5">
        <w:instrText xml:space="preserve"> XE "Stages:Receipt of adjustment DR/CR from Supplier" </w:instrText>
      </w:r>
      <w:r>
        <w:fldChar w:fldCharType="end"/>
      </w:r>
      <w:r>
        <w:fldChar w:fldCharType="begin"/>
      </w:r>
      <w:r w:rsidR="00D15DB5">
        <w:instrText xml:space="preserve"> XE "Receipt of adjustment DR/CR from Supplier (stage)" </w:instrText>
      </w:r>
      <w:r>
        <w:fldChar w:fldCharType="end"/>
      </w:r>
      <w:r w:rsidR="00D15DB5">
        <w:t>Receipt of adjustment DR/CR from Supplier</w:t>
      </w:r>
    </w:p>
    <w:p w:rsidR="00662AD5" w:rsidRDefault="00876F52">
      <w:pPr>
        <w:pStyle w:val="stagegraphic"/>
      </w:pPr>
      <w:bookmarkStart w:id="352" w:name="IDALUR2K"/>
      <w:bookmarkEnd w:id="352"/>
      <w:r>
        <w:rPr>
          <w:noProof/>
          <w:lang w:val="en-GB" w:eastAsia="en-GB"/>
        </w:rPr>
        <w:drawing>
          <wp:inline distT="0" distB="0" distL="0" distR="0">
            <wp:extent cx="3876675" cy="1133475"/>
            <wp:effectExtent l="0" t="0" r="0" b="0"/>
            <wp:docPr id="54" name="Picture 54" descr="uuid_CE5BB592-247A-4642-8790-99429186F44F_stage_5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uid_CE5BB592-247A-4642-8790-99429186F44F_stage_5_p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6675" cy="1133475"/>
                    </a:xfrm>
                    <a:prstGeom prst="rect">
                      <a:avLst/>
                    </a:prstGeom>
                    <a:noFill/>
                    <a:ln>
                      <a:noFill/>
                    </a:ln>
                  </pic:spPr>
                </pic:pic>
              </a:graphicData>
            </a:graphic>
          </wp:inline>
        </w:drawing>
      </w:r>
    </w:p>
    <w:p w:rsidR="00662AD5" w:rsidRDefault="00CE7A8B">
      <w:pPr>
        <w:pStyle w:val="captiontext"/>
      </w:pPr>
      <w:bookmarkStart w:id="353" w:name="_Toc494301318"/>
      <w:r>
        <w:t>53</w:t>
      </w:r>
      <w:r w:rsidR="00D15DB5">
        <w:t>. Process: AP Invoice, Stage: Receipt of adjustment DR/CR from Supplier</w:t>
      </w:r>
      <w:bookmarkEnd w:id="353"/>
    </w:p>
    <w:p w:rsidR="00662AD5" w:rsidRDefault="00662AD5">
      <w:pPr>
        <w:pStyle w:val="stage"/>
      </w:pPr>
      <w:r>
        <w:fldChar w:fldCharType="begin"/>
      </w:r>
      <w:r w:rsidR="00D15DB5">
        <w:instrText xml:space="preserve"> XE "Stages:Receive and enter Supplier's invoice" </w:instrText>
      </w:r>
      <w:r>
        <w:fldChar w:fldCharType="end"/>
      </w:r>
      <w:r>
        <w:fldChar w:fldCharType="begin"/>
      </w:r>
      <w:r w:rsidR="00D15DB5">
        <w:instrText xml:space="preserve"> XE "Receive and enter Supplier's invoice (stage)" </w:instrText>
      </w:r>
      <w:r>
        <w:fldChar w:fldCharType="end"/>
      </w:r>
      <w:r w:rsidR="00D15DB5">
        <w:t>Receive and enter Supplier's invoice</w:t>
      </w:r>
    </w:p>
    <w:p w:rsidR="00662AD5" w:rsidRDefault="00876F52">
      <w:pPr>
        <w:pStyle w:val="stagegraphic"/>
      </w:pPr>
      <w:bookmarkStart w:id="354" w:name="IDAMWR2K"/>
      <w:bookmarkEnd w:id="354"/>
      <w:r>
        <w:rPr>
          <w:noProof/>
          <w:lang w:val="en-GB" w:eastAsia="en-GB"/>
        </w:rPr>
        <w:drawing>
          <wp:inline distT="0" distB="0" distL="0" distR="0">
            <wp:extent cx="5762625" cy="15716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2625" cy="1571625"/>
                    </a:xfrm>
                    <a:prstGeom prst="rect">
                      <a:avLst/>
                    </a:prstGeom>
                    <a:noFill/>
                    <a:ln>
                      <a:noFill/>
                    </a:ln>
                  </pic:spPr>
                </pic:pic>
              </a:graphicData>
            </a:graphic>
          </wp:inline>
        </w:drawing>
      </w:r>
    </w:p>
    <w:p w:rsidR="00662AD5" w:rsidRDefault="00CE7A8B">
      <w:pPr>
        <w:pStyle w:val="captiontext"/>
      </w:pPr>
      <w:bookmarkStart w:id="355" w:name="_Toc494301319"/>
      <w:r>
        <w:t>54</w:t>
      </w:r>
      <w:r w:rsidR="00D15DB5">
        <w:t>. Process: AP Invoice, Stage: Receive and enter Supplier's invoice</w:t>
      </w:r>
      <w:bookmarkEnd w:id="355"/>
    </w:p>
    <w:p w:rsidR="00662AD5" w:rsidRDefault="00662AD5">
      <w:pPr>
        <w:pStyle w:val="stagegraphic"/>
      </w:pPr>
      <w:bookmarkStart w:id="356" w:name="IDAWWR2K"/>
      <w:bookmarkEnd w:id="356"/>
    </w:p>
    <w:p w:rsidR="00E50FE4" w:rsidRPr="007B406F" w:rsidRDefault="00E50FE4" w:rsidP="00E50FE4">
      <w:pPr>
        <w:rPr>
          <w:b/>
        </w:rPr>
      </w:pPr>
      <w:bookmarkStart w:id="357" w:name="IDACXR2K"/>
      <w:bookmarkEnd w:id="357"/>
      <w:r>
        <w:tab/>
      </w:r>
      <w:r w:rsidRPr="007B406F">
        <w:rPr>
          <w:b/>
        </w:rPr>
        <w:t>GAPs/ Configuration changes Identified:</w:t>
      </w:r>
    </w:p>
    <w:p w:rsidR="00E50FE4" w:rsidRDefault="00E50FE4" w:rsidP="00E50F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E50FE4" w:rsidTr="006C6167">
        <w:tc>
          <w:tcPr>
            <w:tcW w:w="2315" w:type="dxa"/>
            <w:shd w:val="clear" w:color="auto" w:fill="auto"/>
          </w:tcPr>
          <w:p w:rsidR="00E50FE4" w:rsidRDefault="00E50FE4" w:rsidP="006C6167">
            <w:r>
              <w:t>Definition</w:t>
            </w:r>
          </w:p>
        </w:tc>
        <w:tc>
          <w:tcPr>
            <w:tcW w:w="2424" w:type="dxa"/>
            <w:shd w:val="clear" w:color="auto" w:fill="auto"/>
          </w:tcPr>
          <w:p w:rsidR="00E50FE4" w:rsidRDefault="00E50FE4" w:rsidP="006C6167">
            <w:r>
              <w:t xml:space="preserve">Type </w:t>
            </w:r>
          </w:p>
        </w:tc>
        <w:tc>
          <w:tcPr>
            <w:tcW w:w="1858" w:type="dxa"/>
            <w:shd w:val="clear" w:color="auto" w:fill="auto"/>
          </w:tcPr>
          <w:p w:rsidR="00E50FE4" w:rsidRDefault="00E50FE4" w:rsidP="006C6167"/>
        </w:tc>
        <w:tc>
          <w:tcPr>
            <w:tcW w:w="2466" w:type="dxa"/>
            <w:shd w:val="clear" w:color="auto" w:fill="auto"/>
          </w:tcPr>
          <w:p w:rsidR="00E50FE4" w:rsidRDefault="00E50FE4" w:rsidP="006C6167">
            <w:r>
              <w:t>Comments</w:t>
            </w:r>
          </w:p>
        </w:tc>
      </w:tr>
      <w:tr w:rsidR="00E50FE4" w:rsidTr="006C6167">
        <w:tc>
          <w:tcPr>
            <w:tcW w:w="2315" w:type="dxa"/>
            <w:shd w:val="clear" w:color="auto" w:fill="auto"/>
          </w:tcPr>
          <w:p w:rsidR="00E50FE4" w:rsidRPr="00FE63A9" w:rsidRDefault="00E50FE4" w:rsidP="006C6167">
            <w:pPr>
              <w:rPr>
                <w:sz w:val="16"/>
                <w:szCs w:val="16"/>
              </w:rPr>
            </w:pPr>
            <w:r>
              <w:rPr>
                <w:sz w:val="16"/>
                <w:szCs w:val="16"/>
              </w:rPr>
              <w:t xml:space="preserve">Valid the expense against budget </w:t>
            </w:r>
          </w:p>
        </w:tc>
        <w:tc>
          <w:tcPr>
            <w:tcW w:w="2424" w:type="dxa"/>
            <w:shd w:val="clear" w:color="auto" w:fill="auto"/>
          </w:tcPr>
          <w:p w:rsidR="00E50FE4" w:rsidRPr="00FE63A9" w:rsidRDefault="00E50FE4" w:rsidP="006C6167">
            <w:pPr>
              <w:rPr>
                <w:sz w:val="16"/>
                <w:szCs w:val="16"/>
              </w:rPr>
            </w:pPr>
            <w:r>
              <w:rPr>
                <w:sz w:val="16"/>
                <w:szCs w:val="16"/>
              </w:rPr>
              <w:t>BPM</w:t>
            </w:r>
          </w:p>
        </w:tc>
        <w:tc>
          <w:tcPr>
            <w:tcW w:w="1858" w:type="dxa"/>
            <w:shd w:val="clear" w:color="auto" w:fill="auto"/>
          </w:tcPr>
          <w:p w:rsidR="00E50FE4" w:rsidRPr="00FE63A9" w:rsidRDefault="00E50FE4" w:rsidP="006C6167">
            <w:pPr>
              <w:rPr>
                <w:sz w:val="16"/>
                <w:szCs w:val="16"/>
              </w:rPr>
            </w:pPr>
          </w:p>
        </w:tc>
        <w:tc>
          <w:tcPr>
            <w:tcW w:w="2466" w:type="dxa"/>
            <w:shd w:val="clear" w:color="auto" w:fill="auto"/>
          </w:tcPr>
          <w:p w:rsidR="00E50FE4" w:rsidRPr="00FE63A9" w:rsidRDefault="00E50FE4" w:rsidP="00E50FE4">
            <w:pPr>
              <w:rPr>
                <w:sz w:val="16"/>
                <w:szCs w:val="16"/>
              </w:rPr>
            </w:pPr>
            <w:r>
              <w:rPr>
                <w:sz w:val="16"/>
                <w:szCs w:val="16"/>
              </w:rPr>
              <w:t xml:space="preserve">In Miscellaneous invoice: Create a BPM to stop the user if the expense exceeds the budget, notification should be sent for the user who can control the budget </w:t>
            </w:r>
          </w:p>
        </w:tc>
      </w:tr>
    </w:tbl>
    <w:p w:rsidR="00662AD5" w:rsidDel="00DA4C9E" w:rsidRDefault="00662AD5" w:rsidP="00E50FE4">
      <w:pPr>
        <w:pStyle w:val="stagegraphic"/>
        <w:tabs>
          <w:tab w:val="left" w:pos="816"/>
        </w:tabs>
        <w:jc w:val="left"/>
        <w:rPr>
          <w:del w:id="358" w:author="Joseph Moshi" w:date="2017-10-11T08:58:00Z"/>
        </w:rPr>
      </w:pPr>
    </w:p>
    <w:p w:rsidR="00F45310" w:rsidRDefault="00D15DB5">
      <w:pPr>
        <w:pStyle w:val="processHeading"/>
      </w:pPr>
      <w:bookmarkStart w:id="359" w:name="_Toc494408388"/>
      <w:r>
        <w:lastRenderedPageBreak/>
        <w:t>Debit Memo</w:t>
      </w:r>
      <w:bookmarkEnd w:id="359"/>
    </w:p>
    <w:tbl>
      <w:tblPr>
        <w:tblW w:w="0" w:type="auto"/>
        <w:tblInd w:w="620" w:type="dxa"/>
        <w:tblLook w:val="0000" w:firstRow="0" w:lastRow="0" w:firstColumn="0" w:lastColumn="0" w:noHBand="0" w:noVBand="0"/>
      </w:tblPr>
      <w:tblGrid>
        <w:gridCol w:w="7841"/>
      </w:tblGrid>
      <w:tr w:rsidR="00F45310" w:rsidTr="006C6167">
        <w:tc>
          <w:tcPr>
            <w:tcW w:w="7841" w:type="dxa"/>
          </w:tcPr>
          <w:p w:rsidR="00F45310" w:rsidRDefault="00F45310" w:rsidP="006C6167">
            <w:pPr>
              <w:pStyle w:val="notegroup"/>
            </w:pPr>
            <w:r>
              <w:t>User Notes</w:t>
            </w:r>
          </w:p>
        </w:tc>
      </w:tr>
      <w:tr w:rsidR="00F45310" w:rsidRPr="0085400E" w:rsidTr="006C6167">
        <w:tc>
          <w:tcPr>
            <w:tcW w:w="7841" w:type="dxa"/>
          </w:tcPr>
          <w:p w:rsidR="00F45310" w:rsidRDefault="00F45310" w:rsidP="006C6167">
            <w:pPr>
              <w:pStyle w:val="noteheader"/>
            </w:pPr>
            <w:r>
              <w:t xml:space="preserve">Process definition: </w:t>
            </w:r>
          </w:p>
          <w:p w:rsidR="00F45310" w:rsidRDefault="00F45310" w:rsidP="006C6167">
            <w:pPr>
              <w:spacing w:after="200" w:line="276" w:lineRule="auto"/>
              <w:rPr>
                <w:rFonts w:ascii="Calibri" w:hAnsi="Calibri"/>
                <w:sz w:val="22"/>
                <w:szCs w:val="22"/>
              </w:rPr>
            </w:pPr>
            <w:r>
              <w:rPr>
                <w:rFonts w:ascii="Calibri" w:hAnsi="Calibri"/>
                <w:sz w:val="22"/>
                <w:szCs w:val="22"/>
              </w:rPr>
              <w:t xml:space="preserve">This process starts with creating debit note for supplier’s goods return through discrepant material return cycle and creating a debit memo to reduce the supplier balance. </w:t>
            </w:r>
          </w:p>
          <w:p w:rsidR="00F45310" w:rsidRPr="0085400E" w:rsidRDefault="00F45310" w:rsidP="00BD3FB3">
            <w:pPr>
              <w:spacing w:after="200" w:line="276" w:lineRule="auto"/>
              <w:rPr>
                <w:rFonts w:ascii="Calibri" w:hAnsi="Calibri"/>
                <w:sz w:val="22"/>
                <w:szCs w:val="22"/>
              </w:rPr>
            </w:pPr>
            <w:r>
              <w:rPr>
                <w:rFonts w:ascii="Calibri" w:hAnsi="Calibri"/>
                <w:sz w:val="22"/>
                <w:szCs w:val="22"/>
              </w:rPr>
              <w:t xml:space="preserve">This workflow starts from creating </w:t>
            </w:r>
            <w:r w:rsidR="00BD3FB3">
              <w:rPr>
                <w:rFonts w:ascii="Calibri" w:hAnsi="Calibri"/>
                <w:sz w:val="22"/>
                <w:szCs w:val="22"/>
              </w:rPr>
              <w:t>debit</w:t>
            </w:r>
            <w:r>
              <w:rPr>
                <w:rFonts w:ascii="Calibri" w:hAnsi="Calibri"/>
                <w:sz w:val="22"/>
                <w:szCs w:val="22"/>
              </w:rPr>
              <w:t xml:space="preserve"> memo group ,generate/Create </w:t>
            </w:r>
            <w:r w:rsidR="00BD3FB3">
              <w:rPr>
                <w:rFonts w:ascii="Calibri" w:hAnsi="Calibri"/>
                <w:sz w:val="22"/>
                <w:szCs w:val="22"/>
              </w:rPr>
              <w:t>debit</w:t>
            </w:r>
            <w:r>
              <w:rPr>
                <w:rFonts w:ascii="Calibri" w:hAnsi="Calibri"/>
                <w:sz w:val="22"/>
                <w:szCs w:val="22"/>
              </w:rPr>
              <w:t xml:space="preserve"> memo then post.</w:t>
            </w:r>
          </w:p>
        </w:tc>
      </w:tr>
    </w:tbl>
    <w:p w:rsidR="00662AD5" w:rsidRDefault="00876F52">
      <w:pPr>
        <w:pStyle w:val="processgraphic"/>
      </w:pPr>
      <w:bookmarkStart w:id="360" w:name="IDAL2R2K"/>
      <w:bookmarkEnd w:id="360"/>
      <w:r>
        <w:rPr>
          <w:noProof/>
          <w:lang w:val="en-GB" w:eastAsia="en-GB"/>
        </w:rPr>
        <w:drawing>
          <wp:inline distT="0" distB="0" distL="0" distR="0">
            <wp:extent cx="5629275" cy="1076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9275" cy="1076325"/>
                    </a:xfrm>
                    <a:prstGeom prst="rect">
                      <a:avLst/>
                    </a:prstGeom>
                    <a:noFill/>
                    <a:ln>
                      <a:noFill/>
                    </a:ln>
                  </pic:spPr>
                </pic:pic>
              </a:graphicData>
            </a:graphic>
          </wp:inline>
        </w:drawing>
      </w:r>
    </w:p>
    <w:p w:rsidR="00662AD5" w:rsidRDefault="00AB73DF">
      <w:pPr>
        <w:pStyle w:val="captiontext"/>
      </w:pPr>
      <w:bookmarkStart w:id="361" w:name="_Toc494301328"/>
      <w:r>
        <w:t>55</w:t>
      </w:r>
      <w:r w:rsidR="00D15DB5">
        <w:t>. Process: Debit Memo</w:t>
      </w:r>
      <w:bookmarkEnd w:id="361"/>
    </w:p>
    <w:p w:rsidR="00662AD5" w:rsidRDefault="00662AD5">
      <w:pPr>
        <w:pStyle w:val="processgraphic"/>
      </w:pPr>
      <w:bookmarkStart w:id="362" w:name="IDAV2R2K"/>
      <w:bookmarkEnd w:id="362"/>
    </w:p>
    <w:p w:rsidR="00662AD5" w:rsidRDefault="00D15DB5">
      <w:pPr>
        <w:pStyle w:val="stagesrolestasksheader"/>
      </w:pPr>
      <w:r>
        <w:t>Process Content</w:t>
      </w:r>
    </w:p>
    <w:p w:rsidR="00662AD5" w:rsidRDefault="00662AD5">
      <w:pPr>
        <w:pStyle w:val="stage"/>
      </w:pPr>
      <w:r>
        <w:fldChar w:fldCharType="begin"/>
      </w:r>
      <w:r w:rsidR="00D15DB5">
        <w:instrText xml:space="preserve"> XE "Stages:Create Debit Memo Group" </w:instrText>
      </w:r>
      <w:r>
        <w:fldChar w:fldCharType="end"/>
      </w:r>
      <w:r>
        <w:fldChar w:fldCharType="begin"/>
      </w:r>
      <w:r w:rsidR="00D15DB5">
        <w:instrText xml:space="preserve"> XE "Create Debit Memo Group (stage)" </w:instrText>
      </w:r>
      <w:r>
        <w:fldChar w:fldCharType="end"/>
      </w:r>
      <w:r w:rsidR="00D15DB5">
        <w:t>Create Debit Memo Group</w:t>
      </w:r>
    </w:p>
    <w:p w:rsidR="00662AD5" w:rsidRDefault="00876F52">
      <w:pPr>
        <w:pStyle w:val="stagegraphic"/>
      </w:pPr>
      <w:bookmarkStart w:id="363" w:name="IDAH4R2K"/>
      <w:bookmarkEnd w:id="363"/>
      <w:r>
        <w:rPr>
          <w:noProof/>
          <w:lang w:val="en-GB" w:eastAsia="en-GB"/>
        </w:rPr>
        <w:drawing>
          <wp:inline distT="0" distB="0" distL="0" distR="0">
            <wp:extent cx="3238500" cy="895350"/>
            <wp:effectExtent l="0" t="0" r="0" b="0"/>
            <wp:docPr id="57" name="Picture 57" descr="uuid_329D7967-0189-44B7-AE3A-8879B536172D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uid_329D7967-0189-44B7-AE3A-8879B536172D_stage_2_p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8500" cy="895350"/>
                    </a:xfrm>
                    <a:prstGeom prst="rect">
                      <a:avLst/>
                    </a:prstGeom>
                    <a:noFill/>
                    <a:ln>
                      <a:noFill/>
                    </a:ln>
                  </pic:spPr>
                </pic:pic>
              </a:graphicData>
            </a:graphic>
          </wp:inline>
        </w:drawing>
      </w:r>
    </w:p>
    <w:p w:rsidR="00662AD5" w:rsidRDefault="00DC617A">
      <w:pPr>
        <w:pStyle w:val="captiontext"/>
      </w:pPr>
      <w:bookmarkStart w:id="364" w:name="_Toc494301330"/>
      <w:r>
        <w:t>56</w:t>
      </w:r>
      <w:r w:rsidR="00D15DB5">
        <w:t>. Process: Debit Memo, Stage: Create Debit Memo Group</w:t>
      </w:r>
      <w:bookmarkEnd w:id="364"/>
    </w:p>
    <w:p w:rsidR="00662AD5" w:rsidRDefault="00662AD5">
      <w:pPr>
        <w:pStyle w:val="stage"/>
      </w:pPr>
      <w:r>
        <w:fldChar w:fldCharType="begin"/>
      </w:r>
      <w:r w:rsidR="00D15DB5">
        <w:instrText xml:space="preserve"> XE "Stages:Enter Debit Memo" </w:instrText>
      </w:r>
      <w:r>
        <w:fldChar w:fldCharType="end"/>
      </w:r>
      <w:r>
        <w:fldChar w:fldCharType="begin"/>
      </w:r>
      <w:r w:rsidR="00D15DB5">
        <w:instrText xml:space="preserve"> XE "Enter Debit Memo (stage)" </w:instrText>
      </w:r>
      <w:r>
        <w:fldChar w:fldCharType="end"/>
      </w:r>
      <w:r w:rsidR="00D15DB5">
        <w:t>Enter Debit Memo</w:t>
      </w:r>
    </w:p>
    <w:p w:rsidR="00662AD5" w:rsidRDefault="00876F52">
      <w:pPr>
        <w:pStyle w:val="stagegraphic"/>
      </w:pPr>
      <w:bookmarkStart w:id="365" w:name="IDAHAS2K"/>
      <w:bookmarkEnd w:id="365"/>
      <w:r>
        <w:rPr>
          <w:noProof/>
          <w:lang w:val="en-GB" w:eastAsia="en-GB"/>
        </w:rPr>
        <w:drawing>
          <wp:inline distT="0" distB="0" distL="0" distR="0">
            <wp:extent cx="5762625" cy="15144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514475"/>
                    </a:xfrm>
                    <a:prstGeom prst="rect">
                      <a:avLst/>
                    </a:prstGeom>
                    <a:noFill/>
                    <a:ln>
                      <a:noFill/>
                    </a:ln>
                  </pic:spPr>
                </pic:pic>
              </a:graphicData>
            </a:graphic>
          </wp:inline>
        </w:drawing>
      </w:r>
    </w:p>
    <w:p w:rsidR="00662AD5" w:rsidRDefault="00DC617A">
      <w:pPr>
        <w:pStyle w:val="captiontext"/>
      </w:pPr>
      <w:bookmarkStart w:id="366" w:name="_Toc494301331"/>
      <w:r>
        <w:t>57</w:t>
      </w:r>
      <w:r w:rsidR="00D15DB5">
        <w:t>. Process: Debit Memo, Stage: Enter Debit Memo</w:t>
      </w:r>
      <w:bookmarkEnd w:id="366"/>
    </w:p>
    <w:p w:rsidR="00662AD5" w:rsidRDefault="00662AD5">
      <w:pPr>
        <w:pStyle w:val="stagegraphic"/>
      </w:pPr>
      <w:bookmarkStart w:id="367" w:name="IDARAS2K"/>
      <w:bookmarkEnd w:id="367"/>
    </w:p>
    <w:p w:rsidR="00662AD5" w:rsidRDefault="00662AD5">
      <w:pPr>
        <w:pStyle w:val="stage"/>
      </w:pPr>
      <w:r>
        <w:lastRenderedPageBreak/>
        <w:fldChar w:fldCharType="begin"/>
      </w:r>
      <w:r w:rsidR="00D15DB5">
        <w:instrText xml:space="preserve"> XE "Stages:Post Debit Memo" </w:instrText>
      </w:r>
      <w:r>
        <w:fldChar w:fldCharType="end"/>
      </w:r>
      <w:r>
        <w:fldChar w:fldCharType="begin"/>
      </w:r>
      <w:r w:rsidR="00D15DB5">
        <w:instrText xml:space="preserve"> XE "Post Debit Memo (stage)" </w:instrText>
      </w:r>
      <w:r>
        <w:fldChar w:fldCharType="end"/>
      </w:r>
      <w:r w:rsidR="00D15DB5">
        <w:t>Post Debit Memo</w:t>
      </w:r>
    </w:p>
    <w:p w:rsidR="00662AD5" w:rsidRDefault="00876F52">
      <w:pPr>
        <w:pStyle w:val="stagegraphic"/>
      </w:pPr>
      <w:bookmarkStart w:id="368" w:name="IDAECS2K"/>
      <w:bookmarkEnd w:id="368"/>
      <w:r>
        <w:rPr>
          <w:noProof/>
          <w:lang w:val="en-GB" w:eastAsia="en-GB"/>
        </w:rPr>
        <w:drawing>
          <wp:inline distT="0" distB="0" distL="0" distR="0">
            <wp:extent cx="5695950" cy="1838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5950" cy="1838325"/>
                    </a:xfrm>
                    <a:prstGeom prst="rect">
                      <a:avLst/>
                    </a:prstGeom>
                    <a:noFill/>
                    <a:ln>
                      <a:noFill/>
                    </a:ln>
                  </pic:spPr>
                </pic:pic>
              </a:graphicData>
            </a:graphic>
          </wp:inline>
        </w:drawing>
      </w:r>
    </w:p>
    <w:p w:rsidR="00662AD5" w:rsidRDefault="00DC617A">
      <w:pPr>
        <w:pStyle w:val="captiontext"/>
      </w:pPr>
      <w:bookmarkStart w:id="369" w:name="_Toc494301333"/>
      <w:r>
        <w:t>58</w:t>
      </w:r>
      <w:r w:rsidR="00D15DB5">
        <w:t>. Process: Debit Memo, Stage: Post Debit Memo</w:t>
      </w:r>
      <w:bookmarkEnd w:id="369"/>
    </w:p>
    <w:p w:rsidR="00D30801" w:rsidRPr="007B406F" w:rsidRDefault="00D30801" w:rsidP="00D30801">
      <w:pPr>
        <w:rPr>
          <w:b/>
        </w:rPr>
      </w:pPr>
      <w:bookmarkStart w:id="370" w:name="IDAOCS2K"/>
      <w:bookmarkEnd w:id="370"/>
      <w:r w:rsidRPr="007B406F">
        <w:rPr>
          <w:b/>
        </w:rPr>
        <w:t>GAPs/ Configuration changes Identified:</w:t>
      </w:r>
    </w:p>
    <w:p w:rsidR="00D30801" w:rsidRDefault="00D30801" w:rsidP="00D30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D30801" w:rsidTr="006C6167">
        <w:tc>
          <w:tcPr>
            <w:tcW w:w="2315" w:type="dxa"/>
            <w:shd w:val="clear" w:color="auto" w:fill="auto"/>
          </w:tcPr>
          <w:p w:rsidR="00D30801" w:rsidRDefault="00D30801" w:rsidP="006C6167">
            <w:r>
              <w:t>Definition</w:t>
            </w:r>
          </w:p>
        </w:tc>
        <w:tc>
          <w:tcPr>
            <w:tcW w:w="2424" w:type="dxa"/>
            <w:shd w:val="clear" w:color="auto" w:fill="auto"/>
          </w:tcPr>
          <w:p w:rsidR="00D30801" w:rsidRDefault="00D30801" w:rsidP="006C6167">
            <w:r>
              <w:t xml:space="preserve">Type </w:t>
            </w:r>
          </w:p>
        </w:tc>
        <w:tc>
          <w:tcPr>
            <w:tcW w:w="1858" w:type="dxa"/>
            <w:shd w:val="clear" w:color="auto" w:fill="auto"/>
          </w:tcPr>
          <w:p w:rsidR="00D30801" w:rsidRDefault="00D30801" w:rsidP="006C6167"/>
        </w:tc>
        <w:tc>
          <w:tcPr>
            <w:tcW w:w="2466" w:type="dxa"/>
            <w:shd w:val="clear" w:color="auto" w:fill="auto"/>
          </w:tcPr>
          <w:p w:rsidR="00D30801" w:rsidRDefault="00D30801" w:rsidP="006C6167">
            <w:r>
              <w:t>Comments</w:t>
            </w:r>
          </w:p>
        </w:tc>
      </w:tr>
      <w:tr w:rsidR="00D30801" w:rsidTr="006C6167">
        <w:tc>
          <w:tcPr>
            <w:tcW w:w="2315" w:type="dxa"/>
            <w:shd w:val="clear" w:color="auto" w:fill="auto"/>
          </w:tcPr>
          <w:p w:rsidR="00D30801" w:rsidRPr="00FE63A9" w:rsidRDefault="00D30801" w:rsidP="006C6167">
            <w:pPr>
              <w:rPr>
                <w:sz w:val="16"/>
                <w:szCs w:val="16"/>
              </w:rPr>
            </w:pPr>
            <w:r>
              <w:rPr>
                <w:sz w:val="16"/>
                <w:szCs w:val="16"/>
              </w:rPr>
              <w:t>N/A</w:t>
            </w:r>
          </w:p>
        </w:tc>
        <w:tc>
          <w:tcPr>
            <w:tcW w:w="2424" w:type="dxa"/>
            <w:shd w:val="clear" w:color="auto" w:fill="auto"/>
          </w:tcPr>
          <w:p w:rsidR="00D30801" w:rsidRPr="00FE63A9" w:rsidRDefault="00D30801" w:rsidP="006C6167">
            <w:pPr>
              <w:rPr>
                <w:sz w:val="16"/>
                <w:szCs w:val="16"/>
              </w:rPr>
            </w:pPr>
            <w:r>
              <w:rPr>
                <w:sz w:val="16"/>
                <w:szCs w:val="16"/>
              </w:rPr>
              <w:t>N/A</w:t>
            </w:r>
          </w:p>
        </w:tc>
        <w:tc>
          <w:tcPr>
            <w:tcW w:w="1858" w:type="dxa"/>
            <w:shd w:val="clear" w:color="auto" w:fill="auto"/>
          </w:tcPr>
          <w:p w:rsidR="00D30801" w:rsidRPr="00FE63A9" w:rsidRDefault="00D30801" w:rsidP="006C6167">
            <w:pPr>
              <w:rPr>
                <w:sz w:val="16"/>
                <w:szCs w:val="16"/>
              </w:rPr>
            </w:pPr>
          </w:p>
        </w:tc>
        <w:tc>
          <w:tcPr>
            <w:tcW w:w="2466" w:type="dxa"/>
            <w:shd w:val="clear" w:color="auto" w:fill="auto"/>
          </w:tcPr>
          <w:p w:rsidR="00D30801" w:rsidRPr="00FE63A9" w:rsidRDefault="00D30801" w:rsidP="006C6167">
            <w:pPr>
              <w:rPr>
                <w:sz w:val="16"/>
                <w:szCs w:val="16"/>
              </w:rPr>
            </w:pPr>
            <w:r>
              <w:rPr>
                <w:sz w:val="16"/>
                <w:szCs w:val="16"/>
              </w:rPr>
              <w:t>N/A</w:t>
            </w:r>
          </w:p>
        </w:tc>
      </w:tr>
    </w:tbl>
    <w:p w:rsidR="00D30801" w:rsidRDefault="00D30801" w:rsidP="00D30801">
      <w:pPr>
        <w:pStyle w:val="stagegraphic"/>
        <w:tabs>
          <w:tab w:val="left" w:pos="816"/>
        </w:tabs>
        <w:jc w:val="left"/>
      </w:pPr>
    </w:p>
    <w:p w:rsidR="00662AD5" w:rsidRDefault="00662AD5">
      <w:pPr>
        <w:pStyle w:val="stagegraphic"/>
      </w:pPr>
    </w:p>
    <w:p w:rsidR="004F40BD" w:rsidRDefault="00D15DB5">
      <w:pPr>
        <w:pStyle w:val="processHeading"/>
      </w:pPr>
      <w:bookmarkStart w:id="371" w:name="_Toc494408389"/>
      <w:r>
        <w:lastRenderedPageBreak/>
        <w:t>AP Payment</w:t>
      </w:r>
      <w:bookmarkEnd w:id="371"/>
    </w:p>
    <w:tbl>
      <w:tblPr>
        <w:tblW w:w="0" w:type="auto"/>
        <w:tblInd w:w="620" w:type="dxa"/>
        <w:tblLook w:val="0000" w:firstRow="0" w:lastRow="0" w:firstColumn="0" w:lastColumn="0" w:noHBand="0" w:noVBand="0"/>
      </w:tblPr>
      <w:tblGrid>
        <w:gridCol w:w="7841"/>
      </w:tblGrid>
      <w:tr w:rsidR="004F40BD" w:rsidTr="006C6167">
        <w:tc>
          <w:tcPr>
            <w:tcW w:w="7841" w:type="dxa"/>
          </w:tcPr>
          <w:p w:rsidR="004F40BD" w:rsidRDefault="004F40BD" w:rsidP="006C6167">
            <w:pPr>
              <w:pStyle w:val="notegroup"/>
            </w:pPr>
            <w:r>
              <w:t>User Notes</w:t>
            </w:r>
          </w:p>
        </w:tc>
      </w:tr>
      <w:tr w:rsidR="004F40BD" w:rsidRPr="0085400E" w:rsidTr="006C6167">
        <w:tc>
          <w:tcPr>
            <w:tcW w:w="7841" w:type="dxa"/>
          </w:tcPr>
          <w:p w:rsidR="004F40BD" w:rsidRDefault="004F40BD" w:rsidP="006C6167">
            <w:pPr>
              <w:pStyle w:val="noteheader"/>
            </w:pPr>
            <w:r>
              <w:t xml:space="preserve">Process definition: </w:t>
            </w:r>
          </w:p>
          <w:p w:rsidR="004F40BD" w:rsidRDefault="004F40BD" w:rsidP="006C6167">
            <w:pPr>
              <w:spacing w:after="200" w:line="276" w:lineRule="auto"/>
              <w:rPr>
                <w:rFonts w:ascii="Calibri" w:hAnsi="Calibri"/>
                <w:sz w:val="22"/>
                <w:szCs w:val="22"/>
              </w:rPr>
            </w:pPr>
            <w:r>
              <w:rPr>
                <w:rFonts w:ascii="Calibri" w:hAnsi="Calibri"/>
                <w:sz w:val="22"/>
                <w:szCs w:val="22"/>
              </w:rPr>
              <w:t xml:space="preserve">This process starts with AP payment, Payment can be against invoice or prepayment. </w:t>
            </w:r>
          </w:p>
          <w:p w:rsidR="004F40BD" w:rsidRPr="0085400E" w:rsidRDefault="004F40BD" w:rsidP="006C6167">
            <w:pPr>
              <w:spacing w:after="200" w:line="276" w:lineRule="auto"/>
              <w:rPr>
                <w:rFonts w:ascii="Calibri" w:hAnsi="Calibri"/>
                <w:sz w:val="22"/>
                <w:szCs w:val="22"/>
              </w:rPr>
            </w:pPr>
            <w:r>
              <w:rPr>
                <w:rFonts w:ascii="Calibri" w:hAnsi="Calibri"/>
                <w:sz w:val="22"/>
                <w:szCs w:val="22"/>
              </w:rPr>
              <w:t>This workflow starts from creating payment group, enter payment then post the payment.</w:t>
            </w:r>
          </w:p>
        </w:tc>
      </w:tr>
    </w:tbl>
    <w:p w:rsidR="00662AD5" w:rsidRDefault="00876F52">
      <w:pPr>
        <w:pStyle w:val="processgraphic"/>
      </w:pPr>
      <w:bookmarkStart w:id="372" w:name="IDAMFS2K"/>
      <w:bookmarkEnd w:id="372"/>
      <w:r>
        <w:rPr>
          <w:noProof/>
          <w:lang w:val="en-GB" w:eastAsia="en-GB"/>
        </w:rPr>
        <w:drawing>
          <wp:inline distT="0" distB="0" distL="0" distR="0">
            <wp:extent cx="5467350" cy="981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67350" cy="981075"/>
                    </a:xfrm>
                    <a:prstGeom prst="rect">
                      <a:avLst/>
                    </a:prstGeom>
                    <a:noFill/>
                    <a:ln>
                      <a:noFill/>
                    </a:ln>
                  </pic:spPr>
                </pic:pic>
              </a:graphicData>
            </a:graphic>
          </wp:inline>
        </w:drawing>
      </w:r>
    </w:p>
    <w:p w:rsidR="00662AD5" w:rsidRDefault="00DC617A">
      <w:pPr>
        <w:pStyle w:val="captiontext"/>
      </w:pPr>
      <w:bookmarkStart w:id="373" w:name="_Toc494301335"/>
      <w:r>
        <w:t>59</w:t>
      </w:r>
      <w:r w:rsidR="00D15DB5">
        <w:t>. Process: AP Payment</w:t>
      </w:r>
      <w:bookmarkEnd w:id="373"/>
    </w:p>
    <w:p w:rsidR="00662AD5" w:rsidRDefault="00D15DB5">
      <w:pPr>
        <w:pStyle w:val="stagesrolestasksheader"/>
      </w:pPr>
      <w:bookmarkStart w:id="374" w:name="IDAWFS2K"/>
      <w:bookmarkEnd w:id="374"/>
      <w:r>
        <w:t>Process Content</w:t>
      </w:r>
    </w:p>
    <w:p w:rsidR="00662AD5" w:rsidRDefault="00662AD5">
      <w:pPr>
        <w:pStyle w:val="stage"/>
      </w:pPr>
      <w:r>
        <w:fldChar w:fldCharType="begin"/>
      </w:r>
      <w:r w:rsidR="00D15DB5">
        <w:instrText xml:space="preserve"> XE "Stages:Create Payment Group" </w:instrText>
      </w:r>
      <w:r>
        <w:fldChar w:fldCharType="end"/>
      </w:r>
      <w:r>
        <w:fldChar w:fldCharType="begin"/>
      </w:r>
      <w:r w:rsidR="00D15DB5">
        <w:instrText xml:space="preserve"> XE "Create Payment Group (stage)" </w:instrText>
      </w:r>
      <w:r>
        <w:fldChar w:fldCharType="end"/>
      </w:r>
      <w:r w:rsidR="00D15DB5">
        <w:t>Create Payment Group</w:t>
      </w:r>
    </w:p>
    <w:p w:rsidR="00662AD5" w:rsidRDefault="00876F52">
      <w:pPr>
        <w:pStyle w:val="stagegraphic"/>
      </w:pPr>
      <w:bookmarkStart w:id="375" w:name="IDAIHS2K"/>
      <w:bookmarkEnd w:id="375"/>
      <w:r>
        <w:rPr>
          <w:noProof/>
          <w:lang w:val="en-GB" w:eastAsia="en-GB"/>
        </w:rPr>
        <w:drawing>
          <wp:inline distT="0" distB="0" distL="0" distR="0">
            <wp:extent cx="3267075" cy="1038225"/>
            <wp:effectExtent l="0" t="0" r="0" b="0"/>
            <wp:docPr id="61" name="Picture 61" descr="uuid_6D1ED986-0CBB-464C-B629-9275C680CC12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uid_6D1ED986-0CBB-464C-B629-9275C680CC12_stage_2_p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67075" cy="1038225"/>
                    </a:xfrm>
                    <a:prstGeom prst="rect">
                      <a:avLst/>
                    </a:prstGeom>
                    <a:noFill/>
                    <a:ln>
                      <a:noFill/>
                    </a:ln>
                  </pic:spPr>
                </pic:pic>
              </a:graphicData>
            </a:graphic>
          </wp:inline>
        </w:drawing>
      </w:r>
    </w:p>
    <w:p w:rsidR="00662AD5" w:rsidRDefault="00FF63E9">
      <w:pPr>
        <w:pStyle w:val="captiontext"/>
      </w:pPr>
      <w:bookmarkStart w:id="376" w:name="_Toc494301337"/>
      <w:r>
        <w:t>60</w:t>
      </w:r>
      <w:r w:rsidR="00D15DB5">
        <w:t>. Process: AP Payment, Stage: Create Payment Group</w:t>
      </w:r>
      <w:bookmarkEnd w:id="376"/>
    </w:p>
    <w:p w:rsidR="00662AD5" w:rsidRDefault="00662AD5">
      <w:pPr>
        <w:pStyle w:val="stage"/>
      </w:pPr>
      <w:r>
        <w:fldChar w:fldCharType="begin"/>
      </w:r>
      <w:r w:rsidR="00D15DB5">
        <w:instrText xml:space="preserve"> XE "Stages:Enter Payment" </w:instrText>
      </w:r>
      <w:r>
        <w:fldChar w:fldCharType="end"/>
      </w:r>
      <w:r>
        <w:fldChar w:fldCharType="begin"/>
      </w:r>
      <w:r w:rsidR="00D15DB5">
        <w:instrText xml:space="preserve"> XE "Enter Payment (stage)" </w:instrText>
      </w:r>
      <w:r>
        <w:fldChar w:fldCharType="end"/>
      </w:r>
      <w:r w:rsidR="00D15DB5">
        <w:t>Enter Payment</w:t>
      </w:r>
    </w:p>
    <w:p w:rsidR="00662AD5" w:rsidRDefault="00876F52">
      <w:pPr>
        <w:pStyle w:val="stagegraphic"/>
      </w:pPr>
      <w:bookmarkStart w:id="377" w:name="IDAQJS2K"/>
      <w:bookmarkEnd w:id="377"/>
      <w:r>
        <w:rPr>
          <w:noProof/>
          <w:lang w:val="en-GB" w:eastAsia="en-GB"/>
        </w:rPr>
        <w:drawing>
          <wp:inline distT="0" distB="0" distL="0" distR="0">
            <wp:extent cx="5762625" cy="1495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2625" cy="1495425"/>
                    </a:xfrm>
                    <a:prstGeom prst="rect">
                      <a:avLst/>
                    </a:prstGeom>
                    <a:noFill/>
                    <a:ln>
                      <a:noFill/>
                    </a:ln>
                  </pic:spPr>
                </pic:pic>
              </a:graphicData>
            </a:graphic>
          </wp:inline>
        </w:drawing>
      </w:r>
    </w:p>
    <w:p w:rsidR="00662AD5" w:rsidRDefault="00FF63E9">
      <w:pPr>
        <w:pStyle w:val="captiontext"/>
        <w:rPr>
          <w:ins w:id="378" w:author="Joseph Moshi" w:date="2017-10-11T08:58:00Z"/>
        </w:rPr>
      </w:pPr>
      <w:bookmarkStart w:id="379" w:name="_Toc494301338"/>
      <w:r>
        <w:t>61</w:t>
      </w:r>
      <w:r w:rsidR="00D15DB5">
        <w:t>. Process: AP Payment, Stage: Enter Payment</w:t>
      </w:r>
      <w:bookmarkEnd w:id="379"/>
    </w:p>
    <w:p w:rsidR="00DA4C9E" w:rsidRDefault="00DA4C9E">
      <w:pPr>
        <w:rPr>
          <w:ins w:id="380" w:author="Joseph Moshi" w:date="2017-10-11T09:04:00Z"/>
          <w:color w:val="FF0000"/>
          <w:highlight w:val="yellow"/>
        </w:rPr>
        <w:pPrChange w:id="381" w:author="Joseph Moshi" w:date="2017-10-11T08:58:00Z">
          <w:pPr>
            <w:pStyle w:val="captiontext"/>
          </w:pPr>
        </w:pPrChange>
      </w:pPr>
      <w:ins w:id="382" w:author="Joseph Moshi" w:date="2017-10-11T09:04:00Z">
        <w:r>
          <w:rPr>
            <w:b/>
            <w:color w:val="FF0000"/>
            <w:highlight w:val="yellow"/>
          </w:rPr>
          <w:t>MSD Comments.</w:t>
        </w:r>
      </w:ins>
    </w:p>
    <w:p w:rsidR="00DA4C9E" w:rsidRDefault="00A346A7">
      <w:pPr>
        <w:pStyle w:val="ListParagraph"/>
        <w:numPr>
          <w:ilvl w:val="0"/>
          <w:numId w:val="60"/>
        </w:numPr>
        <w:rPr>
          <w:ins w:id="383" w:author="Joseph Moshi" w:date="2017-10-11T09:10:00Z"/>
          <w:color w:val="FF0000"/>
          <w:highlight w:val="yellow"/>
        </w:rPr>
        <w:pPrChange w:id="384" w:author="Joseph Moshi" w:date="2017-10-11T09:04:00Z">
          <w:pPr>
            <w:pStyle w:val="captiontext"/>
          </w:pPr>
        </w:pPrChange>
      </w:pPr>
      <w:ins w:id="385" w:author="Joseph Moshi" w:date="2017-10-11T09:06:00Z">
        <w:r w:rsidRPr="002310CB">
          <w:rPr>
            <w:color w:val="FF0000"/>
            <w:highlight w:val="yellow"/>
          </w:rPr>
          <w:t>There is a challenge on payment voucher with multiple GL lines. The GL</w:t>
        </w:r>
      </w:ins>
      <w:ins w:id="386" w:author="Joseph Moshi" w:date="2017-10-11T09:08:00Z">
        <w:r w:rsidRPr="003416A0">
          <w:rPr>
            <w:color w:val="FF0000"/>
            <w:highlight w:val="yellow"/>
          </w:rPr>
          <w:t xml:space="preserve"> transactions are well processed but during printing for approval few lines appeared in the hard copy.</w:t>
        </w:r>
      </w:ins>
      <w:ins w:id="387" w:author="Joseph Moshi" w:date="2017-10-11T09:09:00Z">
        <w:r>
          <w:rPr>
            <w:color w:val="FF0000"/>
            <w:highlight w:val="yellow"/>
          </w:rPr>
          <w:t xml:space="preserve"> We need in E10 all the lines to be printed.</w:t>
        </w:r>
      </w:ins>
    </w:p>
    <w:p w:rsidR="00A346A7" w:rsidRPr="00A346A7" w:rsidRDefault="00A346A7">
      <w:pPr>
        <w:pStyle w:val="ListParagraph"/>
        <w:numPr>
          <w:ilvl w:val="0"/>
          <w:numId w:val="60"/>
        </w:numPr>
        <w:rPr>
          <w:ins w:id="388" w:author="Joseph Moshi" w:date="2017-10-11T09:01:00Z"/>
          <w:b/>
          <w:color w:val="FF0000"/>
          <w:highlight w:val="yellow"/>
          <w:rPrChange w:id="389" w:author="Joseph Moshi" w:date="2017-10-11T09:08:00Z">
            <w:rPr>
              <w:ins w:id="390" w:author="Joseph Moshi" w:date="2017-10-11T09:01:00Z"/>
              <w:b w:val="0"/>
              <w:highlight w:val="yellow"/>
            </w:rPr>
          </w:rPrChange>
        </w:rPr>
        <w:pPrChange w:id="391" w:author="Joseph Moshi" w:date="2017-10-11T09:04:00Z">
          <w:pPr>
            <w:pStyle w:val="captiontext"/>
          </w:pPr>
        </w:pPrChange>
      </w:pPr>
      <w:ins w:id="392" w:author="Joseph Moshi" w:date="2017-10-11T09:10:00Z">
        <w:r>
          <w:rPr>
            <w:color w:val="FF0000"/>
            <w:highlight w:val="yellow"/>
          </w:rPr>
          <w:t>There is challenge on GL report balances differs from the detailed GL and GL summary balances</w:t>
        </w:r>
      </w:ins>
    </w:p>
    <w:p w:rsidR="00DA4C9E" w:rsidRPr="00DA4C9E" w:rsidDel="00DA4C9E" w:rsidRDefault="00DA4C9E">
      <w:pPr>
        <w:pStyle w:val="ListParagraph"/>
        <w:numPr>
          <w:ilvl w:val="0"/>
          <w:numId w:val="60"/>
        </w:numPr>
        <w:rPr>
          <w:del w:id="393" w:author="Joseph Moshi" w:date="2017-10-11T09:04:00Z"/>
          <w:color w:val="FF0000"/>
          <w:highlight w:val="yellow"/>
          <w:rPrChange w:id="394" w:author="Joseph Moshi" w:date="2017-10-11T09:01:00Z">
            <w:rPr>
              <w:del w:id="395" w:author="Joseph Moshi" w:date="2017-10-11T09:04:00Z"/>
            </w:rPr>
          </w:rPrChange>
        </w:rPr>
        <w:pPrChange w:id="396" w:author="Joseph Moshi" w:date="2017-10-11T08:59:00Z">
          <w:pPr>
            <w:pStyle w:val="captiontext"/>
          </w:pPr>
        </w:pPrChange>
      </w:pPr>
    </w:p>
    <w:p w:rsidR="00662AD5" w:rsidRDefault="00662AD5">
      <w:pPr>
        <w:pStyle w:val="stagegraphic"/>
      </w:pPr>
      <w:bookmarkStart w:id="397" w:name="IDA0JS2K"/>
      <w:bookmarkEnd w:id="397"/>
    </w:p>
    <w:p w:rsidR="00662AD5" w:rsidRDefault="00662AD5">
      <w:pPr>
        <w:pStyle w:val="stage"/>
      </w:pPr>
      <w:r>
        <w:lastRenderedPageBreak/>
        <w:fldChar w:fldCharType="begin"/>
      </w:r>
      <w:r w:rsidR="00D15DB5">
        <w:instrText xml:space="preserve"> XE "Stages:Post Payment" </w:instrText>
      </w:r>
      <w:r>
        <w:fldChar w:fldCharType="end"/>
      </w:r>
      <w:r>
        <w:fldChar w:fldCharType="begin"/>
      </w:r>
      <w:r w:rsidR="00D15DB5">
        <w:instrText xml:space="preserve"> XE "Post Payment (stage)" </w:instrText>
      </w:r>
      <w:r>
        <w:fldChar w:fldCharType="end"/>
      </w:r>
      <w:r w:rsidR="00D15DB5">
        <w:t>Post Payment</w:t>
      </w:r>
    </w:p>
    <w:p w:rsidR="00662AD5" w:rsidRDefault="00876F52">
      <w:pPr>
        <w:pStyle w:val="stagegraphic"/>
      </w:pPr>
      <w:bookmarkStart w:id="398" w:name="IDANLS2K"/>
      <w:bookmarkEnd w:id="398"/>
      <w:r>
        <w:rPr>
          <w:noProof/>
          <w:lang w:val="en-GB" w:eastAsia="en-GB"/>
        </w:rPr>
        <w:drawing>
          <wp:inline distT="0" distB="0" distL="0" distR="0">
            <wp:extent cx="5762625" cy="1819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1819275"/>
                    </a:xfrm>
                    <a:prstGeom prst="rect">
                      <a:avLst/>
                    </a:prstGeom>
                    <a:noFill/>
                    <a:ln>
                      <a:noFill/>
                    </a:ln>
                  </pic:spPr>
                </pic:pic>
              </a:graphicData>
            </a:graphic>
          </wp:inline>
        </w:drawing>
      </w:r>
    </w:p>
    <w:p w:rsidR="00662AD5" w:rsidRDefault="00FF63E9">
      <w:pPr>
        <w:pStyle w:val="captiontext"/>
      </w:pPr>
      <w:bookmarkStart w:id="399" w:name="_Toc494301340"/>
      <w:r>
        <w:t>62</w:t>
      </w:r>
      <w:r w:rsidR="00D15DB5">
        <w:t>. Process: AP Payment, Stage: Post Payment</w:t>
      </w:r>
      <w:bookmarkEnd w:id="399"/>
    </w:p>
    <w:p w:rsidR="005E4690" w:rsidRDefault="005E4690">
      <w:pPr>
        <w:pStyle w:val="stagegraphic"/>
      </w:pPr>
      <w:bookmarkStart w:id="400" w:name="IDAXLS2K"/>
      <w:bookmarkEnd w:id="400"/>
    </w:p>
    <w:p w:rsidR="005E4690" w:rsidRPr="007B406F" w:rsidRDefault="005E4690" w:rsidP="005E4690">
      <w:pPr>
        <w:rPr>
          <w:b/>
        </w:rPr>
      </w:pPr>
      <w:r>
        <w:tab/>
      </w:r>
      <w:r w:rsidRPr="007B406F">
        <w:rPr>
          <w:b/>
        </w:rPr>
        <w:t>GAPs/ Configuration changes Identified:</w:t>
      </w:r>
    </w:p>
    <w:p w:rsidR="005E4690" w:rsidRDefault="005E4690" w:rsidP="005E46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5E4690" w:rsidTr="006C6167">
        <w:tc>
          <w:tcPr>
            <w:tcW w:w="2315" w:type="dxa"/>
            <w:shd w:val="clear" w:color="auto" w:fill="auto"/>
          </w:tcPr>
          <w:p w:rsidR="005E4690" w:rsidRDefault="005E4690" w:rsidP="006C6167">
            <w:r>
              <w:t>Definition</w:t>
            </w:r>
          </w:p>
        </w:tc>
        <w:tc>
          <w:tcPr>
            <w:tcW w:w="2424" w:type="dxa"/>
            <w:shd w:val="clear" w:color="auto" w:fill="auto"/>
          </w:tcPr>
          <w:p w:rsidR="005E4690" w:rsidRDefault="005E4690" w:rsidP="006C6167">
            <w:r>
              <w:t xml:space="preserve">Type </w:t>
            </w:r>
          </w:p>
        </w:tc>
        <w:tc>
          <w:tcPr>
            <w:tcW w:w="1858" w:type="dxa"/>
            <w:shd w:val="clear" w:color="auto" w:fill="auto"/>
          </w:tcPr>
          <w:p w:rsidR="005E4690" w:rsidRDefault="005E4690" w:rsidP="006C6167"/>
        </w:tc>
        <w:tc>
          <w:tcPr>
            <w:tcW w:w="2466" w:type="dxa"/>
            <w:shd w:val="clear" w:color="auto" w:fill="auto"/>
          </w:tcPr>
          <w:p w:rsidR="005E4690" w:rsidRDefault="005E4690" w:rsidP="006C6167">
            <w:r>
              <w:t>Comments</w:t>
            </w:r>
          </w:p>
        </w:tc>
      </w:tr>
      <w:tr w:rsidR="005E4690" w:rsidTr="006C6167">
        <w:tc>
          <w:tcPr>
            <w:tcW w:w="2315" w:type="dxa"/>
            <w:shd w:val="clear" w:color="auto" w:fill="auto"/>
          </w:tcPr>
          <w:p w:rsidR="005E4690" w:rsidRPr="00FE63A9" w:rsidRDefault="005E4690" w:rsidP="006C6167">
            <w:pPr>
              <w:rPr>
                <w:sz w:val="16"/>
                <w:szCs w:val="16"/>
              </w:rPr>
            </w:pPr>
            <w:r>
              <w:rPr>
                <w:sz w:val="16"/>
                <w:szCs w:val="16"/>
              </w:rPr>
              <w:t>N/A</w:t>
            </w:r>
          </w:p>
        </w:tc>
        <w:tc>
          <w:tcPr>
            <w:tcW w:w="2424" w:type="dxa"/>
            <w:shd w:val="clear" w:color="auto" w:fill="auto"/>
          </w:tcPr>
          <w:p w:rsidR="005E4690" w:rsidRPr="00FE63A9" w:rsidRDefault="005E4690" w:rsidP="006C6167">
            <w:pPr>
              <w:rPr>
                <w:sz w:val="16"/>
                <w:szCs w:val="16"/>
              </w:rPr>
            </w:pPr>
            <w:r>
              <w:rPr>
                <w:sz w:val="16"/>
                <w:szCs w:val="16"/>
              </w:rPr>
              <w:t>N/A</w:t>
            </w:r>
          </w:p>
        </w:tc>
        <w:tc>
          <w:tcPr>
            <w:tcW w:w="1858" w:type="dxa"/>
            <w:shd w:val="clear" w:color="auto" w:fill="auto"/>
          </w:tcPr>
          <w:p w:rsidR="005E4690" w:rsidRPr="00FE63A9" w:rsidRDefault="005E4690" w:rsidP="006C6167">
            <w:pPr>
              <w:rPr>
                <w:sz w:val="16"/>
                <w:szCs w:val="16"/>
              </w:rPr>
            </w:pPr>
          </w:p>
        </w:tc>
        <w:tc>
          <w:tcPr>
            <w:tcW w:w="2466" w:type="dxa"/>
            <w:shd w:val="clear" w:color="auto" w:fill="auto"/>
          </w:tcPr>
          <w:p w:rsidR="005E4690" w:rsidRPr="00FE63A9" w:rsidRDefault="005E4690" w:rsidP="006C6167">
            <w:pPr>
              <w:rPr>
                <w:sz w:val="16"/>
                <w:szCs w:val="16"/>
              </w:rPr>
            </w:pPr>
            <w:r>
              <w:rPr>
                <w:sz w:val="16"/>
                <w:szCs w:val="16"/>
              </w:rPr>
              <w:t>N/A</w:t>
            </w:r>
          </w:p>
        </w:tc>
      </w:tr>
    </w:tbl>
    <w:p w:rsidR="00662AD5" w:rsidRPr="005E4690" w:rsidRDefault="00662AD5" w:rsidP="005E4690">
      <w:pPr>
        <w:tabs>
          <w:tab w:val="left" w:pos="1479"/>
        </w:tabs>
      </w:pPr>
    </w:p>
    <w:p w:rsidR="00572F09" w:rsidRDefault="00D15DB5">
      <w:pPr>
        <w:pStyle w:val="processHeading"/>
      </w:pPr>
      <w:bookmarkStart w:id="401" w:name="_Toc494408390"/>
      <w:r>
        <w:lastRenderedPageBreak/>
        <w:t>Matching Debit Memo/Invoice</w:t>
      </w:r>
      <w:bookmarkEnd w:id="401"/>
    </w:p>
    <w:tbl>
      <w:tblPr>
        <w:tblW w:w="0" w:type="auto"/>
        <w:tblInd w:w="620" w:type="dxa"/>
        <w:tblLook w:val="0000" w:firstRow="0" w:lastRow="0" w:firstColumn="0" w:lastColumn="0" w:noHBand="0" w:noVBand="0"/>
      </w:tblPr>
      <w:tblGrid>
        <w:gridCol w:w="7841"/>
      </w:tblGrid>
      <w:tr w:rsidR="00572F09" w:rsidTr="006C6167">
        <w:tc>
          <w:tcPr>
            <w:tcW w:w="7841" w:type="dxa"/>
          </w:tcPr>
          <w:p w:rsidR="00572F09" w:rsidRDefault="00572F09" w:rsidP="006C6167">
            <w:pPr>
              <w:pStyle w:val="notegroup"/>
            </w:pPr>
            <w:r>
              <w:t>User Notes</w:t>
            </w:r>
          </w:p>
        </w:tc>
      </w:tr>
      <w:tr w:rsidR="00572F09" w:rsidRPr="0085400E" w:rsidTr="006C6167">
        <w:tc>
          <w:tcPr>
            <w:tcW w:w="7841" w:type="dxa"/>
          </w:tcPr>
          <w:p w:rsidR="00572F09" w:rsidRDefault="00572F09" w:rsidP="006C6167">
            <w:pPr>
              <w:pStyle w:val="noteheader"/>
            </w:pPr>
            <w:r>
              <w:t xml:space="preserve">Process definition: </w:t>
            </w:r>
          </w:p>
          <w:p w:rsidR="00572F09" w:rsidRDefault="00572F09" w:rsidP="006C6167">
            <w:pPr>
              <w:spacing w:after="200" w:line="276" w:lineRule="auto"/>
              <w:rPr>
                <w:rFonts w:ascii="Calibri" w:hAnsi="Calibri"/>
                <w:sz w:val="22"/>
                <w:szCs w:val="22"/>
              </w:rPr>
            </w:pPr>
            <w:r>
              <w:rPr>
                <w:rFonts w:ascii="Calibri" w:hAnsi="Calibri"/>
                <w:sz w:val="22"/>
                <w:szCs w:val="22"/>
              </w:rPr>
              <w:t>This process starts with matching the prepayment or debit memo against invoice.</w:t>
            </w:r>
          </w:p>
          <w:p w:rsidR="00572F09" w:rsidRPr="0085400E" w:rsidRDefault="00572F09" w:rsidP="00572F09">
            <w:pPr>
              <w:spacing w:after="200" w:line="276" w:lineRule="auto"/>
              <w:rPr>
                <w:rFonts w:ascii="Calibri" w:hAnsi="Calibri"/>
                <w:sz w:val="22"/>
                <w:szCs w:val="22"/>
              </w:rPr>
            </w:pPr>
            <w:r>
              <w:rPr>
                <w:rFonts w:ascii="Calibri" w:hAnsi="Calibri"/>
                <w:sz w:val="22"/>
                <w:szCs w:val="22"/>
              </w:rPr>
              <w:t>This workflow starts from selecting the prepayment or debit memo and matching against the invoice.</w:t>
            </w:r>
          </w:p>
        </w:tc>
      </w:tr>
    </w:tbl>
    <w:p w:rsidR="00662AD5" w:rsidRDefault="00876F52">
      <w:pPr>
        <w:pStyle w:val="processgraphic"/>
      </w:pPr>
      <w:bookmarkStart w:id="402" w:name="IDAINS2K"/>
      <w:bookmarkEnd w:id="402"/>
      <w:r>
        <w:rPr>
          <w:noProof/>
          <w:lang w:val="en-GB" w:eastAsia="en-GB"/>
        </w:rPr>
        <w:drawing>
          <wp:inline distT="0" distB="0" distL="0" distR="0">
            <wp:extent cx="4019550" cy="1095375"/>
            <wp:effectExtent l="0" t="0" r="0" b="0"/>
            <wp:docPr id="64" name="Picture 64" descr="uuid_35746E78-01B9-483E-BAC3-98EDD1AAC200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uid_35746E78-01B9-483E-BAC3-98EDD1AAC200_view_p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1095375"/>
                    </a:xfrm>
                    <a:prstGeom prst="rect">
                      <a:avLst/>
                    </a:prstGeom>
                    <a:noFill/>
                    <a:ln>
                      <a:noFill/>
                    </a:ln>
                  </pic:spPr>
                </pic:pic>
              </a:graphicData>
            </a:graphic>
          </wp:inline>
        </w:drawing>
      </w:r>
    </w:p>
    <w:p w:rsidR="00662AD5" w:rsidRDefault="00FF63E9">
      <w:pPr>
        <w:pStyle w:val="captiontext"/>
      </w:pPr>
      <w:bookmarkStart w:id="403" w:name="_Toc494301342"/>
      <w:r>
        <w:t>63</w:t>
      </w:r>
      <w:r w:rsidR="00D15DB5">
        <w:t>. Process: Matching Debit Memo/Invoice</w:t>
      </w:r>
      <w:bookmarkEnd w:id="403"/>
    </w:p>
    <w:p w:rsidR="00662AD5" w:rsidRDefault="00D15DB5" w:rsidP="00FF63E9">
      <w:pPr>
        <w:pStyle w:val="whocaninitiate"/>
      </w:pPr>
      <w:r>
        <w:t>Process Content</w:t>
      </w:r>
    </w:p>
    <w:p w:rsidR="00662AD5" w:rsidRDefault="00662AD5">
      <w:pPr>
        <w:pStyle w:val="stage"/>
      </w:pPr>
      <w:r>
        <w:fldChar w:fldCharType="begin"/>
      </w:r>
      <w:r w:rsidR="00D15DB5">
        <w:instrText xml:space="preserve"> XE "Stages:Debit Memo/Invoice Matching" </w:instrText>
      </w:r>
      <w:r>
        <w:fldChar w:fldCharType="end"/>
      </w:r>
      <w:r>
        <w:fldChar w:fldCharType="begin"/>
      </w:r>
      <w:r w:rsidR="00D15DB5">
        <w:instrText xml:space="preserve"> XE "Debit Memo/Invoice Matching (stage)" </w:instrText>
      </w:r>
      <w:r>
        <w:fldChar w:fldCharType="end"/>
      </w:r>
      <w:r w:rsidR="00D15DB5">
        <w:t>Debit Memo/Invoice Matching</w:t>
      </w:r>
    </w:p>
    <w:p w:rsidR="00662AD5" w:rsidRDefault="00876F52">
      <w:pPr>
        <w:pStyle w:val="stagegraphic"/>
      </w:pPr>
      <w:bookmarkStart w:id="404" w:name="IDAKPS2K"/>
      <w:bookmarkEnd w:id="404"/>
      <w:r>
        <w:rPr>
          <w:noProof/>
          <w:lang w:val="en-GB" w:eastAsia="en-GB"/>
        </w:rPr>
        <w:drawing>
          <wp:inline distT="0" distB="0" distL="0" distR="0">
            <wp:extent cx="3571875" cy="1133475"/>
            <wp:effectExtent l="0" t="0" r="0" b="0"/>
            <wp:docPr id="65" name="Picture 65" descr="uuid_35746E78-01B9-483E-BAC3-98EDD1AAC200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uid_35746E78-01B9-483E-BAC3-98EDD1AAC200_stage_2_p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1875" cy="1133475"/>
                    </a:xfrm>
                    <a:prstGeom prst="rect">
                      <a:avLst/>
                    </a:prstGeom>
                    <a:noFill/>
                    <a:ln>
                      <a:noFill/>
                    </a:ln>
                  </pic:spPr>
                </pic:pic>
              </a:graphicData>
            </a:graphic>
          </wp:inline>
        </w:drawing>
      </w:r>
    </w:p>
    <w:p w:rsidR="004E5DD4" w:rsidRDefault="00FF63E9">
      <w:pPr>
        <w:pStyle w:val="captiontext"/>
      </w:pPr>
      <w:bookmarkStart w:id="405" w:name="_Toc494301343"/>
      <w:r>
        <w:t>64</w:t>
      </w:r>
      <w:r w:rsidR="00D15DB5">
        <w:t>. Process: Matching Debit Memo/Invoice, Stage: Debit Memo/Invoice Matching</w:t>
      </w:r>
      <w:bookmarkEnd w:id="405"/>
    </w:p>
    <w:p w:rsidR="004E5DD4" w:rsidRPr="004E5DD4" w:rsidRDefault="004E5DD4" w:rsidP="004E5DD4"/>
    <w:p w:rsidR="004E5DD4" w:rsidRDefault="004E5DD4" w:rsidP="004E5DD4"/>
    <w:p w:rsidR="004E5DD4" w:rsidRPr="007B406F" w:rsidRDefault="004E5DD4" w:rsidP="004E5DD4">
      <w:pPr>
        <w:rPr>
          <w:b/>
        </w:rPr>
      </w:pPr>
      <w:r w:rsidRPr="007B406F">
        <w:rPr>
          <w:b/>
        </w:rPr>
        <w:t>GAPs/ Configuration changes Identified:</w:t>
      </w:r>
    </w:p>
    <w:p w:rsidR="004E5DD4" w:rsidRDefault="004E5DD4" w:rsidP="004E5DD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4E5DD4" w:rsidTr="006C6167">
        <w:tc>
          <w:tcPr>
            <w:tcW w:w="2315" w:type="dxa"/>
            <w:shd w:val="clear" w:color="auto" w:fill="auto"/>
          </w:tcPr>
          <w:p w:rsidR="004E5DD4" w:rsidRDefault="004E5DD4" w:rsidP="006C6167">
            <w:r>
              <w:t>Definition</w:t>
            </w:r>
          </w:p>
        </w:tc>
        <w:tc>
          <w:tcPr>
            <w:tcW w:w="2424" w:type="dxa"/>
            <w:shd w:val="clear" w:color="auto" w:fill="auto"/>
          </w:tcPr>
          <w:p w:rsidR="004E5DD4" w:rsidRDefault="004E5DD4" w:rsidP="006C6167">
            <w:r>
              <w:t xml:space="preserve">Type </w:t>
            </w:r>
          </w:p>
        </w:tc>
        <w:tc>
          <w:tcPr>
            <w:tcW w:w="1858" w:type="dxa"/>
            <w:shd w:val="clear" w:color="auto" w:fill="auto"/>
          </w:tcPr>
          <w:p w:rsidR="004E5DD4" w:rsidRDefault="004E5DD4" w:rsidP="006C6167"/>
        </w:tc>
        <w:tc>
          <w:tcPr>
            <w:tcW w:w="2466" w:type="dxa"/>
            <w:shd w:val="clear" w:color="auto" w:fill="auto"/>
          </w:tcPr>
          <w:p w:rsidR="004E5DD4" w:rsidRDefault="004E5DD4" w:rsidP="006C6167">
            <w:r>
              <w:t>Comments</w:t>
            </w:r>
          </w:p>
        </w:tc>
      </w:tr>
      <w:tr w:rsidR="004E5DD4" w:rsidTr="006C6167">
        <w:tc>
          <w:tcPr>
            <w:tcW w:w="2315" w:type="dxa"/>
            <w:shd w:val="clear" w:color="auto" w:fill="auto"/>
          </w:tcPr>
          <w:p w:rsidR="004E5DD4" w:rsidRPr="00FE63A9" w:rsidRDefault="004E5DD4" w:rsidP="006C6167">
            <w:pPr>
              <w:rPr>
                <w:sz w:val="16"/>
                <w:szCs w:val="16"/>
              </w:rPr>
            </w:pPr>
            <w:r>
              <w:rPr>
                <w:sz w:val="16"/>
                <w:szCs w:val="16"/>
              </w:rPr>
              <w:t>N/A</w:t>
            </w:r>
          </w:p>
        </w:tc>
        <w:tc>
          <w:tcPr>
            <w:tcW w:w="2424" w:type="dxa"/>
            <w:shd w:val="clear" w:color="auto" w:fill="auto"/>
          </w:tcPr>
          <w:p w:rsidR="004E5DD4" w:rsidRPr="00FE63A9" w:rsidRDefault="004E5DD4" w:rsidP="006C6167">
            <w:pPr>
              <w:rPr>
                <w:sz w:val="16"/>
                <w:szCs w:val="16"/>
              </w:rPr>
            </w:pPr>
            <w:r>
              <w:rPr>
                <w:sz w:val="16"/>
                <w:szCs w:val="16"/>
              </w:rPr>
              <w:t>N/A</w:t>
            </w:r>
          </w:p>
        </w:tc>
        <w:tc>
          <w:tcPr>
            <w:tcW w:w="1858" w:type="dxa"/>
            <w:shd w:val="clear" w:color="auto" w:fill="auto"/>
          </w:tcPr>
          <w:p w:rsidR="004E5DD4" w:rsidRPr="00FE63A9" w:rsidRDefault="004E5DD4" w:rsidP="006C6167">
            <w:pPr>
              <w:rPr>
                <w:sz w:val="16"/>
                <w:szCs w:val="16"/>
              </w:rPr>
            </w:pPr>
          </w:p>
        </w:tc>
        <w:tc>
          <w:tcPr>
            <w:tcW w:w="2466" w:type="dxa"/>
            <w:shd w:val="clear" w:color="auto" w:fill="auto"/>
          </w:tcPr>
          <w:p w:rsidR="004E5DD4" w:rsidRPr="00FE63A9" w:rsidRDefault="004E5DD4" w:rsidP="006C6167">
            <w:pPr>
              <w:rPr>
                <w:sz w:val="16"/>
                <w:szCs w:val="16"/>
              </w:rPr>
            </w:pPr>
            <w:r>
              <w:rPr>
                <w:sz w:val="16"/>
                <w:szCs w:val="16"/>
              </w:rPr>
              <w:t>N/A</w:t>
            </w:r>
          </w:p>
        </w:tc>
      </w:tr>
    </w:tbl>
    <w:p w:rsidR="00662AD5" w:rsidRDefault="00662AD5" w:rsidP="004E5DD4">
      <w:pPr>
        <w:ind w:firstLine="720"/>
        <w:rPr>
          <w:ins w:id="406" w:author="Joseph Moshi" w:date="2017-10-11T09:04:00Z"/>
        </w:rPr>
      </w:pPr>
    </w:p>
    <w:p w:rsidR="00DA4C9E" w:rsidRDefault="00DA4C9E" w:rsidP="004E5DD4">
      <w:pPr>
        <w:ind w:firstLine="720"/>
        <w:rPr>
          <w:ins w:id="407" w:author="Joseph Moshi" w:date="2017-10-11T09:04:00Z"/>
        </w:rPr>
      </w:pPr>
    </w:p>
    <w:p w:rsidR="00DA4C9E" w:rsidRPr="00063303" w:rsidRDefault="00DA4C9E" w:rsidP="00DA4C9E">
      <w:pPr>
        <w:rPr>
          <w:ins w:id="408" w:author="Joseph Moshi" w:date="2017-10-11T09:04:00Z"/>
          <w:color w:val="FF0000"/>
          <w:highlight w:val="yellow"/>
        </w:rPr>
      </w:pPr>
      <w:ins w:id="409" w:author="Joseph Moshi" w:date="2017-10-11T09:04:00Z">
        <w:r w:rsidRPr="00063303">
          <w:rPr>
            <w:b/>
            <w:color w:val="FF0000"/>
            <w:highlight w:val="yellow"/>
          </w:rPr>
          <w:t>MSD Review Comments</w:t>
        </w:r>
        <w:r w:rsidRPr="00063303">
          <w:rPr>
            <w:color w:val="FF0000"/>
            <w:highlight w:val="yellow"/>
          </w:rPr>
          <w:t>:</w:t>
        </w:r>
      </w:ins>
    </w:p>
    <w:p w:rsidR="00DA4C9E" w:rsidRPr="00063303" w:rsidRDefault="00DA4C9E" w:rsidP="00DA4C9E">
      <w:pPr>
        <w:rPr>
          <w:ins w:id="410" w:author="Joseph Moshi" w:date="2017-10-11T09:04:00Z"/>
          <w:color w:val="FF0000"/>
          <w:highlight w:val="yellow"/>
        </w:rPr>
      </w:pPr>
    </w:p>
    <w:p w:rsidR="00DA4C9E" w:rsidRPr="00063303" w:rsidRDefault="00DA4C9E" w:rsidP="00DA4C9E">
      <w:pPr>
        <w:pStyle w:val="ListParagraph"/>
        <w:numPr>
          <w:ilvl w:val="0"/>
          <w:numId w:val="60"/>
        </w:numPr>
        <w:rPr>
          <w:ins w:id="411" w:author="Joseph Moshi" w:date="2017-10-11T09:04:00Z"/>
          <w:color w:val="FF0000"/>
          <w:highlight w:val="yellow"/>
        </w:rPr>
      </w:pPr>
      <w:ins w:id="412" w:author="Joseph Moshi" w:date="2017-10-11T09:04:00Z">
        <w:r w:rsidRPr="00063303">
          <w:rPr>
            <w:color w:val="FF0000"/>
            <w:highlight w:val="yellow"/>
          </w:rPr>
          <w:t>There is a challenged to correct wrongly matched invoices. That is there is no possibility in E9 to reinstate the matched invoices incase there was an mistake during matching of the invoices</w:t>
        </w:r>
      </w:ins>
    </w:p>
    <w:p w:rsidR="00DA4C9E" w:rsidRPr="004E5DD4" w:rsidRDefault="00DA4C9E" w:rsidP="004E5DD4">
      <w:pPr>
        <w:ind w:firstLine="720"/>
      </w:pPr>
    </w:p>
    <w:p w:rsidR="00EB60A6" w:rsidRDefault="00D15DB5">
      <w:pPr>
        <w:pStyle w:val="processHeading"/>
      </w:pPr>
      <w:bookmarkStart w:id="413" w:name="_Toc494408391"/>
      <w:r>
        <w:lastRenderedPageBreak/>
        <w:t>LC</w:t>
      </w:r>
      <w:bookmarkEnd w:id="413"/>
    </w:p>
    <w:tbl>
      <w:tblPr>
        <w:tblW w:w="0" w:type="auto"/>
        <w:tblInd w:w="620" w:type="dxa"/>
        <w:tblLook w:val="0000" w:firstRow="0" w:lastRow="0" w:firstColumn="0" w:lastColumn="0" w:noHBand="0" w:noVBand="0"/>
      </w:tblPr>
      <w:tblGrid>
        <w:gridCol w:w="7841"/>
      </w:tblGrid>
      <w:tr w:rsidR="00EB60A6" w:rsidTr="006C6167">
        <w:tc>
          <w:tcPr>
            <w:tcW w:w="7841" w:type="dxa"/>
          </w:tcPr>
          <w:p w:rsidR="00EB60A6" w:rsidRDefault="00EB60A6" w:rsidP="006C6167">
            <w:pPr>
              <w:pStyle w:val="notegroup"/>
            </w:pPr>
            <w:r>
              <w:t>User Notes</w:t>
            </w:r>
          </w:p>
        </w:tc>
      </w:tr>
      <w:tr w:rsidR="00EB60A6" w:rsidRPr="0085400E" w:rsidTr="006C6167">
        <w:tc>
          <w:tcPr>
            <w:tcW w:w="7841" w:type="dxa"/>
          </w:tcPr>
          <w:p w:rsidR="00EB60A6" w:rsidRDefault="00EB60A6" w:rsidP="006C6167">
            <w:pPr>
              <w:pStyle w:val="noteheader"/>
            </w:pPr>
            <w:r>
              <w:t xml:space="preserve">Process definition: </w:t>
            </w:r>
          </w:p>
          <w:p w:rsidR="00EB60A6" w:rsidRDefault="00EB60A6" w:rsidP="006C6167">
            <w:pPr>
              <w:spacing w:after="200" w:line="276" w:lineRule="auto"/>
              <w:rPr>
                <w:rFonts w:ascii="Calibri" w:hAnsi="Calibri"/>
                <w:sz w:val="22"/>
                <w:szCs w:val="22"/>
              </w:rPr>
            </w:pPr>
            <w:r>
              <w:rPr>
                <w:rFonts w:ascii="Calibri" w:hAnsi="Calibri"/>
                <w:sz w:val="22"/>
                <w:szCs w:val="22"/>
              </w:rPr>
              <w:t>This process starts with open LC for import goods</w:t>
            </w:r>
            <w:r w:rsidR="007673FA">
              <w:rPr>
                <w:rFonts w:ascii="Calibri" w:hAnsi="Calibri"/>
                <w:sz w:val="22"/>
                <w:szCs w:val="22"/>
              </w:rPr>
              <w:t xml:space="preserve"> , make advanced payment against LC and link purchase order with LC.</w:t>
            </w:r>
          </w:p>
          <w:p w:rsidR="00EB60A6" w:rsidRPr="0085400E" w:rsidRDefault="00EB60A6" w:rsidP="00EB60A6">
            <w:pPr>
              <w:spacing w:after="200" w:line="276" w:lineRule="auto"/>
              <w:rPr>
                <w:rFonts w:ascii="Calibri" w:hAnsi="Calibri"/>
                <w:sz w:val="22"/>
                <w:szCs w:val="22"/>
              </w:rPr>
            </w:pPr>
            <w:r>
              <w:rPr>
                <w:rFonts w:ascii="Calibri" w:hAnsi="Calibri"/>
                <w:sz w:val="22"/>
                <w:szCs w:val="22"/>
              </w:rPr>
              <w:t>This workflow starts from open LC, Process LC and close LC.</w:t>
            </w:r>
          </w:p>
        </w:tc>
      </w:tr>
    </w:tbl>
    <w:p w:rsidR="00662AD5" w:rsidRDefault="00876F52">
      <w:pPr>
        <w:pStyle w:val="processgraphic"/>
      </w:pPr>
      <w:bookmarkStart w:id="414" w:name="IDANSS2K"/>
      <w:bookmarkEnd w:id="414"/>
      <w:r>
        <w:rPr>
          <w:noProof/>
          <w:lang w:val="en-GB" w:eastAsia="en-GB"/>
        </w:rPr>
        <w:drawing>
          <wp:inline distT="0" distB="0" distL="0" distR="0">
            <wp:extent cx="5772150" cy="10763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2150" cy="1076325"/>
                    </a:xfrm>
                    <a:prstGeom prst="rect">
                      <a:avLst/>
                    </a:prstGeom>
                    <a:noFill/>
                    <a:ln>
                      <a:noFill/>
                    </a:ln>
                  </pic:spPr>
                </pic:pic>
              </a:graphicData>
            </a:graphic>
          </wp:inline>
        </w:drawing>
      </w:r>
    </w:p>
    <w:p w:rsidR="00662AD5" w:rsidRDefault="00FF63E9">
      <w:pPr>
        <w:pStyle w:val="captiontext"/>
      </w:pPr>
      <w:bookmarkStart w:id="415" w:name="_Toc494301344"/>
      <w:r>
        <w:t>65</w:t>
      </w:r>
      <w:r w:rsidR="00D15DB5">
        <w:t>. Process: LC</w:t>
      </w:r>
      <w:bookmarkEnd w:id="415"/>
    </w:p>
    <w:p w:rsidR="00662AD5" w:rsidRDefault="00D15DB5">
      <w:pPr>
        <w:pStyle w:val="stagesrolestasksheader"/>
      </w:pPr>
      <w:bookmarkStart w:id="416" w:name="IDAXSS2K"/>
      <w:bookmarkEnd w:id="416"/>
      <w:r>
        <w:t>Process Content</w:t>
      </w:r>
    </w:p>
    <w:p w:rsidR="00662AD5" w:rsidRDefault="00662AD5">
      <w:pPr>
        <w:pStyle w:val="stage"/>
      </w:pPr>
      <w:r>
        <w:fldChar w:fldCharType="begin"/>
      </w:r>
      <w:r w:rsidR="00D15DB5">
        <w:instrText xml:space="preserve"> XE "Stages:Open LC" </w:instrText>
      </w:r>
      <w:r>
        <w:fldChar w:fldCharType="end"/>
      </w:r>
      <w:r>
        <w:fldChar w:fldCharType="begin"/>
      </w:r>
      <w:r w:rsidR="00D15DB5">
        <w:instrText xml:space="preserve"> XE "Open LC (stage)" </w:instrText>
      </w:r>
      <w:r>
        <w:fldChar w:fldCharType="end"/>
      </w:r>
      <w:r w:rsidR="00D15DB5">
        <w:t>Open LC</w:t>
      </w:r>
    </w:p>
    <w:p w:rsidR="00662AD5" w:rsidRDefault="00876F52">
      <w:pPr>
        <w:pStyle w:val="stagegraphic"/>
      </w:pPr>
      <w:bookmarkStart w:id="417" w:name="IDACVS2K"/>
      <w:bookmarkEnd w:id="417"/>
      <w:r>
        <w:rPr>
          <w:noProof/>
          <w:lang w:val="en-GB" w:eastAsia="en-GB"/>
        </w:rPr>
        <w:drawing>
          <wp:inline distT="0" distB="0" distL="0" distR="0">
            <wp:extent cx="5762625" cy="18002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rsidR="00662AD5" w:rsidRDefault="00954BF6">
      <w:pPr>
        <w:pStyle w:val="captiontext"/>
      </w:pPr>
      <w:bookmarkStart w:id="418" w:name="_Toc494301346"/>
      <w:r>
        <w:t>66</w:t>
      </w:r>
      <w:r w:rsidR="00D15DB5">
        <w:t>. Process: LC, Stage: Open LC</w:t>
      </w:r>
      <w:bookmarkEnd w:id="418"/>
    </w:p>
    <w:p w:rsidR="00662AD5" w:rsidRDefault="00662AD5">
      <w:pPr>
        <w:pStyle w:val="stagegraphic"/>
      </w:pPr>
      <w:bookmarkStart w:id="419" w:name="IDAMVS2K"/>
      <w:bookmarkEnd w:id="419"/>
    </w:p>
    <w:p w:rsidR="00662AD5" w:rsidRDefault="00662AD5">
      <w:pPr>
        <w:pStyle w:val="stage"/>
      </w:pPr>
      <w:r>
        <w:fldChar w:fldCharType="begin"/>
      </w:r>
      <w:r w:rsidR="00D15DB5">
        <w:instrText xml:space="preserve"> XE "Stages:Process LC" </w:instrText>
      </w:r>
      <w:r>
        <w:fldChar w:fldCharType="end"/>
      </w:r>
      <w:r>
        <w:fldChar w:fldCharType="begin"/>
      </w:r>
      <w:r w:rsidR="00D15DB5">
        <w:instrText xml:space="preserve"> XE "Process LC (stage)" </w:instrText>
      </w:r>
      <w:r>
        <w:fldChar w:fldCharType="end"/>
      </w:r>
      <w:r w:rsidR="00D15DB5">
        <w:t>Process LC</w:t>
      </w:r>
    </w:p>
    <w:p w:rsidR="00662AD5" w:rsidRDefault="00876F52">
      <w:pPr>
        <w:pStyle w:val="stagegraphic"/>
      </w:pPr>
      <w:bookmarkStart w:id="420" w:name="IDA5WS2K"/>
      <w:bookmarkEnd w:id="420"/>
      <w:r>
        <w:rPr>
          <w:noProof/>
          <w:lang w:val="en-GB" w:eastAsia="en-GB"/>
        </w:rPr>
        <w:drawing>
          <wp:inline distT="0" distB="0" distL="0" distR="0">
            <wp:extent cx="5762625" cy="15144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514475"/>
                    </a:xfrm>
                    <a:prstGeom prst="rect">
                      <a:avLst/>
                    </a:prstGeom>
                    <a:noFill/>
                    <a:ln>
                      <a:noFill/>
                    </a:ln>
                  </pic:spPr>
                </pic:pic>
              </a:graphicData>
            </a:graphic>
          </wp:inline>
        </w:drawing>
      </w:r>
    </w:p>
    <w:p w:rsidR="00662AD5" w:rsidRDefault="00954BF6">
      <w:pPr>
        <w:pStyle w:val="captiontext"/>
      </w:pPr>
      <w:bookmarkStart w:id="421" w:name="_Toc494301348"/>
      <w:r>
        <w:t>67</w:t>
      </w:r>
      <w:r w:rsidR="00D15DB5">
        <w:t>. Process: LC, Stage: Process LC</w:t>
      </w:r>
      <w:bookmarkEnd w:id="421"/>
    </w:p>
    <w:p w:rsidR="00662AD5" w:rsidRDefault="00662AD5">
      <w:pPr>
        <w:pStyle w:val="stagegraphic"/>
      </w:pPr>
      <w:bookmarkStart w:id="422" w:name="IDAJXS2K"/>
      <w:bookmarkEnd w:id="422"/>
    </w:p>
    <w:p w:rsidR="00662AD5" w:rsidRDefault="00662AD5">
      <w:pPr>
        <w:pStyle w:val="stage"/>
      </w:pPr>
      <w:r>
        <w:lastRenderedPageBreak/>
        <w:fldChar w:fldCharType="begin"/>
      </w:r>
      <w:r w:rsidR="00D15DB5">
        <w:instrText xml:space="preserve"> XE "Stages:Close LC" </w:instrText>
      </w:r>
      <w:r>
        <w:fldChar w:fldCharType="end"/>
      </w:r>
      <w:r>
        <w:fldChar w:fldCharType="begin"/>
      </w:r>
      <w:r w:rsidR="00D15DB5">
        <w:instrText xml:space="preserve"> XE "Close LC (stage)" </w:instrText>
      </w:r>
      <w:r>
        <w:fldChar w:fldCharType="end"/>
      </w:r>
      <w:r w:rsidR="00D15DB5">
        <w:t>Close LC</w:t>
      </w:r>
    </w:p>
    <w:p w:rsidR="00662AD5" w:rsidRDefault="00876F52">
      <w:pPr>
        <w:pStyle w:val="stagegraphic"/>
      </w:pPr>
      <w:bookmarkStart w:id="423" w:name="IDAKYS2K"/>
      <w:bookmarkEnd w:id="423"/>
      <w:r>
        <w:rPr>
          <w:noProof/>
          <w:lang w:val="en-GB" w:eastAsia="en-GB"/>
        </w:rPr>
        <w:drawing>
          <wp:inline distT="0" distB="0" distL="0" distR="0">
            <wp:extent cx="3400425" cy="1057275"/>
            <wp:effectExtent l="0" t="0" r="0" b="0"/>
            <wp:docPr id="69" name="Picture 69" descr="uuid_E6DC21F5-13ED-495B-B330-9581E21F4B4A_stage_11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uid_E6DC21F5-13ED-495B-B330-9581E21F4B4A_stage_11_p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00425" cy="1057275"/>
                    </a:xfrm>
                    <a:prstGeom prst="rect">
                      <a:avLst/>
                    </a:prstGeom>
                    <a:noFill/>
                    <a:ln>
                      <a:noFill/>
                    </a:ln>
                  </pic:spPr>
                </pic:pic>
              </a:graphicData>
            </a:graphic>
          </wp:inline>
        </w:drawing>
      </w:r>
    </w:p>
    <w:p w:rsidR="00030E75" w:rsidRDefault="00444307">
      <w:pPr>
        <w:pStyle w:val="captiontext"/>
      </w:pPr>
      <w:bookmarkStart w:id="424" w:name="_Toc494301350"/>
      <w:r>
        <w:t>6</w:t>
      </w:r>
      <w:r w:rsidR="00D15DB5">
        <w:t>8. Process: LC, Stage: Close LC</w:t>
      </w:r>
      <w:bookmarkEnd w:id="424"/>
    </w:p>
    <w:p w:rsidR="00DA4C9E" w:rsidRPr="007B406F" w:rsidRDefault="00030E75" w:rsidP="00030E75">
      <w:pPr>
        <w:rPr>
          <w:b/>
        </w:rPr>
      </w:pPr>
      <w:r w:rsidRPr="007B406F">
        <w:rPr>
          <w:b/>
        </w:rPr>
        <w:t>GAPs/ Configuration changes Identified:</w:t>
      </w:r>
    </w:p>
    <w:p w:rsidR="00030E75" w:rsidRDefault="00030E75" w:rsidP="00030E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030E75" w:rsidTr="006C6167">
        <w:tc>
          <w:tcPr>
            <w:tcW w:w="2315" w:type="dxa"/>
            <w:shd w:val="clear" w:color="auto" w:fill="auto"/>
          </w:tcPr>
          <w:p w:rsidR="00030E75" w:rsidRDefault="00030E75" w:rsidP="006C6167">
            <w:r>
              <w:t>Definition</w:t>
            </w:r>
          </w:p>
        </w:tc>
        <w:tc>
          <w:tcPr>
            <w:tcW w:w="2424" w:type="dxa"/>
            <w:shd w:val="clear" w:color="auto" w:fill="auto"/>
          </w:tcPr>
          <w:p w:rsidR="00030E75" w:rsidRDefault="00030E75" w:rsidP="006C6167">
            <w:r>
              <w:t xml:space="preserve">Type </w:t>
            </w:r>
          </w:p>
        </w:tc>
        <w:tc>
          <w:tcPr>
            <w:tcW w:w="1858" w:type="dxa"/>
            <w:shd w:val="clear" w:color="auto" w:fill="auto"/>
          </w:tcPr>
          <w:p w:rsidR="00030E75" w:rsidRDefault="00030E75" w:rsidP="006C6167"/>
        </w:tc>
        <w:tc>
          <w:tcPr>
            <w:tcW w:w="2466" w:type="dxa"/>
            <w:shd w:val="clear" w:color="auto" w:fill="auto"/>
          </w:tcPr>
          <w:p w:rsidR="00030E75" w:rsidRDefault="00030E75" w:rsidP="006C6167">
            <w:r>
              <w:t>Comments</w:t>
            </w:r>
          </w:p>
        </w:tc>
      </w:tr>
      <w:tr w:rsidR="00030E75" w:rsidTr="006C6167">
        <w:tc>
          <w:tcPr>
            <w:tcW w:w="2315" w:type="dxa"/>
            <w:shd w:val="clear" w:color="auto" w:fill="auto"/>
          </w:tcPr>
          <w:p w:rsidR="00030E75" w:rsidRPr="00FE63A9" w:rsidRDefault="00030E75" w:rsidP="006C6167">
            <w:pPr>
              <w:rPr>
                <w:sz w:val="16"/>
                <w:szCs w:val="16"/>
              </w:rPr>
            </w:pPr>
            <w:r>
              <w:rPr>
                <w:sz w:val="16"/>
                <w:szCs w:val="16"/>
              </w:rPr>
              <w:t>N/A</w:t>
            </w:r>
          </w:p>
        </w:tc>
        <w:tc>
          <w:tcPr>
            <w:tcW w:w="2424" w:type="dxa"/>
            <w:shd w:val="clear" w:color="auto" w:fill="auto"/>
          </w:tcPr>
          <w:p w:rsidR="00030E75" w:rsidRPr="00FE63A9" w:rsidRDefault="00030E75" w:rsidP="006C6167">
            <w:pPr>
              <w:rPr>
                <w:sz w:val="16"/>
                <w:szCs w:val="16"/>
              </w:rPr>
            </w:pPr>
            <w:r>
              <w:rPr>
                <w:sz w:val="16"/>
                <w:szCs w:val="16"/>
              </w:rPr>
              <w:t>N/A</w:t>
            </w:r>
          </w:p>
        </w:tc>
        <w:tc>
          <w:tcPr>
            <w:tcW w:w="1858" w:type="dxa"/>
            <w:shd w:val="clear" w:color="auto" w:fill="auto"/>
          </w:tcPr>
          <w:p w:rsidR="00030E75" w:rsidRPr="00FE63A9" w:rsidRDefault="00030E75" w:rsidP="006C6167">
            <w:pPr>
              <w:rPr>
                <w:sz w:val="16"/>
                <w:szCs w:val="16"/>
              </w:rPr>
            </w:pPr>
          </w:p>
        </w:tc>
        <w:tc>
          <w:tcPr>
            <w:tcW w:w="2466" w:type="dxa"/>
            <w:shd w:val="clear" w:color="auto" w:fill="auto"/>
          </w:tcPr>
          <w:p w:rsidR="00030E75" w:rsidRPr="00FE63A9" w:rsidRDefault="00030E75" w:rsidP="006C6167">
            <w:pPr>
              <w:rPr>
                <w:sz w:val="16"/>
                <w:szCs w:val="16"/>
              </w:rPr>
            </w:pPr>
            <w:r>
              <w:rPr>
                <w:sz w:val="16"/>
                <w:szCs w:val="16"/>
              </w:rPr>
              <w:t>N/A</w:t>
            </w:r>
          </w:p>
        </w:tc>
      </w:tr>
    </w:tbl>
    <w:p w:rsidR="00350F3B" w:rsidRDefault="00350F3B" w:rsidP="00350F3B">
      <w:pPr>
        <w:pStyle w:val="processHeading"/>
      </w:pPr>
      <w:bookmarkStart w:id="425" w:name="_Toc494408392"/>
      <w:r>
        <w:lastRenderedPageBreak/>
        <w:t>AP Reporting</w:t>
      </w:r>
      <w:bookmarkEnd w:id="425"/>
    </w:p>
    <w:tbl>
      <w:tblPr>
        <w:tblW w:w="0" w:type="auto"/>
        <w:tblInd w:w="620" w:type="dxa"/>
        <w:tblLook w:val="0000" w:firstRow="0" w:lastRow="0" w:firstColumn="0" w:lastColumn="0" w:noHBand="0" w:noVBand="0"/>
      </w:tblPr>
      <w:tblGrid>
        <w:gridCol w:w="7841"/>
      </w:tblGrid>
      <w:tr w:rsidR="00350F3B" w:rsidTr="006C6167">
        <w:tc>
          <w:tcPr>
            <w:tcW w:w="7841" w:type="dxa"/>
          </w:tcPr>
          <w:p w:rsidR="00350F3B" w:rsidRDefault="00350F3B" w:rsidP="006C6167">
            <w:pPr>
              <w:pStyle w:val="notegroup"/>
            </w:pPr>
            <w:r>
              <w:t>User Notes</w:t>
            </w:r>
          </w:p>
        </w:tc>
      </w:tr>
      <w:tr w:rsidR="00350F3B" w:rsidRPr="0085400E" w:rsidTr="006C6167">
        <w:tc>
          <w:tcPr>
            <w:tcW w:w="7841" w:type="dxa"/>
          </w:tcPr>
          <w:p w:rsidR="00350F3B" w:rsidRDefault="00350F3B" w:rsidP="006C6167">
            <w:pPr>
              <w:pStyle w:val="noteheader"/>
            </w:pPr>
            <w:r>
              <w:t xml:space="preserve">Process definition: </w:t>
            </w:r>
          </w:p>
          <w:p w:rsidR="00350F3B" w:rsidRDefault="00350F3B" w:rsidP="006C6167">
            <w:pPr>
              <w:spacing w:after="200" w:line="276" w:lineRule="auto"/>
              <w:rPr>
                <w:rFonts w:ascii="Calibri" w:hAnsi="Calibri"/>
                <w:sz w:val="22"/>
                <w:szCs w:val="22"/>
              </w:rPr>
            </w:pPr>
            <w:r>
              <w:rPr>
                <w:rFonts w:ascii="Calibri" w:hAnsi="Calibri"/>
                <w:sz w:val="22"/>
                <w:szCs w:val="22"/>
              </w:rPr>
              <w:t>This process starts with generating the AP reconciliation reports to be compared with the general ledger balances.</w:t>
            </w:r>
          </w:p>
          <w:p w:rsidR="00350F3B" w:rsidRPr="0085400E" w:rsidRDefault="00350F3B" w:rsidP="006C6167">
            <w:pPr>
              <w:spacing w:after="200" w:line="276" w:lineRule="auto"/>
              <w:rPr>
                <w:rFonts w:ascii="Calibri" w:hAnsi="Calibri"/>
                <w:sz w:val="22"/>
                <w:szCs w:val="22"/>
              </w:rPr>
            </w:pPr>
            <w:r>
              <w:rPr>
                <w:rFonts w:ascii="Calibri" w:hAnsi="Calibri"/>
                <w:sz w:val="22"/>
                <w:szCs w:val="22"/>
              </w:rPr>
              <w:t>This workflow starts from generating the AP reports.</w:t>
            </w:r>
          </w:p>
        </w:tc>
      </w:tr>
    </w:tbl>
    <w:p w:rsidR="00350F3B" w:rsidRDefault="00876F52" w:rsidP="00350F3B">
      <w:pPr>
        <w:pStyle w:val="processgraphic"/>
      </w:pPr>
      <w:r>
        <w:rPr>
          <w:noProof/>
          <w:lang w:val="en-GB" w:eastAsia="en-GB"/>
        </w:rPr>
        <w:drawing>
          <wp:inline distT="0" distB="0" distL="0" distR="0">
            <wp:extent cx="5762625" cy="14001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1400175"/>
                    </a:xfrm>
                    <a:prstGeom prst="rect">
                      <a:avLst/>
                    </a:prstGeom>
                    <a:noFill/>
                    <a:ln>
                      <a:noFill/>
                    </a:ln>
                  </pic:spPr>
                </pic:pic>
              </a:graphicData>
            </a:graphic>
          </wp:inline>
        </w:drawing>
      </w:r>
    </w:p>
    <w:p w:rsidR="00350F3B" w:rsidRDefault="007C7927" w:rsidP="00350F3B">
      <w:pPr>
        <w:pStyle w:val="captiontext"/>
      </w:pPr>
      <w:r>
        <w:t>69</w:t>
      </w:r>
      <w:r w:rsidR="008B41EA">
        <w:t>. Process: AP</w:t>
      </w:r>
      <w:r w:rsidR="00350F3B">
        <w:t xml:space="preserve"> Reporting</w:t>
      </w:r>
    </w:p>
    <w:p w:rsidR="00350F3B" w:rsidRDefault="00350F3B" w:rsidP="00350F3B">
      <w:pPr>
        <w:pStyle w:val="stagesrolestasksheader"/>
      </w:pPr>
      <w:r>
        <w:t>Process Content</w:t>
      </w:r>
    </w:p>
    <w:p w:rsidR="00350F3B" w:rsidRDefault="00350F3B" w:rsidP="00350F3B">
      <w:pPr>
        <w:pStyle w:val="stage"/>
      </w:pPr>
      <w:r>
        <w:fldChar w:fldCharType="begin"/>
      </w:r>
      <w:r>
        <w:instrText xml:space="preserve"> XE "Stages:Generate AR Reporting" </w:instrText>
      </w:r>
      <w:r>
        <w:fldChar w:fldCharType="end"/>
      </w:r>
      <w:r>
        <w:fldChar w:fldCharType="begin"/>
      </w:r>
      <w:r>
        <w:instrText xml:space="preserve"> XE "Generate AR Reporting (stage)" </w:instrText>
      </w:r>
      <w:r>
        <w:fldChar w:fldCharType="end"/>
      </w:r>
      <w:r w:rsidR="00504052">
        <w:t>Generate AP</w:t>
      </w:r>
      <w:r>
        <w:t xml:space="preserve"> Reporting</w:t>
      </w:r>
    </w:p>
    <w:p w:rsidR="00350F3B" w:rsidRDefault="00876F52" w:rsidP="00350F3B">
      <w:pPr>
        <w:pStyle w:val="stagegraphic"/>
      </w:pPr>
      <w:r>
        <w:rPr>
          <w:noProof/>
          <w:lang w:val="en-GB" w:eastAsia="en-GB"/>
        </w:rPr>
        <w:drawing>
          <wp:inline distT="0" distB="0" distL="0" distR="0">
            <wp:extent cx="5762625" cy="21240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350F3B" w:rsidRDefault="007C7927" w:rsidP="00350F3B">
      <w:pPr>
        <w:pStyle w:val="captiontext"/>
      </w:pPr>
      <w:r>
        <w:t>70</w:t>
      </w:r>
      <w:r w:rsidR="008B41EA">
        <w:t>. Process: AP Reporting, Stage: Generate AP</w:t>
      </w:r>
      <w:r w:rsidR="00350F3B">
        <w:t xml:space="preserve"> Reporting</w:t>
      </w:r>
    </w:p>
    <w:p w:rsidR="00350F3B" w:rsidRPr="00BC384F" w:rsidRDefault="00350F3B" w:rsidP="00350F3B"/>
    <w:p w:rsidR="00350F3B" w:rsidRDefault="00350F3B" w:rsidP="00350F3B"/>
    <w:p w:rsidR="00350F3B" w:rsidRPr="007B406F" w:rsidRDefault="00350F3B" w:rsidP="00350F3B">
      <w:pPr>
        <w:rPr>
          <w:b/>
        </w:rPr>
      </w:pPr>
      <w:r w:rsidRPr="007B406F">
        <w:rPr>
          <w:b/>
        </w:rPr>
        <w:t>GAPs/ Configuration changes Identified:</w:t>
      </w:r>
    </w:p>
    <w:p w:rsidR="00350F3B" w:rsidRDefault="00350F3B" w:rsidP="00350F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350F3B" w:rsidTr="006C6167">
        <w:tc>
          <w:tcPr>
            <w:tcW w:w="2315" w:type="dxa"/>
            <w:shd w:val="clear" w:color="auto" w:fill="auto"/>
          </w:tcPr>
          <w:p w:rsidR="00350F3B" w:rsidRDefault="00350F3B" w:rsidP="006C6167">
            <w:r>
              <w:t>Definition</w:t>
            </w:r>
          </w:p>
        </w:tc>
        <w:tc>
          <w:tcPr>
            <w:tcW w:w="2424" w:type="dxa"/>
            <w:shd w:val="clear" w:color="auto" w:fill="auto"/>
          </w:tcPr>
          <w:p w:rsidR="00350F3B" w:rsidRDefault="00350F3B" w:rsidP="006C6167">
            <w:r>
              <w:t xml:space="preserve">Type </w:t>
            </w:r>
          </w:p>
        </w:tc>
        <w:tc>
          <w:tcPr>
            <w:tcW w:w="1858" w:type="dxa"/>
            <w:shd w:val="clear" w:color="auto" w:fill="auto"/>
          </w:tcPr>
          <w:p w:rsidR="00350F3B" w:rsidRDefault="00350F3B" w:rsidP="006C6167"/>
        </w:tc>
        <w:tc>
          <w:tcPr>
            <w:tcW w:w="2466" w:type="dxa"/>
            <w:shd w:val="clear" w:color="auto" w:fill="auto"/>
          </w:tcPr>
          <w:p w:rsidR="00350F3B" w:rsidRDefault="00350F3B" w:rsidP="006C6167">
            <w:r>
              <w:t>Comments</w:t>
            </w:r>
          </w:p>
        </w:tc>
      </w:tr>
      <w:tr w:rsidR="00350F3B" w:rsidTr="006C6167">
        <w:tc>
          <w:tcPr>
            <w:tcW w:w="2315" w:type="dxa"/>
            <w:shd w:val="clear" w:color="auto" w:fill="auto"/>
          </w:tcPr>
          <w:p w:rsidR="00350F3B" w:rsidRPr="00FE63A9" w:rsidRDefault="008B41EA" w:rsidP="006C6167">
            <w:pPr>
              <w:rPr>
                <w:sz w:val="16"/>
                <w:szCs w:val="16"/>
              </w:rPr>
            </w:pPr>
            <w:r>
              <w:rPr>
                <w:sz w:val="16"/>
                <w:szCs w:val="16"/>
              </w:rPr>
              <w:t xml:space="preserve">AP Reconciliation report </w:t>
            </w:r>
          </w:p>
        </w:tc>
        <w:tc>
          <w:tcPr>
            <w:tcW w:w="2424" w:type="dxa"/>
            <w:shd w:val="clear" w:color="auto" w:fill="auto"/>
          </w:tcPr>
          <w:p w:rsidR="00350F3B" w:rsidRPr="00FE63A9" w:rsidRDefault="009A07CD" w:rsidP="006C6167">
            <w:pPr>
              <w:rPr>
                <w:sz w:val="16"/>
                <w:szCs w:val="16"/>
              </w:rPr>
            </w:pPr>
            <w:r>
              <w:rPr>
                <w:sz w:val="16"/>
                <w:szCs w:val="16"/>
              </w:rPr>
              <w:t xml:space="preserve">Dashboard </w:t>
            </w:r>
            <w:r w:rsidR="008B41EA">
              <w:rPr>
                <w:sz w:val="16"/>
                <w:szCs w:val="16"/>
              </w:rPr>
              <w:t xml:space="preserve">  </w:t>
            </w:r>
          </w:p>
        </w:tc>
        <w:tc>
          <w:tcPr>
            <w:tcW w:w="1858" w:type="dxa"/>
            <w:shd w:val="clear" w:color="auto" w:fill="auto"/>
          </w:tcPr>
          <w:p w:rsidR="00350F3B" w:rsidRPr="00FE63A9" w:rsidRDefault="00350F3B" w:rsidP="006C6167">
            <w:pPr>
              <w:rPr>
                <w:sz w:val="16"/>
                <w:szCs w:val="16"/>
              </w:rPr>
            </w:pPr>
          </w:p>
        </w:tc>
        <w:tc>
          <w:tcPr>
            <w:tcW w:w="2466" w:type="dxa"/>
            <w:shd w:val="clear" w:color="auto" w:fill="auto"/>
          </w:tcPr>
          <w:p w:rsidR="00350F3B" w:rsidRPr="00FE63A9" w:rsidRDefault="008B41EA" w:rsidP="006C6167">
            <w:pPr>
              <w:rPr>
                <w:sz w:val="16"/>
                <w:szCs w:val="16"/>
              </w:rPr>
            </w:pPr>
            <w:r>
              <w:rPr>
                <w:sz w:val="16"/>
                <w:szCs w:val="16"/>
              </w:rPr>
              <w:t xml:space="preserve">Create AP reconciliation report similar to </w:t>
            </w:r>
            <w:r w:rsidR="00DD2F25">
              <w:rPr>
                <w:sz w:val="16"/>
                <w:szCs w:val="16"/>
              </w:rPr>
              <w:t xml:space="preserve">standard </w:t>
            </w:r>
            <w:r>
              <w:rPr>
                <w:sz w:val="16"/>
                <w:szCs w:val="16"/>
              </w:rPr>
              <w:t>AR reconciliation report.</w:t>
            </w:r>
          </w:p>
        </w:tc>
      </w:tr>
    </w:tbl>
    <w:p w:rsidR="00662AD5" w:rsidRPr="00030E75" w:rsidRDefault="00662AD5" w:rsidP="00030E75"/>
    <w:p w:rsidR="00662AD5" w:rsidRDefault="00D15DB5">
      <w:pPr>
        <w:pStyle w:val="processgroupHeading"/>
      </w:pPr>
      <w:bookmarkStart w:id="426" w:name="_Toc494408393"/>
      <w:r>
        <w:lastRenderedPageBreak/>
        <w:t>Cash Management</w:t>
      </w:r>
      <w:bookmarkEnd w:id="426"/>
      <w:r w:rsidR="00662AD5">
        <w:fldChar w:fldCharType="begin"/>
      </w:r>
      <w:r>
        <w:instrText xml:space="preserve"> XE "Process Groups:Cash Management" </w:instrText>
      </w:r>
      <w:r w:rsidR="00662AD5">
        <w:fldChar w:fldCharType="end"/>
      </w:r>
      <w:r w:rsidR="00662AD5">
        <w:fldChar w:fldCharType="begin"/>
      </w:r>
      <w:r>
        <w:instrText xml:space="preserve"> XE "Cash Management (process group)" </w:instrText>
      </w:r>
      <w:r w:rsidR="00662AD5">
        <w:fldChar w:fldCharType="end"/>
      </w:r>
    </w:p>
    <w:p w:rsidR="00662AD5" w:rsidRDefault="00D15DB5">
      <w:pPr>
        <w:pStyle w:val="groupintro"/>
      </w:pPr>
      <w:r>
        <w:t>The following item(s) are in this Group:</w:t>
      </w:r>
    </w:p>
    <w:p w:rsidR="00662AD5" w:rsidRDefault="00D15DB5">
      <w:pPr>
        <w:pStyle w:val="groupprocesses"/>
      </w:pPr>
      <w:r>
        <w:t>Petty Cash Receipt</w:t>
      </w:r>
    </w:p>
    <w:p w:rsidR="00662AD5" w:rsidRDefault="00D15DB5">
      <w:pPr>
        <w:pStyle w:val="groupprocesses"/>
      </w:pPr>
      <w:r>
        <w:t>Petty Cash Issuance</w:t>
      </w:r>
    </w:p>
    <w:p w:rsidR="00DA7DFD" w:rsidRDefault="00D15DB5">
      <w:pPr>
        <w:pStyle w:val="groupprocesses"/>
      </w:pPr>
      <w:r>
        <w:t xml:space="preserve">Bank </w:t>
      </w:r>
      <w:r w:rsidR="00CF0CE9">
        <w:t>Reconciliation</w:t>
      </w:r>
    </w:p>
    <w:p w:rsidR="00DA7DFD" w:rsidRPr="00DA7DFD" w:rsidRDefault="00DA7DFD" w:rsidP="00DA7DFD"/>
    <w:p w:rsidR="00DA7DFD" w:rsidRDefault="00DA7DFD" w:rsidP="00DA7DFD"/>
    <w:tbl>
      <w:tblPr>
        <w:tblW w:w="0" w:type="auto"/>
        <w:tblInd w:w="620" w:type="dxa"/>
        <w:tblLook w:val="0000" w:firstRow="0" w:lastRow="0" w:firstColumn="0" w:lastColumn="0" w:noHBand="0" w:noVBand="0"/>
      </w:tblPr>
      <w:tblGrid>
        <w:gridCol w:w="7841"/>
      </w:tblGrid>
      <w:tr w:rsidR="00DA7DFD" w:rsidTr="006C6167">
        <w:tc>
          <w:tcPr>
            <w:tcW w:w="7841" w:type="dxa"/>
          </w:tcPr>
          <w:p w:rsidR="00DA7DFD" w:rsidRDefault="00DA7DFD" w:rsidP="006C6167">
            <w:pPr>
              <w:pStyle w:val="notegroup"/>
            </w:pPr>
            <w:r>
              <w:t>User Notes</w:t>
            </w:r>
          </w:p>
        </w:tc>
      </w:tr>
      <w:tr w:rsidR="00DA7DFD" w:rsidRPr="0085400E" w:rsidTr="006C6167">
        <w:tc>
          <w:tcPr>
            <w:tcW w:w="7841" w:type="dxa"/>
          </w:tcPr>
          <w:p w:rsidR="00DA7DFD" w:rsidRDefault="00DA7DFD" w:rsidP="006C6167">
            <w:pPr>
              <w:pStyle w:val="noteheader"/>
            </w:pPr>
            <w:r>
              <w:t xml:space="preserve">Process definition: </w:t>
            </w:r>
          </w:p>
          <w:p w:rsidR="00DA7DFD" w:rsidRDefault="00DA7DFD" w:rsidP="006C6167">
            <w:pPr>
              <w:pStyle w:val="noteheader"/>
              <w:rPr>
                <w:rFonts w:ascii="Calibri" w:hAnsi="Calibri"/>
                <w:iCs w:val="0"/>
                <w:smallCaps w:val="0"/>
                <w:sz w:val="22"/>
                <w:szCs w:val="22"/>
              </w:rPr>
            </w:pPr>
            <w:r w:rsidRPr="00EC0E12">
              <w:rPr>
                <w:rFonts w:ascii="Calibri" w:hAnsi="Calibri"/>
                <w:iCs w:val="0"/>
                <w:smallCaps w:val="0"/>
                <w:sz w:val="22"/>
                <w:szCs w:val="22"/>
              </w:rPr>
              <w:t xml:space="preserve">This group contains the process related to </w:t>
            </w:r>
            <w:r>
              <w:rPr>
                <w:rFonts w:ascii="Calibri" w:hAnsi="Calibri"/>
                <w:iCs w:val="0"/>
                <w:smallCaps w:val="0"/>
                <w:sz w:val="22"/>
                <w:szCs w:val="22"/>
              </w:rPr>
              <w:t xml:space="preserve">creating cash issue and cash receipt </w:t>
            </w:r>
            <w:r w:rsidRPr="00EC0E12">
              <w:rPr>
                <w:rFonts w:ascii="Calibri" w:hAnsi="Calibri"/>
                <w:iCs w:val="0"/>
                <w:smallCaps w:val="0"/>
                <w:sz w:val="22"/>
                <w:szCs w:val="22"/>
              </w:rPr>
              <w:t>records in Epicor10 database</w:t>
            </w:r>
            <w:r>
              <w:rPr>
                <w:rFonts w:ascii="Calibri" w:hAnsi="Calibri"/>
                <w:iCs w:val="0"/>
                <w:smallCaps w:val="0"/>
                <w:sz w:val="22"/>
                <w:szCs w:val="22"/>
              </w:rPr>
              <w:t>.</w:t>
            </w:r>
            <w:r w:rsidRPr="00EC0E12">
              <w:rPr>
                <w:rFonts w:ascii="Calibri" w:hAnsi="Calibri"/>
                <w:iCs w:val="0"/>
                <w:smallCaps w:val="0"/>
                <w:sz w:val="22"/>
                <w:szCs w:val="22"/>
              </w:rPr>
              <w:t xml:space="preserve"> </w:t>
            </w:r>
          </w:p>
          <w:p w:rsidR="00012174" w:rsidRPr="00EC0E12" w:rsidRDefault="00012174" w:rsidP="006C6167">
            <w:pPr>
              <w:pStyle w:val="noteheader"/>
              <w:rPr>
                <w:rFonts w:ascii="Calibri" w:hAnsi="Calibri"/>
                <w:iCs w:val="0"/>
                <w:smallCaps w:val="0"/>
                <w:sz w:val="22"/>
                <w:szCs w:val="22"/>
              </w:rPr>
            </w:pPr>
            <w:r>
              <w:rPr>
                <w:rFonts w:ascii="Calibri" w:hAnsi="Calibri"/>
                <w:iCs w:val="0"/>
                <w:smallCaps w:val="0"/>
                <w:sz w:val="22"/>
                <w:szCs w:val="22"/>
              </w:rPr>
              <w:t xml:space="preserve">For each plant(site), There is a separate cash desk for receipt and issue to control the limit. </w:t>
            </w:r>
          </w:p>
          <w:p w:rsidR="00DA7DFD" w:rsidRPr="0085400E" w:rsidRDefault="00DA7DFD" w:rsidP="006C6167">
            <w:pPr>
              <w:spacing w:after="200" w:line="276" w:lineRule="auto"/>
              <w:rPr>
                <w:rFonts w:ascii="Calibri" w:hAnsi="Calibri"/>
                <w:sz w:val="22"/>
                <w:szCs w:val="22"/>
              </w:rPr>
            </w:pPr>
          </w:p>
        </w:tc>
      </w:tr>
    </w:tbl>
    <w:p w:rsidR="00662AD5" w:rsidRPr="00DA7DFD" w:rsidRDefault="00662AD5" w:rsidP="00DA7DFD">
      <w:pPr>
        <w:ind w:firstLine="720"/>
      </w:pPr>
    </w:p>
    <w:p w:rsidR="00012174" w:rsidRDefault="00D15DB5">
      <w:pPr>
        <w:pStyle w:val="processHeading"/>
      </w:pPr>
      <w:bookmarkStart w:id="427" w:name="_Toc494408394"/>
      <w:r>
        <w:lastRenderedPageBreak/>
        <w:t>Petty Cash Receipt</w:t>
      </w:r>
      <w:bookmarkEnd w:id="427"/>
    </w:p>
    <w:tbl>
      <w:tblPr>
        <w:tblW w:w="0" w:type="auto"/>
        <w:tblInd w:w="620" w:type="dxa"/>
        <w:tblLook w:val="0000" w:firstRow="0" w:lastRow="0" w:firstColumn="0" w:lastColumn="0" w:noHBand="0" w:noVBand="0"/>
      </w:tblPr>
      <w:tblGrid>
        <w:gridCol w:w="7841"/>
      </w:tblGrid>
      <w:tr w:rsidR="00012174" w:rsidTr="006C6167">
        <w:tc>
          <w:tcPr>
            <w:tcW w:w="7841" w:type="dxa"/>
          </w:tcPr>
          <w:p w:rsidR="00012174" w:rsidRDefault="00012174" w:rsidP="006C6167">
            <w:pPr>
              <w:pStyle w:val="notegroup"/>
            </w:pPr>
            <w:r>
              <w:t>User Notes</w:t>
            </w:r>
          </w:p>
        </w:tc>
      </w:tr>
      <w:tr w:rsidR="00012174" w:rsidRPr="0085400E" w:rsidTr="006C6167">
        <w:tc>
          <w:tcPr>
            <w:tcW w:w="7841" w:type="dxa"/>
          </w:tcPr>
          <w:p w:rsidR="00012174" w:rsidRDefault="00012174" w:rsidP="006C6167">
            <w:pPr>
              <w:pStyle w:val="noteheader"/>
            </w:pPr>
            <w:r>
              <w:t xml:space="preserve">Process definition: </w:t>
            </w:r>
          </w:p>
          <w:p w:rsidR="00012174" w:rsidRDefault="00012174" w:rsidP="006C6167">
            <w:pPr>
              <w:spacing w:after="200" w:line="276" w:lineRule="auto"/>
              <w:rPr>
                <w:rFonts w:ascii="Calibri" w:hAnsi="Calibri"/>
                <w:sz w:val="22"/>
                <w:szCs w:val="22"/>
              </w:rPr>
            </w:pPr>
            <w:r>
              <w:rPr>
                <w:rFonts w:ascii="Calibri" w:hAnsi="Calibri"/>
                <w:sz w:val="22"/>
                <w:szCs w:val="22"/>
              </w:rPr>
              <w:t xml:space="preserve">This process starts with </w:t>
            </w:r>
            <w:r w:rsidR="000C1D42">
              <w:rPr>
                <w:rFonts w:ascii="Calibri" w:hAnsi="Calibri"/>
                <w:sz w:val="22"/>
                <w:szCs w:val="22"/>
              </w:rPr>
              <w:t>cash receipt for employee loan repayment, customer paying cash, cash desk replenishment from other location or bank and miscellaneous sources.</w:t>
            </w:r>
          </w:p>
          <w:p w:rsidR="00012174" w:rsidRPr="0085400E" w:rsidRDefault="00012174" w:rsidP="00430DEA">
            <w:pPr>
              <w:spacing w:after="200" w:line="276" w:lineRule="auto"/>
              <w:rPr>
                <w:rFonts w:ascii="Calibri" w:hAnsi="Calibri"/>
                <w:sz w:val="22"/>
                <w:szCs w:val="22"/>
              </w:rPr>
            </w:pPr>
            <w:r>
              <w:rPr>
                <w:rFonts w:ascii="Calibri" w:hAnsi="Calibri"/>
                <w:sz w:val="22"/>
                <w:szCs w:val="22"/>
              </w:rPr>
              <w:t xml:space="preserve">This workflow starts from </w:t>
            </w:r>
            <w:r w:rsidR="00430DEA">
              <w:rPr>
                <w:rFonts w:ascii="Calibri" w:hAnsi="Calibri"/>
                <w:sz w:val="22"/>
                <w:szCs w:val="22"/>
              </w:rPr>
              <w:t>create petty cash receipt.</w:t>
            </w:r>
          </w:p>
        </w:tc>
      </w:tr>
    </w:tbl>
    <w:p w:rsidR="00662AD5" w:rsidRDefault="00876F52">
      <w:pPr>
        <w:pStyle w:val="processgraphic"/>
      </w:pPr>
      <w:bookmarkStart w:id="428" w:name="IDAN1S2K"/>
      <w:bookmarkEnd w:id="428"/>
      <w:r>
        <w:rPr>
          <w:noProof/>
          <w:lang w:val="en-GB" w:eastAsia="en-GB"/>
        </w:rPr>
        <w:drawing>
          <wp:inline distT="0" distB="0" distL="0" distR="0">
            <wp:extent cx="3619500" cy="2162175"/>
            <wp:effectExtent l="0" t="0" r="0" b="0"/>
            <wp:docPr id="72" name="Picture 72" descr="uuid_838610C3-9591-498A-BFB2-A4BEE31C4956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uid_838610C3-9591-498A-BFB2-A4BEE31C4956_view_p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19500" cy="2162175"/>
                    </a:xfrm>
                    <a:prstGeom prst="rect">
                      <a:avLst/>
                    </a:prstGeom>
                    <a:noFill/>
                    <a:ln>
                      <a:noFill/>
                    </a:ln>
                  </pic:spPr>
                </pic:pic>
              </a:graphicData>
            </a:graphic>
          </wp:inline>
        </w:drawing>
      </w:r>
    </w:p>
    <w:p w:rsidR="00662AD5" w:rsidRDefault="007C7927">
      <w:pPr>
        <w:pStyle w:val="captiontext"/>
      </w:pPr>
      <w:bookmarkStart w:id="429" w:name="_Toc494301351"/>
      <w:r>
        <w:t>71</w:t>
      </w:r>
      <w:r w:rsidR="00D15DB5">
        <w:t>. Process: Petty Cash Receipt</w:t>
      </w:r>
      <w:bookmarkEnd w:id="429"/>
    </w:p>
    <w:p w:rsidR="00662AD5" w:rsidRDefault="00D15DB5">
      <w:pPr>
        <w:pStyle w:val="stagesrolestasksheader"/>
      </w:pPr>
      <w:r>
        <w:t>Process Content</w:t>
      </w:r>
    </w:p>
    <w:p w:rsidR="00662AD5" w:rsidRDefault="00662AD5">
      <w:pPr>
        <w:pStyle w:val="stage"/>
      </w:pPr>
      <w:r>
        <w:fldChar w:fldCharType="begin"/>
      </w:r>
      <w:r w:rsidR="00D15DB5">
        <w:instrText xml:space="preserve"> XE "Stages:Petty Cash Receipt" </w:instrText>
      </w:r>
      <w:r>
        <w:fldChar w:fldCharType="end"/>
      </w:r>
      <w:r>
        <w:fldChar w:fldCharType="begin"/>
      </w:r>
      <w:r w:rsidR="00D15DB5">
        <w:instrText xml:space="preserve"> XE "Petty Cash Receipt (stage)" </w:instrText>
      </w:r>
      <w:r>
        <w:fldChar w:fldCharType="end"/>
      </w:r>
      <w:r w:rsidR="00D15DB5">
        <w:t>Petty Cash Receipt</w:t>
      </w:r>
    </w:p>
    <w:p w:rsidR="00662AD5" w:rsidRDefault="00876F52">
      <w:pPr>
        <w:pStyle w:val="stagegraphic"/>
      </w:pPr>
      <w:bookmarkStart w:id="430" w:name="IDAX3S2K"/>
      <w:bookmarkEnd w:id="430"/>
      <w:r>
        <w:rPr>
          <w:noProof/>
          <w:lang w:val="en-GB" w:eastAsia="en-GB"/>
        </w:rPr>
        <w:drawing>
          <wp:inline distT="0" distB="0" distL="0" distR="0">
            <wp:extent cx="5105400" cy="2162175"/>
            <wp:effectExtent l="0" t="0" r="0" b="0"/>
            <wp:docPr id="73" name="Picture 73" descr="uuid_838610C3-9591-498A-BFB2-A4BEE31C4956_stage_1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uid_838610C3-9591-498A-BFB2-A4BEE31C4956_stage_1_p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05400" cy="2162175"/>
                    </a:xfrm>
                    <a:prstGeom prst="rect">
                      <a:avLst/>
                    </a:prstGeom>
                    <a:noFill/>
                    <a:ln>
                      <a:noFill/>
                    </a:ln>
                  </pic:spPr>
                </pic:pic>
              </a:graphicData>
            </a:graphic>
          </wp:inline>
        </w:drawing>
      </w:r>
    </w:p>
    <w:p w:rsidR="005F67BC" w:rsidRDefault="007C7927">
      <w:pPr>
        <w:pStyle w:val="captiontext"/>
      </w:pPr>
      <w:bookmarkStart w:id="431" w:name="_Toc494301352"/>
      <w:r>
        <w:t>72</w:t>
      </w:r>
      <w:r w:rsidR="00D15DB5">
        <w:t>. Process: Petty Cash Receipt, Stage: Petty Cash Receipt</w:t>
      </w:r>
      <w:bookmarkEnd w:id="431"/>
    </w:p>
    <w:p w:rsidR="005F67BC" w:rsidRPr="005F67BC" w:rsidRDefault="005F67BC" w:rsidP="005F67BC"/>
    <w:p w:rsidR="005F67BC" w:rsidRDefault="005F67BC" w:rsidP="005F67BC"/>
    <w:p w:rsidR="005F67BC" w:rsidRPr="007B406F" w:rsidRDefault="005F67BC" w:rsidP="005F67BC">
      <w:pPr>
        <w:rPr>
          <w:b/>
        </w:rPr>
      </w:pPr>
      <w:r>
        <w:tab/>
      </w:r>
      <w:r w:rsidRPr="007B406F">
        <w:rPr>
          <w:b/>
        </w:rPr>
        <w:t>GAPs/ Configuration changes Identified:</w:t>
      </w:r>
    </w:p>
    <w:p w:rsidR="005F67BC" w:rsidRDefault="005F67BC" w:rsidP="005F67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5F67BC" w:rsidTr="006C6167">
        <w:tc>
          <w:tcPr>
            <w:tcW w:w="2315" w:type="dxa"/>
            <w:shd w:val="clear" w:color="auto" w:fill="auto"/>
          </w:tcPr>
          <w:p w:rsidR="005F67BC" w:rsidRDefault="005F67BC" w:rsidP="006C6167">
            <w:r>
              <w:t>Definition</w:t>
            </w:r>
          </w:p>
        </w:tc>
        <w:tc>
          <w:tcPr>
            <w:tcW w:w="2424" w:type="dxa"/>
            <w:shd w:val="clear" w:color="auto" w:fill="auto"/>
          </w:tcPr>
          <w:p w:rsidR="005F67BC" w:rsidRDefault="005F67BC" w:rsidP="006C6167">
            <w:r>
              <w:t xml:space="preserve">Type </w:t>
            </w:r>
          </w:p>
        </w:tc>
        <w:tc>
          <w:tcPr>
            <w:tcW w:w="1858" w:type="dxa"/>
            <w:shd w:val="clear" w:color="auto" w:fill="auto"/>
          </w:tcPr>
          <w:p w:rsidR="005F67BC" w:rsidRDefault="005F67BC" w:rsidP="006C6167"/>
        </w:tc>
        <w:tc>
          <w:tcPr>
            <w:tcW w:w="2466" w:type="dxa"/>
            <w:shd w:val="clear" w:color="auto" w:fill="auto"/>
          </w:tcPr>
          <w:p w:rsidR="005F67BC" w:rsidRDefault="005F67BC" w:rsidP="006C6167">
            <w:r>
              <w:t>Comments</w:t>
            </w:r>
          </w:p>
        </w:tc>
      </w:tr>
      <w:tr w:rsidR="005F67BC" w:rsidTr="006C6167">
        <w:tc>
          <w:tcPr>
            <w:tcW w:w="2315" w:type="dxa"/>
            <w:shd w:val="clear" w:color="auto" w:fill="auto"/>
          </w:tcPr>
          <w:p w:rsidR="005F67BC" w:rsidRPr="00FE63A9" w:rsidRDefault="005F67BC" w:rsidP="006C6167">
            <w:pPr>
              <w:rPr>
                <w:sz w:val="16"/>
                <w:szCs w:val="16"/>
              </w:rPr>
            </w:pPr>
            <w:r>
              <w:rPr>
                <w:sz w:val="16"/>
                <w:szCs w:val="16"/>
              </w:rPr>
              <w:t>The user shouldn’t be allowed to delete the document after print</w:t>
            </w:r>
          </w:p>
        </w:tc>
        <w:tc>
          <w:tcPr>
            <w:tcW w:w="2424" w:type="dxa"/>
            <w:shd w:val="clear" w:color="auto" w:fill="auto"/>
          </w:tcPr>
          <w:p w:rsidR="005F67BC" w:rsidRPr="00FE63A9" w:rsidRDefault="005F67BC" w:rsidP="006C6167">
            <w:pPr>
              <w:rPr>
                <w:sz w:val="16"/>
                <w:szCs w:val="16"/>
              </w:rPr>
            </w:pPr>
            <w:r>
              <w:rPr>
                <w:sz w:val="16"/>
                <w:szCs w:val="16"/>
              </w:rPr>
              <w:t>BPM</w:t>
            </w:r>
          </w:p>
        </w:tc>
        <w:tc>
          <w:tcPr>
            <w:tcW w:w="1858" w:type="dxa"/>
            <w:shd w:val="clear" w:color="auto" w:fill="auto"/>
          </w:tcPr>
          <w:p w:rsidR="005F67BC" w:rsidRPr="00FE63A9" w:rsidRDefault="005F67BC" w:rsidP="006C6167">
            <w:pPr>
              <w:rPr>
                <w:sz w:val="16"/>
                <w:szCs w:val="16"/>
              </w:rPr>
            </w:pPr>
          </w:p>
        </w:tc>
        <w:tc>
          <w:tcPr>
            <w:tcW w:w="2466" w:type="dxa"/>
            <w:shd w:val="clear" w:color="auto" w:fill="auto"/>
          </w:tcPr>
          <w:p w:rsidR="005F67BC" w:rsidRPr="00FE63A9" w:rsidRDefault="005F67BC" w:rsidP="006C6167">
            <w:pPr>
              <w:rPr>
                <w:sz w:val="16"/>
                <w:szCs w:val="16"/>
              </w:rPr>
            </w:pPr>
            <w:r>
              <w:rPr>
                <w:sz w:val="16"/>
                <w:szCs w:val="16"/>
              </w:rPr>
              <w:t xml:space="preserve">Create a BPM to prevent the user from deleting the </w:t>
            </w:r>
            <w:r>
              <w:rPr>
                <w:sz w:val="16"/>
                <w:szCs w:val="16"/>
              </w:rPr>
              <w:lastRenderedPageBreak/>
              <w:t xml:space="preserve">petty cash document after print </w:t>
            </w:r>
          </w:p>
        </w:tc>
      </w:tr>
    </w:tbl>
    <w:p w:rsidR="00824C9C" w:rsidRDefault="00D15DB5">
      <w:pPr>
        <w:pStyle w:val="processHeading"/>
      </w:pPr>
      <w:bookmarkStart w:id="432" w:name="_Toc494408395"/>
      <w:r>
        <w:lastRenderedPageBreak/>
        <w:t>Petty Cash Issuance</w:t>
      </w:r>
      <w:bookmarkEnd w:id="432"/>
    </w:p>
    <w:tbl>
      <w:tblPr>
        <w:tblW w:w="0" w:type="auto"/>
        <w:tblInd w:w="620" w:type="dxa"/>
        <w:tblLook w:val="0000" w:firstRow="0" w:lastRow="0" w:firstColumn="0" w:lastColumn="0" w:noHBand="0" w:noVBand="0"/>
      </w:tblPr>
      <w:tblGrid>
        <w:gridCol w:w="7841"/>
      </w:tblGrid>
      <w:tr w:rsidR="00824C9C" w:rsidTr="006C6167">
        <w:tc>
          <w:tcPr>
            <w:tcW w:w="7841" w:type="dxa"/>
          </w:tcPr>
          <w:p w:rsidR="00824C9C" w:rsidRDefault="00824C9C" w:rsidP="006C6167">
            <w:pPr>
              <w:pStyle w:val="notegroup"/>
            </w:pPr>
            <w:r>
              <w:t>User Notes</w:t>
            </w:r>
          </w:p>
        </w:tc>
      </w:tr>
      <w:tr w:rsidR="00824C9C" w:rsidRPr="0085400E" w:rsidTr="006C6167">
        <w:tc>
          <w:tcPr>
            <w:tcW w:w="7841" w:type="dxa"/>
          </w:tcPr>
          <w:p w:rsidR="00824C9C" w:rsidRDefault="00824C9C" w:rsidP="006C6167">
            <w:pPr>
              <w:pStyle w:val="noteheader"/>
            </w:pPr>
            <w:r>
              <w:t xml:space="preserve">Process definition: </w:t>
            </w:r>
          </w:p>
          <w:p w:rsidR="00824C9C" w:rsidRDefault="00824C9C" w:rsidP="006C6167">
            <w:pPr>
              <w:spacing w:after="200" w:line="276" w:lineRule="auto"/>
              <w:rPr>
                <w:rFonts w:ascii="Calibri" w:hAnsi="Calibri"/>
                <w:sz w:val="22"/>
                <w:szCs w:val="22"/>
              </w:rPr>
            </w:pPr>
            <w:r>
              <w:rPr>
                <w:rFonts w:ascii="Calibri" w:hAnsi="Calibri"/>
                <w:sz w:val="22"/>
                <w:szCs w:val="22"/>
              </w:rPr>
              <w:t>This process starts with cash issue for employee loan payment, paying cash to the supplier and any other miscellaneous source.</w:t>
            </w:r>
          </w:p>
          <w:p w:rsidR="00824C9C" w:rsidRPr="0085400E" w:rsidRDefault="00824C9C" w:rsidP="00824C9C">
            <w:pPr>
              <w:spacing w:after="200" w:line="276" w:lineRule="auto"/>
              <w:rPr>
                <w:rFonts w:ascii="Calibri" w:hAnsi="Calibri"/>
                <w:sz w:val="22"/>
                <w:szCs w:val="22"/>
              </w:rPr>
            </w:pPr>
            <w:r>
              <w:rPr>
                <w:rFonts w:ascii="Calibri" w:hAnsi="Calibri"/>
                <w:sz w:val="22"/>
                <w:szCs w:val="22"/>
              </w:rPr>
              <w:t>This workflow starts from create petty cash issue.</w:t>
            </w:r>
          </w:p>
        </w:tc>
      </w:tr>
    </w:tbl>
    <w:p w:rsidR="00662AD5" w:rsidRDefault="00876F52">
      <w:pPr>
        <w:pStyle w:val="processgraphic"/>
      </w:pPr>
      <w:bookmarkStart w:id="433" w:name="IDAO5S2K"/>
      <w:bookmarkEnd w:id="433"/>
      <w:r>
        <w:rPr>
          <w:noProof/>
          <w:lang w:val="en-GB" w:eastAsia="en-GB"/>
        </w:rPr>
        <w:drawing>
          <wp:inline distT="0" distB="0" distL="0" distR="0">
            <wp:extent cx="3448050" cy="2124075"/>
            <wp:effectExtent l="0" t="0" r="0" b="0"/>
            <wp:docPr id="74" name="Picture 74" descr="uuid_5FFAF323-5E51-4338-BBB8-4235DA484164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uid_5FFAF323-5E51-4338-BBB8-4235DA484164_view_p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48050" cy="2124075"/>
                    </a:xfrm>
                    <a:prstGeom prst="rect">
                      <a:avLst/>
                    </a:prstGeom>
                    <a:noFill/>
                    <a:ln>
                      <a:noFill/>
                    </a:ln>
                  </pic:spPr>
                </pic:pic>
              </a:graphicData>
            </a:graphic>
          </wp:inline>
        </w:drawing>
      </w:r>
    </w:p>
    <w:p w:rsidR="00662AD5" w:rsidRDefault="007564A7">
      <w:pPr>
        <w:pStyle w:val="captiontext"/>
      </w:pPr>
      <w:bookmarkStart w:id="434" w:name="_Toc494301353"/>
      <w:r>
        <w:t>7</w:t>
      </w:r>
      <w:r w:rsidR="007C7927">
        <w:t>3</w:t>
      </w:r>
      <w:r w:rsidR="00D15DB5">
        <w:t>. Process: Petty Cash Issuance</w:t>
      </w:r>
      <w:bookmarkEnd w:id="434"/>
    </w:p>
    <w:p w:rsidR="00662AD5" w:rsidRDefault="00D15DB5">
      <w:pPr>
        <w:pStyle w:val="stagesrolestasksheader"/>
      </w:pPr>
      <w:r>
        <w:t>Process Content</w:t>
      </w:r>
    </w:p>
    <w:p w:rsidR="00662AD5" w:rsidRDefault="00662AD5">
      <w:pPr>
        <w:pStyle w:val="stage"/>
      </w:pPr>
      <w:r>
        <w:fldChar w:fldCharType="begin"/>
      </w:r>
      <w:r w:rsidR="00D15DB5">
        <w:instrText xml:space="preserve"> XE "Stages:Petty Cash Issue" </w:instrText>
      </w:r>
      <w:r>
        <w:fldChar w:fldCharType="end"/>
      </w:r>
      <w:r>
        <w:fldChar w:fldCharType="begin"/>
      </w:r>
      <w:r w:rsidR="00D15DB5">
        <w:instrText xml:space="preserve"> XE "Petty Cash Issue (stage)" </w:instrText>
      </w:r>
      <w:r>
        <w:fldChar w:fldCharType="end"/>
      </w:r>
      <w:r w:rsidR="00D15DB5">
        <w:t>Petty Cash Issue</w:t>
      </w:r>
    </w:p>
    <w:p w:rsidR="00662AD5" w:rsidRDefault="00876F52">
      <w:pPr>
        <w:pStyle w:val="stagegraphic"/>
      </w:pPr>
      <w:bookmarkStart w:id="435" w:name="IDAICT2K"/>
      <w:bookmarkEnd w:id="435"/>
      <w:r>
        <w:rPr>
          <w:noProof/>
          <w:lang w:val="en-GB" w:eastAsia="en-GB"/>
        </w:rPr>
        <w:drawing>
          <wp:inline distT="0" distB="0" distL="0" distR="0">
            <wp:extent cx="5753100" cy="1228725"/>
            <wp:effectExtent l="0" t="0" r="0" b="0"/>
            <wp:docPr id="75" name="Picture 75" descr="uuid_5FFAF323-5E51-4338-BBB8-4235DA484164_stage_2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uid_5FFAF323-5E51-4338-BBB8-4235DA484164_stage_2_p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1228725"/>
                    </a:xfrm>
                    <a:prstGeom prst="rect">
                      <a:avLst/>
                    </a:prstGeom>
                    <a:noFill/>
                    <a:ln>
                      <a:noFill/>
                    </a:ln>
                  </pic:spPr>
                </pic:pic>
              </a:graphicData>
            </a:graphic>
          </wp:inline>
        </w:drawing>
      </w:r>
    </w:p>
    <w:p w:rsidR="00662AD5" w:rsidRDefault="007564A7">
      <w:pPr>
        <w:pStyle w:val="captiontext"/>
      </w:pPr>
      <w:bookmarkStart w:id="436" w:name="_Toc494301354"/>
      <w:r>
        <w:t>7</w:t>
      </w:r>
      <w:r w:rsidR="00D15DB5">
        <w:t>2. Process: Petty Cash Issuance, Stage: Petty Cash Issue</w:t>
      </w:r>
      <w:bookmarkEnd w:id="436"/>
    </w:p>
    <w:p w:rsidR="005F67BC" w:rsidRPr="007B406F" w:rsidRDefault="005F67BC" w:rsidP="005F67BC">
      <w:pPr>
        <w:rPr>
          <w:b/>
        </w:rPr>
      </w:pPr>
      <w:bookmarkStart w:id="437" w:name="IDASCT2K"/>
      <w:bookmarkEnd w:id="437"/>
      <w:r w:rsidRPr="007B406F">
        <w:rPr>
          <w:b/>
        </w:rPr>
        <w:t>GAPs/ Configuration changes Identified:</w:t>
      </w:r>
    </w:p>
    <w:p w:rsidR="005F67BC" w:rsidRDefault="005F67BC" w:rsidP="005F67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5F67BC" w:rsidTr="006C6167">
        <w:tc>
          <w:tcPr>
            <w:tcW w:w="2315" w:type="dxa"/>
            <w:shd w:val="clear" w:color="auto" w:fill="auto"/>
          </w:tcPr>
          <w:p w:rsidR="005F67BC" w:rsidRDefault="005F67BC" w:rsidP="006C6167">
            <w:r>
              <w:t>Definition</w:t>
            </w:r>
          </w:p>
        </w:tc>
        <w:tc>
          <w:tcPr>
            <w:tcW w:w="2424" w:type="dxa"/>
            <w:shd w:val="clear" w:color="auto" w:fill="auto"/>
          </w:tcPr>
          <w:p w:rsidR="005F67BC" w:rsidRDefault="005F67BC" w:rsidP="006C6167">
            <w:r>
              <w:t xml:space="preserve">Type </w:t>
            </w:r>
          </w:p>
        </w:tc>
        <w:tc>
          <w:tcPr>
            <w:tcW w:w="1858" w:type="dxa"/>
            <w:shd w:val="clear" w:color="auto" w:fill="auto"/>
          </w:tcPr>
          <w:p w:rsidR="005F67BC" w:rsidRDefault="005F67BC" w:rsidP="006C6167"/>
        </w:tc>
        <w:tc>
          <w:tcPr>
            <w:tcW w:w="2466" w:type="dxa"/>
            <w:shd w:val="clear" w:color="auto" w:fill="auto"/>
          </w:tcPr>
          <w:p w:rsidR="005F67BC" w:rsidRDefault="005F67BC" w:rsidP="006C6167">
            <w:r>
              <w:t>Comments</w:t>
            </w:r>
          </w:p>
        </w:tc>
      </w:tr>
      <w:tr w:rsidR="005F67BC" w:rsidTr="006C6167">
        <w:tc>
          <w:tcPr>
            <w:tcW w:w="2315" w:type="dxa"/>
            <w:shd w:val="clear" w:color="auto" w:fill="auto"/>
          </w:tcPr>
          <w:p w:rsidR="005F67BC" w:rsidRPr="00FE63A9" w:rsidRDefault="005F67BC" w:rsidP="006C6167">
            <w:pPr>
              <w:rPr>
                <w:sz w:val="16"/>
                <w:szCs w:val="16"/>
              </w:rPr>
            </w:pPr>
            <w:r>
              <w:rPr>
                <w:sz w:val="16"/>
                <w:szCs w:val="16"/>
              </w:rPr>
              <w:t>The user shouldn’t be allowed to delete the document after print</w:t>
            </w:r>
          </w:p>
        </w:tc>
        <w:tc>
          <w:tcPr>
            <w:tcW w:w="2424" w:type="dxa"/>
            <w:shd w:val="clear" w:color="auto" w:fill="auto"/>
          </w:tcPr>
          <w:p w:rsidR="005F67BC" w:rsidRPr="00FE63A9" w:rsidRDefault="005F67BC" w:rsidP="006C6167">
            <w:pPr>
              <w:rPr>
                <w:sz w:val="16"/>
                <w:szCs w:val="16"/>
              </w:rPr>
            </w:pPr>
            <w:r>
              <w:rPr>
                <w:sz w:val="16"/>
                <w:szCs w:val="16"/>
              </w:rPr>
              <w:t>BPM</w:t>
            </w:r>
          </w:p>
        </w:tc>
        <w:tc>
          <w:tcPr>
            <w:tcW w:w="1858" w:type="dxa"/>
            <w:shd w:val="clear" w:color="auto" w:fill="auto"/>
          </w:tcPr>
          <w:p w:rsidR="005F67BC" w:rsidRPr="00FE63A9" w:rsidRDefault="005F67BC" w:rsidP="006C6167">
            <w:pPr>
              <w:rPr>
                <w:sz w:val="16"/>
                <w:szCs w:val="16"/>
              </w:rPr>
            </w:pPr>
          </w:p>
        </w:tc>
        <w:tc>
          <w:tcPr>
            <w:tcW w:w="2466" w:type="dxa"/>
            <w:shd w:val="clear" w:color="auto" w:fill="auto"/>
          </w:tcPr>
          <w:p w:rsidR="005F67BC" w:rsidRPr="00FE63A9" w:rsidRDefault="005F67BC" w:rsidP="006C6167">
            <w:pPr>
              <w:rPr>
                <w:sz w:val="16"/>
                <w:szCs w:val="16"/>
              </w:rPr>
            </w:pPr>
            <w:r>
              <w:rPr>
                <w:sz w:val="16"/>
                <w:szCs w:val="16"/>
              </w:rPr>
              <w:t xml:space="preserve">Create a BPM to prevent the user from deleting the petty cash document after print </w:t>
            </w:r>
          </w:p>
        </w:tc>
      </w:tr>
    </w:tbl>
    <w:p w:rsidR="00662AD5" w:rsidRDefault="00662AD5" w:rsidP="005F67BC">
      <w:pPr>
        <w:pStyle w:val="stagegraphic"/>
        <w:jc w:val="left"/>
      </w:pPr>
    </w:p>
    <w:p w:rsidR="00991AD3" w:rsidRDefault="00D15DB5">
      <w:pPr>
        <w:pStyle w:val="processHeading"/>
      </w:pPr>
      <w:bookmarkStart w:id="438" w:name="_Toc494408396"/>
      <w:r>
        <w:lastRenderedPageBreak/>
        <w:t xml:space="preserve">Bank </w:t>
      </w:r>
      <w:r w:rsidR="0056005B">
        <w:t>Reconciliation</w:t>
      </w:r>
      <w:bookmarkEnd w:id="438"/>
    </w:p>
    <w:tbl>
      <w:tblPr>
        <w:tblW w:w="0" w:type="auto"/>
        <w:tblInd w:w="620" w:type="dxa"/>
        <w:tblLook w:val="0000" w:firstRow="0" w:lastRow="0" w:firstColumn="0" w:lastColumn="0" w:noHBand="0" w:noVBand="0"/>
      </w:tblPr>
      <w:tblGrid>
        <w:gridCol w:w="7841"/>
      </w:tblGrid>
      <w:tr w:rsidR="00991AD3" w:rsidTr="006C6167">
        <w:tc>
          <w:tcPr>
            <w:tcW w:w="7841" w:type="dxa"/>
          </w:tcPr>
          <w:p w:rsidR="00991AD3" w:rsidRDefault="00991AD3" w:rsidP="006C6167">
            <w:pPr>
              <w:pStyle w:val="notegroup"/>
            </w:pPr>
            <w:r>
              <w:t>User Notes</w:t>
            </w:r>
          </w:p>
        </w:tc>
      </w:tr>
      <w:tr w:rsidR="00991AD3" w:rsidRPr="0085400E" w:rsidTr="006C6167">
        <w:tc>
          <w:tcPr>
            <w:tcW w:w="7841" w:type="dxa"/>
          </w:tcPr>
          <w:p w:rsidR="00991AD3" w:rsidRDefault="00991AD3" w:rsidP="006C6167">
            <w:pPr>
              <w:pStyle w:val="noteheader"/>
            </w:pPr>
            <w:r>
              <w:t xml:space="preserve">Process definition: </w:t>
            </w:r>
          </w:p>
          <w:p w:rsidR="00991AD3" w:rsidRDefault="00991AD3" w:rsidP="006C6167">
            <w:pPr>
              <w:spacing w:after="200" w:line="276" w:lineRule="auto"/>
              <w:rPr>
                <w:rFonts w:ascii="Calibri" w:hAnsi="Calibri"/>
                <w:sz w:val="22"/>
                <w:szCs w:val="22"/>
              </w:rPr>
            </w:pPr>
            <w:r>
              <w:rPr>
                <w:rFonts w:ascii="Calibri" w:hAnsi="Calibri"/>
                <w:sz w:val="22"/>
                <w:szCs w:val="22"/>
              </w:rPr>
              <w:t xml:space="preserve">This process starts with </w:t>
            </w:r>
            <w:r w:rsidR="00AD2865">
              <w:rPr>
                <w:rFonts w:ascii="Calibri" w:hAnsi="Calibri"/>
                <w:sz w:val="22"/>
                <w:szCs w:val="22"/>
              </w:rPr>
              <w:t xml:space="preserve">process bank statement that received from the bank and compare it against the current transactions in Epicor10 and if there is something missing, the user need to enter it on the system to be matched with the statement. </w:t>
            </w:r>
          </w:p>
          <w:p w:rsidR="00991AD3" w:rsidRPr="0085400E" w:rsidRDefault="00991AD3" w:rsidP="00AD2865">
            <w:pPr>
              <w:spacing w:after="200" w:line="276" w:lineRule="auto"/>
              <w:rPr>
                <w:rFonts w:ascii="Calibri" w:hAnsi="Calibri"/>
                <w:sz w:val="22"/>
                <w:szCs w:val="22"/>
              </w:rPr>
            </w:pPr>
            <w:r>
              <w:rPr>
                <w:rFonts w:ascii="Calibri" w:hAnsi="Calibri"/>
                <w:sz w:val="22"/>
                <w:szCs w:val="22"/>
              </w:rPr>
              <w:t xml:space="preserve">This workflow starts from </w:t>
            </w:r>
            <w:r w:rsidR="00AD2865">
              <w:rPr>
                <w:rFonts w:ascii="Calibri" w:hAnsi="Calibri"/>
                <w:sz w:val="22"/>
                <w:szCs w:val="22"/>
              </w:rPr>
              <w:t>process bank statement.</w:t>
            </w:r>
          </w:p>
        </w:tc>
      </w:tr>
    </w:tbl>
    <w:p w:rsidR="00662AD5" w:rsidRDefault="00876F52">
      <w:pPr>
        <w:pStyle w:val="processgraphic"/>
      </w:pPr>
      <w:bookmarkStart w:id="439" w:name="IDACGT2K"/>
      <w:bookmarkEnd w:id="439"/>
      <w:r>
        <w:rPr>
          <w:noProof/>
          <w:lang w:val="en-GB" w:eastAsia="en-GB"/>
        </w:rPr>
        <w:drawing>
          <wp:inline distT="0" distB="0" distL="0" distR="0">
            <wp:extent cx="5534025" cy="2114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34025" cy="2114550"/>
                    </a:xfrm>
                    <a:prstGeom prst="rect">
                      <a:avLst/>
                    </a:prstGeom>
                    <a:noFill/>
                    <a:ln>
                      <a:noFill/>
                    </a:ln>
                  </pic:spPr>
                </pic:pic>
              </a:graphicData>
            </a:graphic>
          </wp:inline>
        </w:drawing>
      </w:r>
    </w:p>
    <w:p w:rsidR="00662AD5" w:rsidRDefault="007C7927">
      <w:pPr>
        <w:pStyle w:val="captiontext"/>
      </w:pPr>
      <w:bookmarkStart w:id="440" w:name="_Toc494301356"/>
      <w:r>
        <w:t>74</w:t>
      </w:r>
      <w:r w:rsidR="00D15DB5">
        <w:t xml:space="preserve">. Process: Bank </w:t>
      </w:r>
      <w:bookmarkEnd w:id="440"/>
      <w:r w:rsidR="00991AD3">
        <w:t>Reconciliation</w:t>
      </w:r>
    </w:p>
    <w:p w:rsidR="00662AD5" w:rsidRDefault="00662AD5">
      <w:pPr>
        <w:pStyle w:val="processgraphic"/>
      </w:pPr>
      <w:bookmarkStart w:id="441" w:name="IDAMGT2K"/>
      <w:bookmarkEnd w:id="441"/>
    </w:p>
    <w:p w:rsidR="00662AD5" w:rsidRDefault="00D15DB5">
      <w:pPr>
        <w:pStyle w:val="stagesrolestasksheader"/>
      </w:pPr>
      <w:r>
        <w:t>Process Content</w:t>
      </w:r>
    </w:p>
    <w:p w:rsidR="00662AD5" w:rsidRDefault="00662AD5">
      <w:pPr>
        <w:pStyle w:val="stage"/>
      </w:pPr>
      <w:r>
        <w:fldChar w:fldCharType="begin"/>
      </w:r>
      <w:r w:rsidR="00D15DB5">
        <w:instrText xml:space="preserve"> XE "Stages:Process Bank Statement" </w:instrText>
      </w:r>
      <w:r>
        <w:fldChar w:fldCharType="end"/>
      </w:r>
      <w:r>
        <w:fldChar w:fldCharType="begin"/>
      </w:r>
      <w:r w:rsidR="00D15DB5">
        <w:instrText xml:space="preserve"> XE "Process Bank Statement (stage)" </w:instrText>
      </w:r>
      <w:r>
        <w:fldChar w:fldCharType="end"/>
      </w:r>
      <w:r w:rsidR="00D15DB5">
        <w:t>Process Bank Statement</w:t>
      </w:r>
    </w:p>
    <w:p w:rsidR="00662AD5" w:rsidRDefault="00876F52">
      <w:pPr>
        <w:pStyle w:val="stagegraphic"/>
      </w:pPr>
      <w:bookmarkStart w:id="442" w:name="IDARZT2K"/>
      <w:bookmarkEnd w:id="442"/>
      <w:r>
        <w:rPr>
          <w:noProof/>
          <w:lang w:val="en-GB" w:eastAsia="en-GB"/>
        </w:rPr>
        <w:drawing>
          <wp:inline distT="0" distB="0" distL="0" distR="0">
            <wp:extent cx="5762625" cy="10382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2625" cy="1038225"/>
                    </a:xfrm>
                    <a:prstGeom prst="rect">
                      <a:avLst/>
                    </a:prstGeom>
                    <a:noFill/>
                    <a:ln>
                      <a:noFill/>
                    </a:ln>
                  </pic:spPr>
                </pic:pic>
              </a:graphicData>
            </a:graphic>
          </wp:inline>
        </w:drawing>
      </w:r>
    </w:p>
    <w:p w:rsidR="00662AD5" w:rsidRDefault="007C7927">
      <w:pPr>
        <w:pStyle w:val="captiontext"/>
      </w:pPr>
      <w:bookmarkStart w:id="443" w:name="_Toc494301358"/>
      <w:r>
        <w:t>75</w:t>
      </w:r>
      <w:r w:rsidR="00D15DB5">
        <w:t xml:space="preserve">. Process: Bank </w:t>
      </w:r>
      <w:r>
        <w:t>Reconciliation</w:t>
      </w:r>
      <w:r w:rsidR="00D15DB5">
        <w:t>, Stage: Process Bank Statement</w:t>
      </w:r>
      <w:bookmarkEnd w:id="443"/>
    </w:p>
    <w:p w:rsidR="00662AD5" w:rsidRDefault="00662AD5">
      <w:pPr>
        <w:pStyle w:val="stagegraphic"/>
      </w:pPr>
      <w:bookmarkStart w:id="444" w:name="IDA1ZT2K"/>
      <w:bookmarkEnd w:id="444"/>
    </w:p>
    <w:p w:rsidR="00662AD5" w:rsidRDefault="00662AD5">
      <w:pPr>
        <w:pStyle w:val="stage"/>
      </w:pPr>
      <w:r>
        <w:fldChar w:fldCharType="begin"/>
      </w:r>
      <w:r w:rsidR="00D15DB5">
        <w:instrText xml:space="preserve"> XE "Stages:Make Corrections" </w:instrText>
      </w:r>
      <w:r>
        <w:fldChar w:fldCharType="end"/>
      </w:r>
      <w:r>
        <w:fldChar w:fldCharType="begin"/>
      </w:r>
      <w:r w:rsidR="00D15DB5">
        <w:instrText xml:space="preserve"> XE "Make Corrections (stage)" </w:instrText>
      </w:r>
      <w:r>
        <w:fldChar w:fldCharType="end"/>
      </w:r>
      <w:r w:rsidR="00D15DB5">
        <w:t>Make Corrections</w:t>
      </w:r>
    </w:p>
    <w:p w:rsidR="00662AD5" w:rsidRDefault="00876F52">
      <w:pPr>
        <w:pStyle w:val="stagegraphic"/>
      </w:pPr>
      <w:bookmarkStart w:id="445" w:name="IDA01T2K"/>
      <w:bookmarkEnd w:id="445"/>
      <w:r>
        <w:rPr>
          <w:noProof/>
          <w:lang w:val="en-GB" w:eastAsia="en-GB"/>
        </w:rPr>
        <w:drawing>
          <wp:inline distT="0" distB="0" distL="0" distR="0">
            <wp:extent cx="2781300" cy="1343025"/>
            <wp:effectExtent l="0" t="0" r="0" b="0"/>
            <wp:docPr id="78" name="Picture 78" descr="uuid_16652D1F-4077-4438-8510-6D4229959437_stage_6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uuid_16652D1F-4077-4438-8510-6D4229959437_stage_6_p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81300" cy="1343025"/>
                    </a:xfrm>
                    <a:prstGeom prst="rect">
                      <a:avLst/>
                    </a:prstGeom>
                    <a:noFill/>
                    <a:ln>
                      <a:noFill/>
                    </a:ln>
                  </pic:spPr>
                </pic:pic>
              </a:graphicData>
            </a:graphic>
          </wp:inline>
        </w:drawing>
      </w:r>
    </w:p>
    <w:p w:rsidR="00662AD5" w:rsidRDefault="00CF7D4C">
      <w:pPr>
        <w:pStyle w:val="captiontext"/>
      </w:pPr>
      <w:bookmarkStart w:id="446" w:name="_Toc494301360"/>
      <w:r>
        <w:t>75</w:t>
      </w:r>
      <w:r w:rsidR="00D15DB5">
        <w:t xml:space="preserve">. Process: Bank </w:t>
      </w:r>
      <w:r w:rsidR="000B055F">
        <w:t>Reconciliation</w:t>
      </w:r>
      <w:r w:rsidR="00D15DB5">
        <w:t>, Stage: Make Corrections</w:t>
      </w:r>
      <w:bookmarkEnd w:id="446"/>
    </w:p>
    <w:p w:rsidR="00662AD5" w:rsidRDefault="00662AD5">
      <w:pPr>
        <w:pStyle w:val="stage"/>
      </w:pPr>
      <w:r>
        <w:lastRenderedPageBreak/>
        <w:fldChar w:fldCharType="begin"/>
      </w:r>
      <w:r w:rsidR="00D15DB5">
        <w:instrText xml:space="preserve"> XE "Stages:Post Bank Rec" </w:instrText>
      </w:r>
      <w:r>
        <w:fldChar w:fldCharType="end"/>
      </w:r>
      <w:r>
        <w:fldChar w:fldCharType="begin"/>
      </w:r>
      <w:r w:rsidR="00D15DB5">
        <w:instrText xml:space="preserve"> XE "Post Bank Rec (stage)" </w:instrText>
      </w:r>
      <w:r>
        <w:fldChar w:fldCharType="end"/>
      </w:r>
      <w:r w:rsidR="00D15DB5">
        <w:t>Post Bank Rec</w:t>
      </w:r>
    </w:p>
    <w:p w:rsidR="00662AD5" w:rsidRDefault="00876F52">
      <w:pPr>
        <w:pStyle w:val="stagegraphic"/>
      </w:pPr>
      <w:bookmarkStart w:id="447" w:name="IDAC3T2K"/>
      <w:bookmarkEnd w:id="447"/>
      <w:r>
        <w:rPr>
          <w:noProof/>
          <w:lang w:val="en-GB" w:eastAsia="en-GB"/>
        </w:rPr>
        <w:drawing>
          <wp:inline distT="0" distB="0" distL="0" distR="0">
            <wp:extent cx="5276850" cy="2562225"/>
            <wp:effectExtent l="0" t="0" r="0" b="0"/>
            <wp:docPr id="79" name="Picture 79" descr="uuid_16652D1F-4077-4438-8510-6D4229959437_stage_4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uid_16652D1F-4077-4438-8510-6D4229959437_stage_4_p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50" cy="2562225"/>
                    </a:xfrm>
                    <a:prstGeom prst="rect">
                      <a:avLst/>
                    </a:prstGeom>
                    <a:noFill/>
                    <a:ln>
                      <a:noFill/>
                    </a:ln>
                  </pic:spPr>
                </pic:pic>
              </a:graphicData>
            </a:graphic>
          </wp:inline>
        </w:drawing>
      </w:r>
    </w:p>
    <w:p w:rsidR="000B055F" w:rsidRDefault="00CF7D4C">
      <w:pPr>
        <w:pStyle w:val="captiontext"/>
      </w:pPr>
      <w:bookmarkStart w:id="448" w:name="_Toc494301361"/>
      <w:r>
        <w:t>76</w:t>
      </w:r>
      <w:r w:rsidR="00D15DB5">
        <w:t xml:space="preserve">. Process: Bank </w:t>
      </w:r>
      <w:r w:rsidR="000B055F">
        <w:t>Reconciliation</w:t>
      </w:r>
      <w:r w:rsidR="00D15DB5">
        <w:t>, Stage: Post Bank Rec</w:t>
      </w:r>
      <w:bookmarkEnd w:id="448"/>
    </w:p>
    <w:p w:rsidR="000B055F" w:rsidRPr="000B055F" w:rsidRDefault="000B055F" w:rsidP="000B055F"/>
    <w:p w:rsidR="000B055F" w:rsidRDefault="000B055F" w:rsidP="000B055F"/>
    <w:p w:rsidR="000B055F" w:rsidRPr="007B406F" w:rsidRDefault="000B055F" w:rsidP="000B055F">
      <w:pPr>
        <w:rPr>
          <w:b/>
        </w:rPr>
      </w:pPr>
      <w:r>
        <w:tab/>
      </w:r>
      <w:r w:rsidRPr="007B406F">
        <w:rPr>
          <w:b/>
        </w:rPr>
        <w:t>GAPs/ Configuration changes Identified:</w:t>
      </w:r>
    </w:p>
    <w:p w:rsidR="000B055F" w:rsidRDefault="000B055F" w:rsidP="000B0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0B055F" w:rsidTr="006C6167">
        <w:tc>
          <w:tcPr>
            <w:tcW w:w="2315" w:type="dxa"/>
            <w:shd w:val="clear" w:color="auto" w:fill="auto"/>
          </w:tcPr>
          <w:p w:rsidR="000B055F" w:rsidRDefault="000B055F" w:rsidP="006C6167">
            <w:r>
              <w:t>Definition</w:t>
            </w:r>
          </w:p>
        </w:tc>
        <w:tc>
          <w:tcPr>
            <w:tcW w:w="2424" w:type="dxa"/>
            <w:shd w:val="clear" w:color="auto" w:fill="auto"/>
          </w:tcPr>
          <w:p w:rsidR="000B055F" w:rsidRDefault="000B055F" w:rsidP="006C6167">
            <w:r>
              <w:t xml:space="preserve">Type </w:t>
            </w:r>
          </w:p>
        </w:tc>
        <w:tc>
          <w:tcPr>
            <w:tcW w:w="1858" w:type="dxa"/>
            <w:shd w:val="clear" w:color="auto" w:fill="auto"/>
          </w:tcPr>
          <w:p w:rsidR="000B055F" w:rsidRDefault="000B055F" w:rsidP="006C6167"/>
        </w:tc>
        <w:tc>
          <w:tcPr>
            <w:tcW w:w="2466" w:type="dxa"/>
            <w:shd w:val="clear" w:color="auto" w:fill="auto"/>
          </w:tcPr>
          <w:p w:rsidR="000B055F" w:rsidRDefault="000B055F" w:rsidP="006C6167">
            <w:r>
              <w:t>Comments</w:t>
            </w:r>
          </w:p>
        </w:tc>
      </w:tr>
      <w:tr w:rsidR="000B055F" w:rsidTr="006C6167">
        <w:tc>
          <w:tcPr>
            <w:tcW w:w="2315" w:type="dxa"/>
            <w:shd w:val="clear" w:color="auto" w:fill="auto"/>
          </w:tcPr>
          <w:p w:rsidR="000B055F" w:rsidRPr="00FE63A9" w:rsidRDefault="000B055F" w:rsidP="006C6167">
            <w:pPr>
              <w:rPr>
                <w:sz w:val="16"/>
                <w:szCs w:val="16"/>
              </w:rPr>
            </w:pPr>
            <w:r>
              <w:rPr>
                <w:sz w:val="16"/>
                <w:szCs w:val="16"/>
              </w:rPr>
              <w:t>N/A</w:t>
            </w:r>
          </w:p>
        </w:tc>
        <w:tc>
          <w:tcPr>
            <w:tcW w:w="2424" w:type="dxa"/>
            <w:shd w:val="clear" w:color="auto" w:fill="auto"/>
          </w:tcPr>
          <w:p w:rsidR="000B055F" w:rsidRPr="00FE63A9" w:rsidRDefault="000B055F" w:rsidP="006C6167">
            <w:pPr>
              <w:rPr>
                <w:sz w:val="16"/>
                <w:szCs w:val="16"/>
              </w:rPr>
            </w:pPr>
            <w:r>
              <w:rPr>
                <w:sz w:val="16"/>
                <w:szCs w:val="16"/>
              </w:rPr>
              <w:t>N/A</w:t>
            </w:r>
          </w:p>
        </w:tc>
        <w:tc>
          <w:tcPr>
            <w:tcW w:w="1858" w:type="dxa"/>
            <w:shd w:val="clear" w:color="auto" w:fill="auto"/>
          </w:tcPr>
          <w:p w:rsidR="000B055F" w:rsidRPr="00FE63A9" w:rsidRDefault="000B055F" w:rsidP="006C6167">
            <w:pPr>
              <w:rPr>
                <w:sz w:val="16"/>
                <w:szCs w:val="16"/>
              </w:rPr>
            </w:pPr>
          </w:p>
        </w:tc>
        <w:tc>
          <w:tcPr>
            <w:tcW w:w="2466" w:type="dxa"/>
            <w:shd w:val="clear" w:color="auto" w:fill="auto"/>
          </w:tcPr>
          <w:p w:rsidR="000B055F" w:rsidRPr="00FE63A9" w:rsidRDefault="000B055F" w:rsidP="006C6167">
            <w:pPr>
              <w:rPr>
                <w:sz w:val="16"/>
                <w:szCs w:val="16"/>
              </w:rPr>
            </w:pPr>
            <w:r>
              <w:rPr>
                <w:sz w:val="16"/>
                <w:szCs w:val="16"/>
              </w:rPr>
              <w:t>N/A</w:t>
            </w:r>
          </w:p>
        </w:tc>
      </w:tr>
    </w:tbl>
    <w:p w:rsidR="00662AD5" w:rsidRPr="000B055F" w:rsidRDefault="00662AD5" w:rsidP="000B055F">
      <w:pPr>
        <w:tabs>
          <w:tab w:val="left" w:pos="1047"/>
        </w:tabs>
      </w:pPr>
    </w:p>
    <w:p w:rsidR="00662AD5" w:rsidRDefault="00D15DB5">
      <w:pPr>
        <w:pStyle w:val="processgroupHeading"/>
      </w:pPr>
      <w:bookmarkStart w:id="449" w:name="_Toc494408397"/>
      <w:r>
        <w:lastRenderedPageBreak/>
        <w:t>Asset Management</w:t>
      </w:r>
      <w:bookmarkEnd w:id="449"/>
      <w:r w:rsidR="00662AD5">
        <w:fldChar w:fldCharType="begin"/>
      </w:r>
      <w:r>
        <w:instrText xml:space="preserve"> XE "Process Groups:Asset Management" </w:instrText>
      </w:r>
      <w:r w:rsidR="00662AD5">
        <w:fldChar w:fldCharType="end"/>
      </w:r>
      <w:r w:rsidR="00662AD5">
        <w:fldChar w:fldCharType="begin"/>
      </w:r>
      <w:r>
        <w:instrText xml:space="preserve"> XE "Asset Management (process group)" </w:instrText>
      </w:r>
      <w:r w:rsidR="00662AD5">
        <w:fldChar w:fldCharType="end"/>
      </w:r>
    </w:p>
    <w:p w:rsidR="00662AD5" w:rsidRDefault="00D15DB5">
      <w:pPr>
        <w:pStyle w:val="groupintro"/>
      </w:pPr>
      <w:r>
        <w:t>The following item(s) are in this Group:</w:t>
      </w:r>
    </w:p>
    <w:p w:rsidR="00662AD5" w:rsidRDefault="00D15DB5">
      <w:pPr>
        <w:pStyle w:val="groupprocesses"/>
      </w:pPr>
      <w:r>
        <w:t>Asset Maintenance</w:t>
      </w:r>
    </w:p>
    <w:p w:rsidR="00060319" w:rsidRDefault="00D15DB5">
      <w:pPr>
        <w:pStyle w:val="groupprocesses"/>
      </w:pPr>
      <w:r>
        <w:t>AM Period End</w:t>
      </w:r>
    </w:p>
    <w:p w:rsidR="00060319" w:rsidRDefault="00060319" w:rsidP="00060319"/>
    <w:p w:rsidR="00060319" w:rsidRPr="00060319" w:rsidRDefault="00060319" w:rsidP="00060319">
      <w:pPr>
        <w:tabs>
          <w:tab w:val="left" w:pos="1201"/>
        </w:tabs>
      </w:pPr>
      <w:r>
        <w:tab/>
      </w:r>
    </w:p>
    <w:tbl>
      <w:tblPr>
        <w:tblW w:w="0" w:type="auto"/>
        <w:tblInd w:w="620" w:type="dxa"/>
        <w:tblLook w:val="0000" w:firstRow="0" w:lastRow="0" w:firstColumn="0" w:lastColumn="0" w:noHBand="0" w:noVBand="0"/>
      </w:tblPr>
      <w:tblGrid>
        <w:gridCol w:w="7841"/>
      </w:tblGrid>
      <w:tr w:rsidR="00060319" w:rsidTr="006C6167">
        <w:tc>
          <w:tcPr>
            <w:tcW w:w="7841" w:type="dxa"/>
          </w:tcPr>
          <w:p w:rsidR="00060319" w:rsidRDefault="00060319" w:rsidP="006C6167">
            <w:pPr>
              <w:pStyle w:val="notegroup"/>
            </w:pPr>
            <w:r>
              <w:t>User Notes</w:t>
            </w:r>
          </w:p>
        </w:tc>
      </w:tr>
      <w:tr w:rsidR="00060319" w:rsidRPr="0085400E" w:rsidTr="006C6167">
        <w:tc>
          <w:tcPr>
            <w:tcW w:w="7841" w:type="dxa"/>
          </w:tcPr>
          <w:p w:rsidR="00060319" w:rsidRDefault="00060319" w:rsidP="006C6167">
            <w:pPr>
              <w:pStyle w:val="noteheader"/>
            </w:pPr>
            <w:r>
              <w:t xml:space="preserve">Process definition: </w:t>
            </w:r>
          </w:p>
          <w:p w:rsidR="00060319" w:rsidRPr="00EC0E12" w:rsidRDefault="00060319" w:rsidP="006C6167">
            <w:pPr>
              <w:pStyle w:val="noteheader"/>
              <w:rPr>
                <w:rFonts w:ascii="Calibri" w:hAnsi="Calibri"/>
                <w:iCs w:val="0"/>
                <w:smallCaps w:val="0"/>
                <w:sz w:val="22"/>
                <w:szCs w:val="22"/>
              </w:rPr>
            </w:pPr>
            <w:r w:rsidRPr="00EC0E12">
              <w:rPr>
                <w:rFonts w:ascii="Calibri" w:hAnsi="Calibri"/>
                <w:iCs w:val="0"/>
                <w:smallCaps w:val="0"/>
                <w:sz w:val="22"/>
                <w:szCs w:val="22"/>
              </w:rPr>
              <w:t xml:space="preserve">This group contains the process related to </w:t>
            </w:r>
            <w:r>
              <w:rPr>
                <w:rFonts w:ascii="Calibri" w:hAnsi="Calibri"/>
                <w:iCs w:val="0"/>
                <w:smallCaps w:val="0"/>
                <w:sz w:val="22"/>
                <w:szCs w:val="22"/>
              </w:rPr>
              <w:t xml:space="preserve">asset transactions and </w:t>
            </w:r>
            <w:r w:rsidR="00F83214">
              <w:rPr>
                <w:rFonts w:ascii="Calibri" w:hAnsi="Calibri"/>
                <w:iCs w:val="0"/>
                <w:smallCaps w:val="0"/>
                <w:sz w:val="22"/>
                <w:szCs w:val="22"/>
              </w:rPr>
              <w:t xml:space="preserve">asset </w:t>
            </w:r>
            <w:r>
              <w:rPr>
                <w:rFonts w:ascii="Calibri" w:hAnsi="Calibri"/>
                <w:iCs w:val="0"/>
                <w:smallCaps w:val="0"/>
                <w:sz w:val="22"/>
                <w:szCs w:val="22"/>
              </w:rPr>
              <w:t xml:space="preserve">period end </w:t>
            </w:r>
            <w:r w:rsidR="00DA0FFF">
              <w:rPr>
                <w:rFonts w:ascii="Calibri" w:hAnsi="Calibri"/>
                <w:iCs w:val="0"/>
                <w:smallCaps w:val="0"/>
                <w:sz w:val="22"/>
                <w:szCs w:val="22"/>
              </w:rPr>
              <w:t>in Epicor10 database.</w:t>
            </w:r>
          </w:p>
          <w:p w:rsidR="00060319" w:rsidRPr="0085400E" w:rsidRDefault="00060319" w:rsidP="006C6167">
            <w:pPr>
              <w:spacing w:after="200" w:line="276" w:lineRule="auto"/>
              <w:rPr>
                <w:rFonts w:ascii="Calibri" w:hAnsi="Calibri"/>
                <w:sz w:val="22"/>
                <w:szCs w:val="22"/>
              </w:rPr>
            </w:pPr>
          </w:p>
        </w:tc>
      </w:tr>
    </w:tbl>
    <w:p w:rsidR="00662AD5" w:rsidRPr="00060319" w:rsidRDefault="00662AD5" w:rsidP="00060319">
      <w:pPr>
        <w:tabs>
          <w:tab w:val="left" w:pos="1201"/>
        </w:tabs>
      </w:pPr>
    </w:p>
    <w:p w:rsidR="00CB0E29" w:rsidRDefault="00D15DB5">
      <w:pPr>
        <w:pStyle w:val="processHeading"/>
      </w:pPr>
      <w:bookmarkStart w:id="450" w:name="_Toc494408398"/>
      <w:r>
        <w:lastRenderedPageBreak/>
        <w:t>Asset Maintenance</w:t>
      </w:r>
      <w:bookmarkEnd w:id="450"/>
    </w:p>
    <w:tbl>
      <w:tblPr>
        <w:tblW w:w="0" w:type="auto"/>
        <w:tblInd w:w="620" w:type="dxa"/>
        <w:tblLook w:val="0000" w:firstRow="0" w:lastRow="0" w:firstColumn="0" w:lastColumn="0" w:noHBand="0" w:noVBand="0"/>
      </w:tblPr>
      <w:tblGrid>
        <w:gridCol w:w="7841"/>
      </w:tblGrid>
      <w:tr w:rsidR="00CB0E29" w:rsidTr="006C6167">
        <w:tc>
          <w:tcPr>
            <w:tcW w:w="7841" w:type="dxa"/>
          </w:tcPr>
          <w:p w:rsidR="00CB0E29" w:rsidRDefault="00CB0E29" w:rsidP="006C6167">
            <w:pPr>
              <w:pStyle w:val="notegroup"/>
            </w:pPr>
            <w:r>
              <w:t>User Notes</w:t>
            </w:r>
          </w:p>
        </w:tc>
      </w:tr>
      <w:tr w:rsidR="00CB0E29" w:rsidRPr="0085400E" w:rsidTr="006C6167">
        <w:tc>
          <w:tcPr>
            <w:tcW w:w="7841" w:type="dxa"/>
          </w:tcPr>
          <w:p w:rsidR="00CB0E29" w:rsidRDefault="00CB0E29" w:rsidP="006C6167">
            <w:pPr>
              <w:pStyle w:val="noteheader"/>
            </w:pPr>
            <w:r>
              <w:t xml:space="preserve">Process definition: </w:t>
            </w:r>
          </w:p>
          <w:p w:rsidR="00CB0E29" w:rsidRDefault="00CB0E29" w:rsidP="006C6167">
            <w:pPr>
              <w:spacing w:after="200" w:line="276" w:lineRule="auto"/>
              <w:rPr>
                <w:rFonts w:ascii="Calibri" w:hAnsi="Calibri"/>
                <w:sz w:val="22"/>
                <w:szCs w:val="22"/>
              </w:rPr>
            </w:pPr>
            <w:r>
              <w:rPr>
                <w:rFonts w:ascii="Calibri" w:hAnsi="Calibri"/>
                <w:sz w:val="22"/>
                <w:szCs w:val="22"/>
              </w:rPr>
              <w:t xml:space="preserve">This process starts with process of creating and maintaining asset transactions in Epicor10 database. </w:t>
            </w:r>
          </w:p>
          <w:p w:rsidR="00CB0E29" w:rsidRPr="0085400E" w:rsidRDefault="00CB0E29" w:rsidP="006C6167">
            <w:pPr>
              <w:spacing w:after="200" w:line="276" w:lineRule="auto"/>
              <w:rPr>
                <w:rFonts w:ascii="Calibri" w:hAnsi="Calibri"/>
                <w:sz w:val="22"/>
                <w:szCs w:val="22"/>
              </w:rPr>
            </w:pPr>
            <w:r>
              <w:rPr>
                <w:rFonts w:ascii="Calibri" w:hAnsi="Calibri"/>
                <w:sz w:val="22"/>
                <w:szCs w:val="22"/>
              </w:rPr>
              <w:t>This workflow starts from add new asset, asset addition, depreciation, disposal, impairment, revaluation and transfer.</w:t>
            </w:r>
          </w:p>
        </w:tc>
      </w:tr>
    </w:tbl>
    <w:p w:rsidR="00662AD5" w:rsidRDefault="00876F52">
      <w:pPr>
        <w:pStyle w:val="processgraphic"/>
      </w:pPr>
      <w:bookmarkStart w:id="451" w:name="IDAXAG4K"/>
      <w:bookmarkEnd w:id="451"/>
      <w:r>
        <w:rPr>
          <w:noProof/>
          <w:lang w:val="en-GB" w:eastAsia="en-GB"/>
        </w:rPr>
        <w:drawing>
          <wp:inline distT="0" distB="0" distL="0" distR="0">
            <wp:extent cx="4305300" cy="5353050"/>
            <wp:effectExtent l="0" t="0" r="0" b="0"/>
            <wp:docPr id="80" name="Picture 80" descr="uuid_B197B1ED-F29C-4C6C-93B9-9F843B4439FD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uid_B197B1ED-F29C-4C6C-93B9-9F843B4439FD_view_p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05300" cy="5353050"/>
                    </a:xfrm>
                    <a:prstGeom prst="rect">
                      <a:avLst/>
                    </a:prstGeom>
                    <a:noFill/>
                    <a:ln>
                      <a:noFill/>
                    </a:ln>
                  </pic:spPr>
                </pic:pic>
              </a:graphicData>
            </a:graphic>
          </wp:inline>
        </w:drawing>
      </w:r>
    </w:p>
    <w:p w:rsidR="00662AD5" w:rsidRDefault="00381F47">
      <w:pPr>
        <w:pStyle w:val="captiontext"/>
      </w:pPr>
      <w:bookmarkStart w:id="452" w:name="_Toc494301362"/>
      <w:r>
        <w:t>77</w:t>
      </w:r>
      <w:r w:rsidR="00D15DB5">
        <w:t>. Process: Asset Maintenance</w:t>
      </w:r>
      <w:bookmarkEnd w:id="452"/>
    </w:p>
    <w:p w:rsidR="00662AD5" w:rsidRDefault="00D15DB5">
      <w:pPr>
        <w:pStyle w:val="stagesrolestasksheader"/>
      </w:pPr>
      <w:r>
        <w:lastRenderedPageBreak/>
        <w:t>Process Content</w:t>
      </w:r>
    </w:p>
    <w:p w:rsidR="00662AD5" w:rsidRDefault="00662AD5">
      <w:pPr>
        <w:pStyle w:val="stage"/>
      </w:pPr>
      <w:r>
        <w:fldChar w:fldCharType="begin"/>
      </w:r>
      <w:r w:rsidR="00D15DB5">
        <w:instrText xml:space="preserve"> XE "Stages:Add new asset" </w:instrText>
      </w:r>
      <w:r>
        <w:fldChar w:fldCharType="end"/>
      </w:r>
      <w:r>
        <w:fldChar w:fldCharType="begin"/>
      </w:r>
      <w:r w:rsidR="00D15DB5">
        <w:instrText xml:space="preserve"> XE "Add new asset (stage)" </w:instrText>
      </w:r>
      <w:r>
        <w:fldChar w:fldCharType="end"/>
      </w:r>
      <w:r w:rsidR="00D15DB5">
        <w:t>Add new asset</w:t>
      </w:r>
    </w:p>
    <w:p w:rsidR="00662AD5" w:rsidRDefault="00876F52">
      <w:pPr>
        <w:pStyle w:val="stagegraphic"/>
      </w:pPr>
      <w:bookmarkStart w:id="453" w:name="IDANGG4K"/>
      <w:bookmarkEnd w:id="453"/>
      <w:r>
        <w:rPr>
          <w:noProof/>
          <w:lang w:val="en-GB" w:eastAsia="en-GB"/>
        </w:rPr>
        <w:drawing>
          <wp:inline distT="0" distB="0" distL="0" distR="0">
            <wp:extent cx="5257800" cy="1866900"/>
            <wp:effectExtent l="0" t="0" r="0" b="0"/>
            <wp:docPr id="81" name="Picture 81" descr="uuid_B197B1ED-F29C-4C6C-93B9-9F843B4439FD_stage_3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uid_B197B1ED-F29C-4C6C-93B9-9F843B4439FD_stage_3_p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57800" cy="1866900"/>
                    </a:xfrm>
                    <a:prstGeom prst="rect">
                      <a:avLst/>
                    </a:prstGeom>
                    <a:noFill/>
                    <a:ln>
                      <a:noFill/>
                    </a:ln>
                  </pic:spPr>
                </pic:pic>
              </a:graphicData>
            </a:graphic>
          </wp:inline>
        </w:drawing>
      </w:r>
    </w:p>
    <w:p w:rsidR="00662AD5" w:rsidRDefault="00381F47">
      <w:pPr>
        <w:pStyle w:val="captiontext"/>
      </w:pPr>
      <w:bookmarkStart w:id="454" w:name="_Toc494301363"/>
      <w:r>
        <w:t>78</w:t>
      </w:r>
      <w:r w:rsidR="00D15DB5">
        <w:t>. Process: Asset Maintenance, Stage: Add new asset</w:t>
      </w:r>
      <w:bookmarkEnd w:id="454"/>
    </w:p>
    <w:p w:rsidR="006918EE" w:rsidRPr="006918EE" w:rsidRDefault="006918EE" w:rsidP="006918EE"/>
    <w:p w:rsidR="006918EE" w:rsidRPr="007B406F" w:rsidRDefault="006918EE" w:rsidP="006918EE">
      <w:pPr>
        <w:rPr>
          <w:b/>
        </w:rPr>
      </w:pPr>
      <w:r w:rsidRPr="007B406F">
        <w:rPr>
          <w:b/>
        </w:rPr>
        <w:t>GAPs/ Configuration changes Identified:</w:t>
      </w:r>
    </w:p>
    <w:p w:rsidR="006918EE" w:rsidRDefault="006918EE" w:rsidP="006918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6918EE" w:rsidTr="006C6167">
        <w:tc>
          <w:tcPr>
            <w:tcW w:w="2315" w:type="dxa"/>
            <w:shd w:val="clear" w:color="auto" w:fill="auto"/>
          </w:tcPr>
          <w:p w:rsidR="006918EE" w:rsidRDefault="006918EE" w:rsidP="006C6167">
            <w:r>
              <w:t>Definition</w:t>
            </w:r>
          </w:p>
        </w:tc>
        <w:tc>
          <w:tcPr>
            <w:tcW w:w="2424" w:type="dxa"/>
            <w:shd w:val="clear" w:color="auto" w:fill="auto"/>
          </w:tcPr>
          <w:p w:rsidR="006918EE" w:rsidRDefault="006918EE" w:rsidP="006C6167">
            <w:r>
              <w:t xml:space="preserve">Type </w:t>
            </w:r>
          </w:p>
        </w:tc>
        <w:tc>
          <w:tcPr>
            <w:tcW w:w="1858" w:type="dxa"/>
            <w:shd w:val="clear" w:color="auto" w:fill="auto"/>
          </w:tcPr>
          <w:p w:rsidR="006918EE" w:rsidRDefault="006918EE" w:rsidP="006C6167"/>
        </w:tc>
        <w:tc>
          <w:tcPr>
            <w:tcW w:w="2466" w:type="dxa"/>
            <w:shd w:val="clear" w:color="auto" w:fill="auto"/>
          </w:tcPr>
          <w:p w:rsidR="006918EE" w:rsidRDefault="006918EE" w:rsidP="006C6167">
            <w:r>
              <w:t>Comments</w:t>
            </w:r>
          </w:p>
        </w:tc>
      </w:tr>
      <w:tr w:rsidR="006918EE" w:rsidTr="006C6167">
        <w:tc>
          <w:tcPr>
            <w:tcW w:w="2315" w:type="dxa"/>
            <w:shd w:val="clear" w:color="auto" w:fill="auto"/>
          </w:tcPr>
          <w:p w:rsidR="006918EE" w:rsidRPr="00FE63A9" w:rsidRDefault="006918EE" w:rsidP="006C6167">
            <w:pPr>
              <w:rPr>
                <w:sz w:val="16"/>
                <w:szCs w:val="16"/>
              </w:rPr>
            </w:pPr>
            <w:r>
              <w:rPr>
                <w:sz w:val="16"/>
                <w:szCs w:val="16"/>
              </w:rPr>
              <w:t xml:space="preserve">Asset No. need to be automated </w:t>
            </w:r>
          </w:p>
        </w:tc>
        <w:tc>
          <w:tcPr>
            <w:tcW w:w="2424" w:type="dxa"/>
            <w:shd w:val="clear" w:color="auto" w:fill="auto"/>
          </w:tcPr>
          <w:p w:rsidR="006918EE" w:rsidRPr="00FE63A9" w:rsidRDefault="006918EE" w:rsidP="006C6167">
            <w:pPr>
              <w:rPr>
                <w:sz w:val="16"/>
                <w:szCs w:val="16"/>
              </w:rPr>
            </w:pPr>
            <w:r>
              <w:rPr>
                <w:sz w:val="16"/>
                <w:szCs w:val="16"/>
              </w:rPr>
              <w:t>BPM</w:t>
            </w:r>
          </w:p>
        </w:tc>
        <w:tc>
          <w:tcPr>
            <w:tcW w:w="1858" w:type="dxa"/>
            <w:shd w:val="clear" w:color="auto" w:fill="auto"/>
          </w:tcPr>
          <w:p w:rsidR="006918EE" w:rsidRPr="00FE63A9" w:rsidRDefault="006918EE" w:rsidP="006C6167">
            <w:pPr>
              <w:rPr>
                <w:sz w:val="16"/>
                <w:szCs w:val="16"/>
              </w:rPr>
            </w:pPr>
          </w:p>
        </w:tc>
        <w:tc>
          <w:tcPr>
            <w:tcW w:w="2466" w:type="dxa"/>
            <w:shd w:val="clear" w:color="auto" w:fill="auto"/>
          </w:tcPr>
          <w:p w:rsidR="006918EE" w:rsidRPr="00FE63A9" w:rsidRDefault="00CC0237" w:rsidP="006C6167">
            <w:pPr>
              <w:rPr>
                <w:sz w:val="16"/>
                <w:szCs w:val="16"/>
              </w:rPr>
            </w:pPr>
            <w:r>
              <w:rPr>
                <w:sz w:val="16"/>
                <w:szCs w:val="16"/>
              </w:rPr>
              <w:t>Create BPM to create asset N</w:t>
            </w:r>
            <w:r w:rsidR="006918EE">
              <w:rPr>
                <w:sz w:val="16"/>
                <w:szCs w:val="16"/>
              </w:rPr>
              <w:t>o. automatically.</w:t>
            </w:r>
          </w:p>
        </w:tc>
      </w:tr>
    </w:tbl>
    <w:p w:rsidR="006918EE" w:rsidRPr="000B055F" w:rsidRDefault="006918EE" w:rsidP="006918EE">
      <w:pPr>
        <w:tabs>
          <w:tab w:val="left" w:pos="1047"/>
        </w:tabs>
      </w:pPr>
    </w:p>
    <w:p w:rsidR="006918EE" w:rsidRPr="006918EE" w:rsidRDefault="006918EE" w:rsidP="006918EE"/>
    <w:p w:rsidR="00662AD5" w:rsidRDefault="00662AD5">
      <w:pPr>
        <w:pStyle w:val="stage"/>
      </w:pPr>
      <w:r>
        <w:fldChar w:fldCharType="begin"/>
      </w:r>
      <w:r w:rsidR="00D15DB5">
        <w:instrText xml:space="preserve"> XE "Stages:Asset Addition" </w:instrText>
      </w:r>
      <w:r>
        <w:fldChar w:fldCharType="end"/>
      </w:r>
      <w:r>
        <w:fldChar w:fldCharType="begin"/>
      </w:r>
      <w:r w:rsidR="00D15DB5">
        <w:instrText xml:space="preserve"> XE "Asset Addition (stage)" </w:instrText>
      </w:r>
      <w:r>
        <w:fldChar w:fldCharType="end"/>
      </w:r>
      <w:r w:rsidR="00D15DB5">
        <w:t>Asset Addition</w:t>
      </w:r>
    </w:p>
    <w:p w:rsidR="00662AD5" w:rsidRDefault="00876F52">
      <w:pPr>
        <w:pStyle w:val="stagegraphic"/>
      </w:pPr>
      <w:bookmarkStart w:id="455" w:name="IDAJYG4K"/>
      <w:bookmarkEnd w:id="455"/>
      <w:r>
        <w:rPr>
          <w:noProof/>
          <w:lang w:val="en-GB" w:eastAsia="en-GB"/>
        </w:rPr>
        <w:drawing>
          <wp:inline distT="0" distB="0" distL="0" distR="0">
            <wp:extent cx="5762625" cy="1847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847850"/>
                    </a:xfrm>
                    <a:prstGeom prst="rect">
                      <a:avLst/>
                    </a:prstGeom>
                    <a:noFill/>
                    <a:ln>
                      <a:noFill/>
                    </a:ln>
                  </pic:spPr>
                </pic:pic>
              </a:graphicData>
            </a:graphic>
          </wp:inline>
        </w:drawing>
      </w:r>
    </w:p>
    <w:p w:rsidR="00662AD5" w:rsidRDefault="00C10364">
      <w:pPr>
        <w:pStyle w:val="captiontext"/>
      </w:pPr>
      <w:bookmarkStart w:id="456" w:name="_Toc494301364"/>
      <w:r>
        <w:t>79</w:t>
      </w:r>
      <w:r w:rsidR="00D15DB5">
        <w:t>. Process: Asset Maintenance, Stage: Asset Addition</w:t>
      </w:r>
      <w:bookmarkEnd w:id="456"/>
    </w:p>
    <w:p w:rsidR="00662AD5" w:rsidRDefault="00662AD5">
      <w:pPr>
        <w:pStyle w:val="stagegraphic"/>
      </w:pPr>
      <w:bookmarkStart w:id="457" w:name="IDATYG4K"/>
      <w:bookmarkEnd w:id="457"/>
    </w:p>
    <w:p w:rsidR="00662AD5" w:rsidRDefault="00662AD5">
      <w:pPr>
        <w:pStyle w:val="stage"/>
      </w:pPr>
      <w:r>
        <w:lastRenderedPageBreak/>
        <w:fldChar w:fldCharType="begin"/>
      </w:r>
      <w:r w:rsidR="00D15DB5">
        <w:instrText xml:space="preserve"> XE "Stages:Asset Disposal" </w:instrText>
      </w:r>
      <w:r>
        <w:fldChar w:fldCharType="end"/>
      </w:r>
      <w:r>
        <w:fldChar w:fldCharType="begin"/>
      </w:r>
      <w:r w:rsidR="00D15DB5">
        <w:instrText xml:space="preserve"> XE "Asset Disposal (stage)" </w:instrText>
      </w:r>
      <w:r>
        <w:fldChar w:fldCharType="end"/>
      </w:r>
      <w:r w:rsidR="00D15DB5">
        <w:t>Asset Disposal</w:t>
      </w:r>
    </w:p>
    <w:p w:rsidR="00662AD5" w:rsidRDefault="00876F52">
      <w:pPr>
        <w:pStyle w:val="stagegraphic"/>
      </w:pPr>
      <w:bookmarkStart w:id="458" w:name="IDAK0G4K"/>
      <w:bookmarkEnd w:id="458"/>
      <w:r>
        <w:rPr>
          <w:noProof/>
          <w:lang w:val="en-GB" w:eastAsia="en-GB"/>
        </w:rPr>
        <w:drawing>
          <wp:inline distT="0" distB="0" distL="0" distR="0">
            <wp:extent cx="5762625" cy="1924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2625" cy="1924050"/>
                    </a:xfrm>
                    <a:prstGeom prst="rect">
                      <a:avLst/>
                    </a:prstGeom>
                    <a:noFill/>
                    <a:ln>
                      <a:noFill/>
                    </a:ln>
                  </pic:spPr>
                </pic:pic>
              </a:graphicData>
            </a:graphic>
          </wp:inline>
        </w:drawing>
      </w:r>
    </w:p>
    <w:p w:rsidR="00662AD5" w:rsidRDefault="00C10364">
      <w:pPr>
        <w:pStyle w:val="captiontext"/>
      </w:pPr>
      <w:bookmarkStart w:id="459" w:name="_Toc494301366"/>
      <w:r>
        <w:t>80</w:t>
      </w:r>
      <w:r w:rsidR="00D15DB5">
        <w:t>. Process: Asset Maintenance, Stage: Asset Disposal</w:t>
      </w:r>
      <w:bookmarkEnd w:id="459"/>
    </w:p>
    <w:p w:rsidR="00662AD5" w:rsidRDefault="00662AD5">
      <w:pPr>
        <w:pStyle w:val="stagegraphic"/>
      </w:pPr>
      <w:bookmarkStart w:id="460" w:name="IDAU0G4K"/>
      <w:bookmarkEnd w:id="460"/>
    </w:p>
    <w:p w:rsidR="00662AD5" w:rsidRDefault="00662AD5">
      <w:pPr>
        <w:pStyle w:val="stage"/>
      </w:pPr>
      <w:r>
        <w:fldChar w:fldCharType="begin"/>
      </w:r>
      <w:r w:rsidR="00D15DB5">
        <w:instrText xml:space="preserve"> XE "Stages:Asset Impairment" </w:instrText>
      </w:r>
      <w:r>
        <w:fldChar w:fldCharType="end"/>
      </w:r>
      <w:r>
        <w:fldChar w:fldCharType="begin"/>
      </w:r>
      <w:r w:rsidR="00D15DB5">
        <w:instrText xml:space="preserve"> XE "Asset Impairment (stage)" </w:instrText>
      </w:r>
      <w:r>
        <w:fldChar w:fldCharType="end"/>
      </w:r>
      <w:r w:rsidR="00D15DB5">
        <w:t>Asset Impairment</w:t>
      </w:r>
    </w:p>
    <w:p w:rsidR="00662AD5" w:rsidRDefault="00876F52">
      <w:pPr>
        <w:pStyle w:val="stagegraphic"/>
      </w:pPr>
      <w:bookmarkStart w:id="461" w:name="IDAC3G4K"/>
      <w:bookmarkEnd w:id="461"/>
      <w:r>
        <w:rPr>
          <w:noProof/>
          <w:lang w:val="en-GB" w:eastAsia="en-GB"/>
        </w:rPr>
        <w:drawing>
          <wp:inline distT="0" distB="0" distL="0" distR="0">
            <wp:extent cx="5762625" cy="19716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662AD5" w:rsidRDefault="00C10364">
      <w:pPr>
        <w:pStyle w:val="captiontext"/>
      </w:pPr>
      <w:bookmarkStart w:id="462" w:name="_Toc494301368"/>
      <w:r>
        <w:t>81</w:t>
      </w:r>
      <w:r w:rsidR="00D15DB5">
        <w:t>. Process: Asset Maintenance, Stage: Asset Impairment</w:t>
      </w:r>
      <w:bookmarkEnd w:id="462"/>
    </w:p>
    <w:p w:rsidR="00662AD5" w:rsidRDefault="00662AD5">
      <w:pPr>
        <w:pStyle w:val="stagegraphic"/>
      </w:pPr>
      <w:bookmarkStart w:id="463" w:name="IDAM3G4K"/>
      <w:bookmarkEnd w:id="463"/>
    </w:p>
    <w:p w:rsidR="00662AD5" w:rsidRDefault="00662AD5">
      <w:pPr>
        <w:pStyle w:val="stage"/>
      </w:pPr>
      <w:r>
        <w:fldChar w:fldCharType="begin"/>
      </w:r>
      <w:r w:rsidR="00D15DB5">
        <w:instrText xml:space="preserve"> XE "Stages:Asset Revaluation" </w:instrText>
      </w:r>
      <w:r>
        <w:fldChar w:fldCharType="end"/>
      </w:r>
      <w:r>
        <w:fldChar w:fldCharType="begin"/>
      </w:r>
      <w:r w:rsidR="00D15DB5">
        <w:instrText xml:space="preserve"> XE "Asset Revaluation (stage)" </w:instrText>
      </w:r>
      <w:r>
        <w:fldChar w:fldCharType="end"/>
      </w:r>
      <w:r w:rsidR="00D15DB5">
        <w:t>Asset Revaluation</w:t>
      </w:r>
    </w:p>
    <w:p w:rsidR="00662AD5" w:rsidRDefault="00876F52">
      <w:pPr>
        <w:pStyle w:val="stagegraphic"/>
      </w:pPr>
      <w:bookmarkStart w:id="464" w:name="IDAO5G4K"/>
      <w:bookmarkEnd w:id="464"/>
      <w:r>
        <w:rPr>
          <w:noProof/>
          <w:lang w:val="en-GB" w:eastAsia="en-GB"/>
        </w:rPr>
        <w:drawing>
          <wp:inline distT="0" distB="0" distL="0" distR="0">
            <wp:extent cx="5762625" cy="14001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2625" cy="1400175"/>
                    </a:xfrm>
                    <a:prstGeom prst="rect">
                      <a:avLst/>
                    </a:prstGeom>
                    <a:noFill/>
                    <a:ln>
                      <a:noFill/>
                    </a:ln>
                  </pic:spPr>
                </pic:pic>
              </a:graphicData>
            </a:graphic>
          </wp:inline>
        </w:drawing>
      </w:r>
    </w:p>
    <w:p w:rsidR="00662AD5" w:rsidRDefault="00D15DB5">
      <w:pPr>
        <w:pStyle w:val="captiontext"/>
      </w:pPr>
      <w:bookmarkStart w:id="465" w:name="_Toc494301370"/>
      <w:r>
        <w:t>8</w:t>
      </w:r>
      <w:r w:rsidR="00C10364">
        <w:t>2</w:t>
      </w:r>
      <w:r>
        <w:t>. Process: Asset Maintenance, Stage: Asset Revaluation</w:t>
      </w:r>
      <w:bookmarkEnd w:id="465"/>
    </w:p>
    <w:p w:rsidR="00662AD5" w:rsidRDefault="00662AD5">
      <w:pPr>
        <w:pStyle w:val="stagegraphic"/>
      </w:pPr>
      <w:bookmarkStart w:id="466" w:name="IDAY5G4K"/>
      <w:bookmarkEnd w:id="466"/>
    </w:p>
    <w:p w:rsidR="00662AD5" w:rsidRDefault="00662AD5">
      <w:pPr>
        <w:pStyle w:val="stage"/>
      </w:pPr>
      <w:r>
        <w:lastRenderedPageBreak/>
        <w:fldChar w:fldCharType="begin"/>
      </w:r>
      <w:r w:rsidR="00D15DB5">
        <w:instrText xml:space="preserve"> XE "Stages:Asset Transfer" </w:instrText>
      </w:r>
      <w:r>
        <w:fldChar w:fldCharType="end"/>
      </w:r>
      <w:r>
        <w:fldChar w:fldCharType="begin"/>
      </w:r>
      <w:r w:rsidR="00D15DB5">
        <w:instrText xml:space="preserve"> XE "Asset Transfer (stage)" </w:instrText>
      </w:r>
      <w:r>
        <w:fldChar w:fldCharType="end"/>
      </w:r>
      <w:r w:rsidR="00D15DB5">
        <w:t>Asset Transfer</w:t>
      </w:r>
    </w:p>
    <w:p w:rsidR="00662AD5" w:rsidRDefault="00876F52">
      <w:pPr>
        <w:pStyle w:val="stagegraphic"/>
      </w:pPr>
      <w:bookmarkStart w:id="467" w:name="IDAZAH4K"/>
      <w:bookmarkEnd w:id="467"/>
      <w:r>
        <w:rPr>
          <w:noProof/>
          <w:lang w:val="en-GB" w:eastAsia="en-GB"/>
        </w:rPr>
        <w:drawing>
          <wp:inline distT="0" distB="0" distL="0" distR="0">
            <wp:extent cx="3314700" cy="2009775"/>
            <wp:effectExtent l="0" t="0" r="0" b="0"/>
            <wp:docPr id="86" name="Picture 86" descr="uuid_B197B1ED-F29C-4C6C-93B9-9F843B4439FD_stage_10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uid_B197B1ED-F29C-4C6C-93B9-9F843B4439FD_stage_10_p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14700" cy="2009775"/>
                    </a:xfrm>
                    <a:prstGeom prst="rect">
                      <a:avLst/>
                    </a:prstGeom>
                    <a:noFill/>
                    <a:ln>
                      <a:noFill/>
                    </a:ln>
                  </pic:spPr>
                </pic:pic>
              </a:graphicData>
            </a:graphic>
          </wp:inline>
        </w:drawing>
      </w:r>
    </w:p>
    <w:p w:rsidR="00881FA4" w:rsidRDefault="004A3489">
      <w:pPr>
        <w:pStyle w:val="captiontext"/>
      </w:pPr>
      <w:bookmarkStart w:id="468" w:name="_Toc494301372"/>
      <w:r>
        <w:t>83</w:t>
      </w:r>
      <w:r w:rsidR="00D15DB5">
        <w:t>. Process: Asset Maintenance, Stage: Asset Transfer</w:t>
      </w:r>
      <w:bookmarkEnd w:id="468"/>
    </w:p>
    <w:p w:rsidR="00881FA4" w:rsidRDefault="00881FA4" w:rsidP="00881FA4"/>
    <w:p w:rsidR="00881FA4" w:rsidRPr="007B406F" w:rsidRDefault="00881FA4" w:rsidP="00881FA4">
      <w:pPr>
        <w:rPr>
          <w:b/>
        </w:rPr>
      </w:pPr>
      <w:r w:rsidRPr="007B406F">
        <w:rPr>
          <w:b/>
        </w:rPr>
        <w:t>GAPs/ Configuration changes Identified:</w:t>
      </w:r>
    </w:p>
    <w:p w:rsidR="00881FA4" w:rsidRDefault="00881FA4" w:rsidP="00881F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881FA4" w:rsidTr="006C6167">
        <w:tc>
          <w:tcPr>
            <w:tcW w:w="2315" w:type="dxa"/>
            <w:shd w:val="clear" w:color="auto" w:fill="auto"/>
          </w:tcPr>
          <w:p w:rsidR="00881FA4" w:rsidRDefault="00881FA4" w:rsidP="006C6167">
            <w:r>
              <w:t>Definition</w:t>
            </w:r>
          </w:p>
        </w:tc>
        <w:tc>
          <w:tcPr>
            <w:tcW w:w="2424" w:type="dxa"/>
            <w:shd w:val="clear" w:color="auto" w:fill="auto"/>
          </w:tcPr>
          <w:p w:rsidR="00881FA4" w:rsidRDefault="00881FA4" w:rsidP="006C6167">
            <w:r>
              <w:t xml:space="preserve">Type </w:t>
            </w:r>
          </w:p>
        </w:tc>
        <w:tc>
          <w:tcPr>
            <w:tcW w:w="1858" w:type="dxa"/>
            <w:shd w:val="clear" w:color="auto" w:fill="auto"/>
          </w:tcPr>
          <w:p w:rsidR="00881FA4" w:rsidRDefault="00881FA4" w:rsidP="006C6167"/>
        </w:tc>
        <w:tc>
          <w:tcPr>
            <w:tcW w:w="2466" w:type="dxa"/>
            <w:shd w:val="clear" w:color="auto" w:fill="auto"/>
          </w:tcPr>
          <w:p w:rsidR="00881FA4" w:rsidRDefault="00881FA4" w:rsidP="006C6167">
            <w:r>
              <w:t>Comments</w:t>
            </w:r>
          </w:p>
        </w:tc>
      </w:tr>
      <w:tr w:rsidR="00881FA4" w:rsidTr="006C6167">
        <w:tc>
          <w:tcPr>
            <w:tcW w:w="2315" w:type="dxa"/>
            <w:shd w:val="clear" w:color="auto" w:fill="auto"/>
          </w:tcPr>
          <w:p w:rsidR="00881FA4" w:rsidRPr="00FE63A9" w:rsidRDefault="00881FA4" w:rsidP="006C6167">
            <w:pPr>
              <w:rPr>
                <w:sz w:val="16"/>
                <w:szCs w:val="16"/>
              </w:rPr>
            </w:pPr>
            <w:r>
              <w:rPr>
                <w:sz w:val="16"/>
                <w:szCs w:val="16"/>
              </w:rPr>
              <w:t>Transfer asset between locations.</w:t>
            </w:r>
          </w:p>
        </w:tc>
        <w:tc>
          <w:tcPr>
            <w:tcW w:w="2424" w:type="dxa"/>
            <w:shd w:val="clear" w:color="auto" w:fill="auto"/>
          </w:tcPr>
          <w:p w:rsidR="00881FA4" w:rsidRPr="00FE63A9" w:rsidRDefault="00881FA4" w:rsidP="006C6167">
            <w:pPr>
              <w:rPr>
                <w:sz w:val="16"/>
                <w:szCs w:val="16"/>
              </w:rPr>
            </w:pPr>
            <w:r>
              <w:rPr>
                <w:sz w:val="16"/>
                <w:szCs w:val="16"/>
              </w:rPr>
              <w:t xml:space="preserve">Enhancement </w:t>
            </w:r>
          </w:p>
        </w:tc>
        <w:tc>
          <w:tcPr>
            <w:tcW w:w="1858" w:type="dxa"/>
            <w:shd w:val="clear" w:color="auto" w:fill="auto"/>
          </w:tcPr>
          <w:p w:rsidR="00881FA4" w:rsidRPr="00FE63A9" w:rsidRDefault="00881FA4" w:rsidP="006C6167">
            <w:pPr>
              <w:rPr>
                <w:sz w:val="16"/>
                <w:szCs w:val="16"/>
              </w:rPr>
            </w:pPr>
          </w:p>
        </w:tc>
        <w:tc>
          <w:tcPr>
            <w:tcW w:w="2466" w:type="dxa"/>
            <w:shd w:val="clear" w:color="auto" w:fill="auto"/>
          </w:tcPr>
          <w:p w:rsidR="00881FA4" w:rsidRPr="00FE63A9" w:rsidRDefault="00881FA4" w:rsidP="006C6167">
            <w:pPr>
              <w:rPr>
                <w:sz w:val="16"/>
                <w:szCs w:val="16"/>
              </w:rPr>
            </w:pPr>
            <w:r>
              <w:rPr>
                <w:sz w:val="16"/>
                <w:szCs w:val="16"/>
              </w:rPr>
              <w:t>Transfer asset between locations and tracking this move by having some report.</w:t>
            </w:r>
          </w:p>
        </w:tc>
      </w:tr>
    </w:tbl>
    <w:p w:rsidR="00881FA4" w:rsidRPr="000B055F" w:rsidRDefault="00881FA4" w:rsidP="00881FA4">
      <w:pPr>
        <w:tabs>
          <w:tab w:val="left" w:pos="1047"/>
        </w:tabs>
      </w:pPr>
    </w:p>
    <w:p w:rsidR="00451672" w:rsidRDefault="00D15DB5">
      <w:pPr>
        <w:pStyle w:val="processHeading"/>
      </w:pPr>
      <w:bookmarkStart w:id="469" w:name="_Toc494408399"/>
      <w:r>
        <w:lastRenderedPageBreak/>
        <w:t>AM Period End</w:t>
      </w:r>
      <w:bookmarkEnd w:id="469"/>
    </w:p>
    <w:tbl>
      <w:tblPr>
        <w:tblW w:w="0" w:type="auto"/>
        <w:tblInd w:w="620" w:type="dxa"/>
        <w:tblLook w:val="0000" w:firstRow="0" w:lastRow="0" w:firstColumn="0" w:lastColumn="0" w:noHBand="0" w:noVBand="0"/>
      </w:tblPr>
      <w:tblGrid>
        <w:gridCol w:w="7841"/>
      </w:tblGrid>
      <w:tr w:rsidR="00451672" w:rsidTr="006C6167">
        <w:tc>
          <w:tcPr>
            <w:tcW w:w="7841" w:type="dxa"/>
          </w:tcPr>
          <w:p w:rsidR="00451672" w:rsidRDefault="00451672" w:rsidP="006C6167">
            <w:pPr>
              <w:pStyle w:val="notegroup"/>
            </w:pPr>
            <w:r>
              <w:t>User Notes</w:t>
            </w:r>
          </w:p>
        </w:tc>
      </w:tr>
      <w:tr w:rsidR="00451672" w:rsidRPr="0085400E" w:rsidTr="006C6167">
        <w:tc>
          <w:tcPr>
            <w:tcW w:w="7841" w:type="dxa"/>
          </w:tcPr>
          <w:p w:rsidR="00451672" w:rsidRDefault="00451672" w:rsidP="006C6167">
            <w:pPr>
              <w:pStyle w:val="noteheader"/>
            </w:pPr>
            <w:r>
              <w:t xml:space="preserve">Process definition: </w:t>
            </w:r>
          </w:p>
          <w:p w:rsidR="00451672" w:rsidRDefault="00451672" w:rsidP="006C6167">
            <w:pPr>
              <w:spacing w:after="200" w:line="276" w:lineRule="auto"/>
              <w:rPr>
                <w:rFonts w:ascii="Calibri" w:hAnsi="Calibri"/>
                <w:sz w:val="22"/>
                <w:szCs w:val="22"/>
              </w:rPr>
            </w:pPr>
            <w:r>
              <w:rPr>
                <w:rFonts w:ascii="Calibri" w:hAnsi="Calibri"/>
                <w:sz w:val="22"/>
                <w:szCs w:val="22"/>
              </w:rPr>
              <w:t>This process starts with process of depreciating the asset and period end.</w:t>
            </w:r>
          </w:p>
          <w:p w:rsidR="00451672" w:rsidRPr="0085400E" w:rsidRDefault="00451672" w:rsidP="0008456A">
            <w:pPr>
              <w:spacing w:after="200" w:line="276" w:lineRule="auto"/>
              <w:rPr>
                <w:rFonts w:ascii="Calibri" w:hAnsi="Calibri"/>
                <w:sz w:val="22"/>
                <w:szCs w:val="22"/>
              </w:rPr>
            </w:pPr>
            <w:r>
              <w:rPr>
                <w:rFonts w:ascii="Calibri" w:hAnsi="Calibri"/>
                <w:sz w:val="22"/>
                <w:szCs w:val="22"/>
              </w:rPr>
              <w:t xml:space="preserve">This workflow starts from </w:t>
            </w:r>
            <w:r w:rsidR="0008456A">
              <w:rPr>
                <w:rFonts w:ascii="Calibri" w:hAnsi="Calibri"/>
                <w:sz w:val="22"/>
                <w:szCs w:val="22"/>
              </w:rPr>
              <w:t xml:space="preserve">calculate asset depreciation, review and post and close asset period. </w:t>
            </w:r>
          </w:p>
        </w:tc>
      </w:tr>
    </w:tbl>
    <w:p w:rsidR="00662AD5" w:rsidRDefault="00876F52">
      <w:pPr>
        <w:pStyle w:val="processgraphic"/>
      </w:pPr>
      <w:bookmarkStart w:id="470" w:name="IDAFCH4K"/>
      <w:bookmarkEnd w:id="470"/>
      <w:r>
        <w:rPr>
          <w:noProof/>
          <w:lang w:val="en-GB" w:eastAsia="en-GB"/>
        </w:rPr>
        <w:drawing>
          <wp:inline distT="0" distB="0" distL="0" distR="0">
            <wp:extent cx="4848225" cy="1238250"/>
            <wp:effectExtent l="0" t="0" r="0" b="0"/>
            <wp:docPr id="87" name="Picture 87" descr="uuid_E6B37655-6148-4F3B-ADBF-80ED64AAE5EA_view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uid_E6B37655-6148-4F3B-ADBF-80ED64AAE5EA_view_p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48225" cy="1238250"/>
                    </a:xfrm>
                    <a:prstGeom prst="rect">
                      <a:avLst/>
                    </a:prstGeom>
                    <a:noFill/>
                    <a:ln>
                      <a:noFill/>
                    </a:ln>
                  </pic:spPr>
                </pic:pic>
              </a:graphicData>
            </a:graphic>
          </wp:inline>
        </w:drawing>
      </w:r>
    </w:p>
    <w:p w:rsidR="00662AD5" w:rsidRDefault="007D4EE9">
      <w:pPr>
        <w:pStyle w:val="captiontext"/>
      </w:pPr>
      <w:bookmarkStart w:id="471" w:name="_Toc494301373"/>
      <w:r>
        <w:t>84</w:t>
      </w:r>
      <w:r w:rsidR="00D15DB5">
        <w:t>. Process: AM Period End</w:t>
      </w:r>
      <w:bookmarkEnd w:id="471"/>
    </w:p>
    <w:p w:rsidR="00662AD5" w:rsidRDefault="00D15DB5">
      <w:pPr>
        <w:pStyle w:val="stagesrolestasksheader"/>
      </w:pPr>
      <w:r>
        <w:t>Process Content</w:t>
      </w:r>
    </w:p>
    <w:p w:rsidR="00662AD5" w:rsidRDefault="00662AD5">
      <w:pPr>
        <w:pStyle w:val="stage"/>
      </w:pPr>
      <w:r>
        <w:fldChar w:fldCharType="begin"/>
      </w:r>
      <w:r w:rsidR="00D15DB5">
        <w:instrText xml:space="preserve"> XE "Stages:Depreciation" </w:instrText>
      </w:r>
      <w:r>
        <w:fldChar w:fldCharType="end"/>
      </w:r>
      <w:r>
        <w:fldChar w:fldCharType="begin"/>
      </w:r>
      <w:r w:rsidR="00D15DB5">
        <w:instrText xml:space="preserve"> XE "Depreciation (stage)" </w:instrText>
      </w:r>
      <w:r>
        <w:fldChar w:fldCharType="end"/>
      </w:r>
      <w:r w:rsidR="00D15DB5">
        <w:t>Depreciation</w:t>
      </w:r>
    </w:p>
    <w:p w:rsidR="00662AD5" w:rsidRDefault="00876F52">
      <w:pPr>
        <w:pStyle w:val="stagegraphic"/>
      </w:pPr>
      <w:bookmarkStart w:id="472" w:name="IDAFFH4K"/>
      <w:bookmarkEnd w:id="472"/>
      <w:r>
        <w:rPr>
          <w:noProof/>
          <w:lang w:val="en-GB" w:eastAsia="en-GB"/>
        </w:rPr>
        <w:drawing>
          <wp:inline distT="0" distB="0" distL="0" distR="0">
            <wp:extent cx="5762625" cy="22955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2625" cy="2295525"/>
                    </a:xfrm>
                    <a:prstGeom prst="rect">
                      <a:avLst/>
                    </a:prstGeom>
                    <a:noFill/>
                    <a:ln>
                      <a:noFill/>
                    </a:ln>
                  </pic:spPr>
                </pic:pic>
              </a:graphicData>
            </a:graphic>
          </wp:inline>
        </w:drawing>
      </w:r>
    </w:p>
    <w:p w:rsidR="00662AD5" w:rsidRDefault="007D4EE9">
      <w:pPr>
        <w:pStyle w:val="captiontext"/>
      </w:pPr>
      <w:bookmarkStart w:id="473" w:name="_Toc494301374"/>
      <w:r>
        <w:t>85</w:t>
      </w:r>
      <w:r w:rsidR="00D15DB5">
        <w:t>. Process: AM Period End, Stage: Depreciation</w:t>
      </w:r>
      <w:bookmarkEnd w:id="473"/>
    </w:p>
    <w:p w:rsidR="00662AD5" w:rsidRDefault="00662AD5">
      <w:pPr>
        <w:pStyle w:val="stagegraphic"/>
      </w:pPr>
      <w:bookmarkStart w:id="474" w:name="IDAPFH4K"/>
      <w:bookmarkEnd w:id="474"/>
    </w:p>
    <w:p w:rsidR="00662AD5" w:rsidRDefault="00662AD5">
      <w:pPr>
        <w:pStyle w:val="stage"/>
      </w:pPr>
      <w:r>
        <w:fldChar w:fldCharType="begin"/>
      </w:r>
      <w:r w:rsidR="00D15DB5">
        <w:instrText xml:space="preserve"> XE "Stages:Period-end processes" </w:instrText>
      </w:r>
      <w:r>
        <w:fldChar w:fldCharType="end"/>
      </w:r>
      <w:r>
        <w:fldChar w:fldCharType="begin"/>
      </w:r>
      <w:r w:rsidR="00D15DB5">
        <w:instrText xml:space="preserve"> XE "Period-end processes (stage)" </w:instrText>
      </w:r>
      <w:r>
        <w:fldChar w:fldCharType="end"/>
      </w:r>
      <w:r w:rsidR="00D15DB5">
        <w:t>Period-end processes</w:t>
      </w:r>
    </w:p>
    <w:p w:rsidR="00662AD5" w:rsidRDefault="00876F52">
      <w:pPr>
        <w:pStyle w:val="stagegraphic"/>
      </w:pPr>
      <w:bookmarkStart w:id="475" w:name="IDAVGH4K"/>
      <w:bookmarkEnd w:id="475"/>
      <w:r>
        <w:rPr>
          <w:noProof/>
          <w:lang w:val="en-GB" w:eastAsia="en-GB"/>
        </w:rPr>
        <w:drawing>
          <wp:inline distT="0" distB="0" distL="0" distR="0">
            <wp:extent cx="5467350" cy="1247775"/>
            <wp:effectExtent l="0" t="0" r="0" b="0"/>
            <wp:docPr id="89" name="Picture 89" descr="uuid_E6B37655-6148-4F3B-ADBF-80ED64AAE5EA_stage_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uid_E6B37655-6148-4F3B-ADBF-80ED64AAE5EA_stage_2_p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7350" cy="1247775"/>
                    </a:xfrm>
                    <a:prstGeom prst="rect">
                      <a:avLst/>
                    </a:prstGeom>
                    <a:noFill/>
                    <a:ln>
                      <a:noFill/>
                    </a:ln>
                  </pic:spPr>
                </pic:pic>
              </a:graphicData>
            </a:graphic>
          </wp:inline>
        </w:drawing>
      </w:r>
    </w:p>
    <w:p w:rsidR="00D7125B" w:rsidRDefault="00274DC7">
      <w:pPr>
        <w:pStyle w:val="captiontext"/>
      </w:pPr>
      <w:bookmarkStart w:id="476" w:name="_Toc494301376"/>
      <w:r>
        <w:t>86</w:t>
      </w:r>
      <w:r w:rsidR="00D15DB5">
        <w:t>. Process: AM Period End, Stage: Period-end processes</w:t>
      </w:r>
      <w:bookmarkEnd w:id="476"/>
    </w:p>
    <w:p w:rsidR="004C49AD" w:rsidRDefault="004C49AD" w:rsidP="004C49AD"/>
    <w:p w:rsidR="004C49AD" w:rsidRPr="004C49AD" w:rsidRDefault="004C49AD" w:rsidP="004C49AD"/>
    <w:p w:rsidR="00D7125B" w:rsidRDefault="00D7125B" w:rsidP="00D7125B"/>
    <w:p w:rsidR="00D7125B" w:rsidRPr="007B406F" w:rsidRDefault="00D7125B" w:rsidP="00D7125B">
      <w:pPr>
        <w:rPr>
          <w:b/>
        </w:rPr>
      </w:pPr>
      <w:r>
        <w:tab/>
      </w:r>
      <w:r w:rsidRPr="007B406F">
        <w:rPr>
          <w:b/>
        </w:rPr>
        <w:t>GAPs/ Configuration changes Identified:</w:t>
      </w:r>
    </w:p>
    <w:p w:rsidR="00D7125B" w:rsidRDefault="00D7125B" w:rsidP="00D7125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D7125B" w:rsidTr="006C6167">
        <w:tc>
          <w:tcPr>
            <w:tcW w:w="2315" w:type="dxa"/>
            <w:shd w:val="clear" w:color="auto" w:fill="auto"/>
          </w:tcPr>
          <w:p w:rsidR="00D7125B" w:rsidRDefault="00D7125B" w:rsidP="006C6167">
            <w:r>
              <w:t>Definition</w:t>
            </w:r>
          </w:p>
        </w:tc>
        <w:tc>
          <w:tcPr>
            <w:tcW w:w="2424" w:type="dxa"/>
            <w:shd w:val="clear" w:color="auto" w:fill="auto"/>
          </w:tcPr>
          <w:p w:rsidR="00D7125B" w:rsidRDefault="00D7125B" w:rsidP="006C6167">
            <w:r>
              <w:t xml:space="preserve">Type </w:t>
            </w:r>
          </w:p>
        </w:tc>
        <w:tc>
          <w:tcPr>
            <w:tcW w:w="1858" w:type="dxa"/>
            <w:shd w:val="clear" w:color="auto" w:fill="auto"/>
          </w:tcPr>
          <w:p w:rsidR="00D7125B" w:rsidRDefault="00D7125B" w:rsidP="006C6167"/>
        </w:tc>
        <w:tc>
          <w:tcPr>
            <w:tcW w:w="2466" w:type="dxa"/>
            <w:shd w:val="clear" w:color="auto" w:fill="auto"/>
          </w:tcPr>
          <w:p w:rsidR="00D7125B" w:rsidRDefault="00D7125B" w:rsidP="006C6167">
            <w:r>
              <w:t>Comments</w:t>
            </w:r>
          </w:p>
        </w:tc>
      </w:tr>
      <w:tr w:rsidR="00D7125B" w:rsidTr="006C6167">
        <w:tc>
          <w:tcPr>
            <w:tcW w:w="2315" w:type="dxa"/>
            <w:shd w:val="clear" w:color="auto" w:fill="auto"/>
          </w:tcPr>
          <w:p w:rsidR="00D7125B" w:rsidRPr="00FE63A9" w:rsidRDefault="00D7125B" w:rsidP="006C6167">
            <w:pPr>
              <w:rPr>
                <w:sz w:val="16"/>
                <w:szCs w:val="16"/>
              </w:rPr>
            </w:pPr>
            <w:r>
              <w:rPr>
                <w:sz w:val="16"/>
                <w:szCs w:val="16"/>
              </w:rPr>
              <w:t>N/A</w:t>
            </w:r>
          </w:p>
        </w:tc>
        <w:tc>
          <w:tcPr>
            <w:tcW w:w="2424" w:type="dxa"/>
            <w:shd w:val="clear" w:color="auto" w:fill="auto"/>
          </w:tcPr>
          <w:p w:rsidR="00D7125B" w:rsidRPr="00FE63A9" w:rsidRDefault="00D7125B" w:rsidP="006C6167">
            <w:pPr>
              <w:rPr>
                <w:sz w:val="16"/>
                <w:szCs w:val="16"/>
              </w:rPr>
            </w:pPr>
            <w:r>
              <w:rPr>
                <w:sz w:val="16"/>
                <w:szCs w:val="16"/>
              </w:rPr>
              <w:t>N/A</w:t>
            </w:r>
          </w:p>
        </w:tc>
        <w:tc>
          <w:tcPr>
            <w:tcW w:w="1858" w:type="dxa"/>
            <w:shd w:val="clear" w:color="auto" w:fill="auto"/>
          </w:tcPr>
          <w:p w:rsidR="00D7125B" w:rsidRPr="00FE63A9" w:rsidRDefault="00D7125B" w:rsidP="006C6167">
            <w:pPr>
              <w:rPr>
                <w:sz w:val="16"/>
                <w:szCs w:val="16"/>
              </w:rPr>
            </w:pPr>
          </w:p>
        </w:tc>
        <w:tc>
          <w:tcPr>
            <w:tcW w:w="2466" w:type="dxa"/>
            <w:shd w:val="clear" w:color="auto" w:fill="auto"/>
          </w:tcPr>
          <w:p w:rsidR="00D7125B" w:rsidRPr="00FE63A9" w:rsidRDefault="00D7125B" w:rsidP="006C6167">
            <w:pPr>
              <w:rPr>
                <w:sz w:val="16"/>
                <w:szCs w:val="16"/>
              </w:rPr>
            </w:pPr>
            <w:r>
              <w:rPr>
                <w:sz w:val="16"/>
                <w:szCs w:val="16"/>
              </w:rPr>
              <w:t>N/A</w:t>
            </w:r>
          </w:p>
        </w:tc>
      </w:tr>
    </w:tbl>
    <w:p w:rsidR="00662AD5" w:rsidRPr="00D7125B" w:rsidRDefault="00662AD5" w:rsidP="00D7125B">
      <w:pPr>
        <w:tabs>
          <w:tab w:val="left" w:pos="1147"/>
        </w:tabs>
      </w:pPr>
    </w:p>
    <w:p w:rsidR="00662AD5" w:rsidRDefault="00D15DB5">
      <w:pPr>
        <w:pStyle w:val="processgroupHeading"/>
      </w:pPr>
      <w:bookmarkStart w:id="477" w:name="_Toc494408400"/>
      <w:r>
        <w:lastRenderedPageBreak/>
        <w:t>Projects</w:t>
      </w:r>
      <w:bookmarkEnd w:id="477"/>
      <w:r w:rsidR="00662AD5">
        <w:fldChar w:fldCharType="begin"/>
      </w:r>
      <w:r>
        <w:instrText xml:space="preserve"> XE "Process Groups:Projects" </w:instrText>
      </w:r>
      <w:r w:rsidR="00662AD5">
        <w:fldChar w:fldCharType="end"/>
      </w:r>
      <w:r w:rsidR="00662AD5">
        <w:fldChar w:fldCharType="begin"/>
      </w:r>
      <w:r>
        <w:instrText xml:space="preserve"> XE "Projects (process group)" </w:instrText>
      </w:r>
      <w:r w:rsidR="00662AD5">
        <w:fldChar w:fldCharType="end"/>
      </w:r>
    </w:p>
    <w:p w:rsidR="00662AD5" w:rsidRDefault="00D15DB5">
      <w:pPr>
        <w:pStyle w:val="groupintro"/>
      </w:pPr>
      <w:r>
        <w:t>The following item(s) are in this Group:</w:t>
      </w:r>
    </w:p>
    <w:p w:rsidR="00662AD5" w:rsidRDefault="00D15DB5">
      <w:pPr>
        <w:pStyle w:val="groupprocesses"/>
      </w:pPr>
      <w:r>
        <w:t>Projects</w:t>
      </w:r>
    </w:p>
    <w:p w:rsidR="00665A7D" w:rsidRDefault="00D15DB5">
      <w:pPr>
        <w:pStyle w:val="processHeading"/>
      </w:pPr>
      <w:bookmarkStart w:id="478" w:name="_Toc494408401"/>
      <w:r>
        <w:lastRenderedPageBreak/>
        <w:t>Projects</w:t>
      </w:r>
      <w:bookmarkEnd w:id="478"/>
    </w:p>
    <w:tbl>
      <w:tblPr>
        <w:tblW w:w="0" w:type="auto"/>
        <w:tblInd w:w="620" w:type="dxa"/>
        <w:tblLook w:val="0000" w:firstRow="0" w:lastRow="0" w:firstColumn="0" w:lastColumn="0" w:noHBand="0" w:noVBand="0"/>
      </w:tblPr>
      <w:tblGrid>
        <w:gridCol w:w="7841"/>
      </w:tblGrid>
      <w:tr w:rsidR="00665A7D" w:rsidTr="006C6167">
        <w:tc>
          <w:tcPr>
            <w:tcW w:w="7841" w:type="dxa"/>
          </w:tcPr>
          <w:p w:rsidR="00665A7D" w:rsidRDefault="00665A7D" w:rsidP="006C6167">
            <w:pPr>
              <w:pStyle w:val="notegroup"/>
            </w:pPr>
            <w:r>
              <w:t>User Notes</w:t>
            </w:r>
          </w:p>
        </w:tc>
      </w:tr>
      <w:tr w:rsidR="00665A7D" w:rsidRPr="0085400E" w:rsidTr="006C6167">
        <w:tc>
          <w:tcPr>
            <w:tcW w:w="7841" w:type="dxa"/>
          </w:tcPr>
          <w:p w:rsidR="00665A7D" w:rsidRDefault="00665A7D" w:rsidP="006C6167">
            <w:pPr>
              <w:pStyle w:val="noteheader"/>
            </w:pPr>
            <w:r>
              <w:t xml:space="preserve">Process definition: </w:t>
            </w:r>
          </w:p>
          <w:p w:rsidR="00665A7D" w:rsidRDefault="00665A7D" w:rsidP="006C6167">
            <w:pPr>
              <w:pStyle w:val="noteheader"/>
              <w:rPr>
                <w:rFonts w:ascii="Calibri" w:hAnsi="Calibri"/>
                <w:iCs w:val="0"/>
                <w:smallCaps w:val="0"/>
                <w:sz w:val="22"/>
                <w:szCs w:val="22"/>
              </w:rPr>
            </w:pPr>
            <w:r w:rsidRPr="00EC0E12">
              <w:rPr>
                <w:rFonts w:ascii="Calibri" w:hAnsi="Calibri"/>
                <w:iCs w:val="0"/>
                <w:smallCaps w:val="0"/>
                <w:sz w:val="22"/>
                <w:szCs w:val="22"/>
              </w:rPr>
              <w:t xml:space="preserve">This group contains the process related to </w:t>
            </w:r>
            <w:r>
              <w:rPr>
                <w:rFonts w:ascii="Calibri" w:hAnsi="Calibri"/>
                <w:iCs w:val="0"/>
                <w:smallCaps w:val="0"/>
                <w:sz w:val="22"/>
                <w:szCs w:val="22"/>
              </w:rPr>
              <w:t>project in Epicor10 database.</w:t>
            </w:r>
          </w:p>
          <w:p w:rsidR="0034134D" w:rsidRPr="00EC0E12" w:rsidRDefault="0034134D" w:rsidP="006C6167">
            <w:pPr>
              <w:pStyle w:val="noteheader"/>
              <w:rPr>
                <w:rFonts w:ascii="Calibri" w:hAnsi="Calibri"/>
                <w:iCs w:val="0"/>
                <w:smallCaps w:val="0"/>
                <w:sz w:val="22"/>
                <w:szCs w:val="22"/>
              </w:rPr>
            </w:pPr>
            <w:r>
              <w:rPr>
                <w:rFonts w:ascii="Calibri" w:hAnsi="Calibri"/>
                <w:iCs w:val="0"/>
                <w:smallCaps w:val="0"/>
                <w:sz w:val="22"/>
                <w:szCs w:val="22"/>
              </w:rPr>
              <w:t>MSD will use the project for capitalizing the asset the tracking the work in progress.</w:t>
            </w:r>
          </w:p>
          <w:p w:rsidR="00665A7D" w:rsidRPr="0085400E" w:rsidRDefault="00665A7D" w:rsidP="006C6167">
            <w:pPr>
              <w:spacing w:after="200" w:line="276" w:lineRule="auto"/>
              <w:rPr>
                <w:rFonts w:ascii="Calibri" w:hAnsi="Calibri"/>
                <w:sz w:val="22"/>
                <w:szCs w:val="22"/>
              </w:rPr>
            </w:pPr>
          </w:p>
        </w:tc>
      </w:tr>
    </w:tbl>
    <w:p w:rsidR="00662AD5" w:rsidRDefault="00876F52">
      <w:pPr>
        <w:pStyle w:val="processgraphic"/>
      </w:pPr>
      <w:bookmarkStart w:id="479" w:name="IDA10I4K"/>
      <w:bookmarkEnd w:id="479"/>
      <w:r>
        <w:rPr>
          <w:noProof/>
          <w:lang w:val="en-GB" w:eastAsia="en-GB"/>
        </w:rPr>
        <w:drawing>
          <wp:inline distT="0" distB="0" distL="0" distR="0">
            <wp:extent cx="5762625" cy="1181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2625" cy="1181100"/>
                    </a:xfrm>
                    <a:prstGeom prst="rect">
                      <a:avLst/>
                    </a:prstGeom>
                    <a:noFill/>
                    <a:ln>
                      <a:noFill/>
                    </a:ln>
                  </pic:spPr>
                </pic:pic>
              </a:graphicData>
            </a:graphic>
          </wp:inline>
        </w:drawing>
      </w:r>
    </w:p>
    <w:p w:rsidR="00662AD5" w:rsidRDefault="00274DC7">
      <w:pPr>
        <w:pStyle w:val="captiontext"/>
      </w:pPr>
      <w:bookmarkStart w:id="480" w:name="_Toc494301377"/>
      <w:r>
        <w:t>87</w:t>
      </w:r>
      <w:r w:rsidR="00D15DB5">
        <w:t>. Process: Projects</w:t>
      </w:r>
      <w:bookmarkEnd w:id="480"/>
    </w:p>
    <w:p w:rsidR="00662AD5" w:rsidRDefault="00662AD5">
      <w:pPr>
        <w:pStyle w:val="processgraphic"/>
      </w:pPr>
      <w:bookmarkStart w:id="481" w:name="IDAF1I4K"/>
      <w:bookmarkEnd w:id="481"/>
    </w:p>
    <w:p w:rsidR="00662AD5" w:rsidRDefault="00D15DB5">
      <w:pPr>
        <w:pStyle w:val="stagesrolestasksheader"/>
      </w:pPr>
      <w:r>
        <w:t>Process Content</w:t>
      </w:r>
    </w:p>
    <w:p w:rsidR="00662AD5" w:rsidRDefault="00662AD5">
      <w:pPr>
        <w:pStyle w:val="stage"/>
      </w:pPr>
      <w:r>
        <w:fldChar w:fldCharType="begin"/>
      </w:r>
      <w:r w:rsidR="00D15DB5">
        <w:instrText xml:space="preserve"> XE "Stages:Set up project" </w:instrText>
      </w:r>
      <w:r>
        <w:fldChar w:fldCharType="end"/>
      </w:r>
      <w:r>
        <w:fldChar w:fldCharType="begin"/>
      </w:r>
      <w:r w:rsidR="00D15DB5">
        <w:instrText xml:space="preserve"> XE "Set up project (stage)" </w:instrText>
      </w:r>
      <w:r>
        <w:fldChar w:fldCharType="end"/>
      </w:r>
      <w:r w:rsidR="00D15DB5">
        <w:t>Set up project</w:t>
      </w:r>
    </w:p>
    <w:p w:rsidR="00662AD5" w:rsidRDefault="00876F52">
      <w:pPr>
        <w:pStyle w:val="stagegraphic"/>
      </w:pPr>
      <w:bookmarkStart w:id="482" w:name="IDAA4I4K"/>
      <w:bookmarkEnd w:id="482"/>
      <w:r>
        <w:rPr>
          <w:noProof/>
          <w:lang w:val="en-GB" w:eastAsia="en-GB"/>
        </w:rPr>
        <w:drawing>
          <wp:inline distT="0" distB="0" distL="0" distR="0">
            <wp:extent cx="5762625" cy="1933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62625" cy="1933575"/>
                    </a:xfrm>
                    <a:prstGeom prst="rect">
                      <a:avLst/>
                    </a:prstGeom>
                    <a:noFill/>
                    <a:ln>
                      <a:noFill/>
                    </a:ln>
                  </pic:spPr>
                </pic:pic>
              </a:graphicData>
            </a:graphic>
          </wp:inline>
        </w:drawing>
      </w:r>
    </w:p>
    <w:p w:rsidR="00662AD5" w:rsidRDefault="00274DC7">
      <w:pPr>
        <w:pStyle w:val="captiontext"/>
      </w:pPr>
      <w:bookmarkStart w:id="483" w:name="_Toc494301379"/>
      <w:r>
        <w:t>88</w:t>
      </w:r>
      <w:r w:rsidR="00D15DB5">
        <w:t>. Process: Projects, Stage: Set up project</w:t>
      </w:r>
      <w:bookmarkEnd w:id="483"/>
    </w:p>
    <w:p w:rsidR="00662AD5" w:rsidRDefault="00662AD5">
      <w:pPr>
        <w:pStyle w:val="stagegraphic"/>
      </w:pPr>
      <w:bookmarkStart w:id="484" w:name="IDAK4I4K"/>
      <w:bookmarkEnd w:id="484"/>
    </w:p>
    <w:p w:rsidR="00662AD5" w:rsidRDefault="00662AD5">
      <w:pPr>
        <w:pStyle w:val="stage"/>
      </w:pPr>
      <w:r>
        <w:fldChar w:fldCharType="begin"/>
      </w:r>
      <w:r w:rsidR="00D15DB5">
        <w:instrText xml:space="preserve"> XE "Stages:Create schedule for project - create jobs" </w:instrText>
      </w:r>
      <w:r>
        <w:fldChar w:fldCharType="end"/>
      </w:r>
      <w:r>
        <w:fldChar w:fldCharType="begin"/>
      </w:r>
      <w:r w:rsidR="00D15DB5">
        <w:instrText xml:space="preserve"> XE "Create schedule for project - create jobs (stage)" </w:instrText>
      </w:r>
      <w:r>
        <w:fldChar w:fldCharType="end"/>
      </w:r>
      <w:r w:rsidR="00D15DB5">
        <w:t>Create schedule for project - create jobs</w:t>
      </w:r>
    </w:p>
    <w:p w:rsidR="00662AD5" w:rsidRDefault="00876F52">
      <w:pPr>
        <w:pStyle w:val="stagegraphic"/>
      </w:pPr>
      <w:bookmarkStart w:id="485" w:name="IDAI5I4K"/>
      <w:bookmarkEnd w:id="485"/>
      <w:r>
        <w:rPr>
          <w:noProof/>
          <w:lang w:val="en-GB" w:eastAsia="en-GB"/>
        </w:rPr>
        <w:drawing>
          <wp:inline distT="0" distB="0" distL="0" distR="0">
            <wp:extent cx="2333625" cy="1076325"/>
            <wp:effectExtent l="0" t="0" r="0" b="0"/>
            <wp:docPr id="92" name="Picture 92" descr="uuid_84B30D46-C47B-42D6-A62C-718156100EBE_stage_13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uid_84B30D46-C47B-42D6-A62C-718156100EBE_stage_13_p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33625" cy="1076325"/>
                    </a:xfrm>
                    <a:prstGeom prst="rect">
                      <a:avLst/>
                    </a:prstGeom>
                    <a:noFill/>
                    <a:ln>
                      <a:noFill/>
                    </a:ln>
                  </pic:spPr>
                </pic:pic>
              </a:graphicData>
            </a:graphic>
          </wp:inline>
        </w:drawing>
      </w:r>
    </w:p>
    <w:p w:rsidR="00662AD5" w:rsidRDefault="00274DC7">
      <w:pPr>
        <w:pStyle w:val="captiontext"/>
      </w:pPr>
      <w:bookmarkStart w:id="486" w:name="_Toc494301381"/>
      <w:r>
        <w:t>8</w:t>
      </w:r>
      <w:r w:rsidR="00D15DB5">
        <w:t>9. Process: Projects, Stage: Create schedule for project - create jobs</w:t>
      </w:r>
      <w:bookmarkEnd w:id="486"/>
    </w:p>
    <w:p w:rsidR="00662AD5" w:rsidRDefault="00662AD5">
      <w:pPr>
        <w:pStyle w:val="stage"/>
      </w:pPr>
      <w:r>
        <w:lastRenderedPageBreak/>
        <w:fldChar w:fldCharType="begin"/>
      </w:r>
      <w:r w:rsidR="00D15DB5">
        <w:instrText xml:space="preserve"> XE "Stages:Project Completion" </w:instrText>
      </w:r>
      <w:r>
        <w:fldChar w:fldCharType="end"/>
      </w:r>
      <w:r>
        <w:fldChar w:fldCharType="begin"/>
      </w:r>
      <w:r w:rsidR="00D15DB5">
        <w:instrText xml:space="preserve"> XE "Project Completion (stage)" </w:instrText>
      </w:r>
      <w:r>
        <w:fldChar w:fldCharType="end"/>
      </w:r>
      <w:r w:rsidR="00D15DB5">
        <w:t>Project Completion</w:t>
      </w:r>
    </w:p>
    <w:p w:rsidR="00662AD5" w:rsidRDefault="00876F52">
      <w:pPr>
        <w:pStyle w:val="stagegraphic"/>
      </w:pPr>
      <w:bookmarkStart w:id="487" w:name="IDAPBJ4K"/>
      <w:bookmarkEnd w:id="487"/>
      <w:r>
        <w:rPr>
          <w:noProof/>
          <w:lang w:val="en-GB" w:eastAsia="en-GB"/>
        </w:rPr>
        <w:drawing>
          <wp:inline distT="0" distB="0" distL="0" distR="0">
            <wp:extent cx="4714875" cy="6019800"/>
            <wp:effectExtent l="0" t="0" r="0" b="0"/>
            <wp:docPr id="93" name="Picture 93" descr="uuid_84B30D46-C47B-42D6-A62C-718156100EBE_stage_1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uid_84B30D46-C47B-42D6-A62C-718156100EBE_stage_12_p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14875" cy="6019800"/>
                    </a:xfrm>
                    <a:prstGeom prst="rect">
                      <a:avLst/>
                    </a:prstGeom>
                    <a:noFill/>
                    <a:ln>
                      <a:noFill/>
                    </a:ln>
                  </pic:spPr>
                </pic:pic>
              </a:graphicData>
            </a:graphic>
          </wp:inline>
        </w:drawing>
      </w:r>
    </w:p>
    <w:p w:rsidR="00662AD5" w:rsidRDefault="00274DC7">
      <w:pPr>
        <w:pStyle w:val="captiontext"/>
      </w:pPr>
      <w:bookmarkStart w:id="488" w:name="_Toc494301382"/>
      <w:r>
        <w:t>9</w:t>
      </w:r>
      <w:r w:rsidR="00D15DB5">
        <w:t>0. Process: Projects, Stage: Project Completion</w:t>
      </w:r>
      <w:bookmarkEnd w:id="488"/>
    </w:p>
    <w:p w:rsidR="00662AD5" w:rsidRDefault="00662AD5">
      <w:pPr>
        <w:pStyle w:val="stage"/>
      </w:pPr>
      <w:r>
        <w:fldChar w:fldCharType="begin"/>
      </w:r>
      <w:r w:rsidR="00D15DB5">
        <w:instrText xml:space="preserve"> XE "Stages:Allocate Expense" </w:instrText>
      </w:r>
      <w:r>
        <w:fldChar w:fldCharType="end"/>
      </w:r>
      <w:r>
        <w:fldChar w:fldCharType="begin"/>
      </w:r>
      <w:r w:rsidR="00D15DB5">
        <w:instrText xml:space="preserve"> XE "Allocate Expense (stage)" </w:instrText>
      </w:r>
      <w:r>
        <w:fldChar w:fldCharType="end"/>
      </w:r>
      <w:r w:rsidR="00D15DB5">
        <w:t>Allocate Expense</w:t>
      </w:r>
    </w:p>
    <w:p w:rsidR="00662AD5" w:rsidRDefault="00876F52">
      <w:pPr>
        <w:pStyle w:val="stagegraphic"/>
      </w:pPr>
      <w:bookmarkStart w:id="489" w:name="IDA0CJ4K"/>
      <w:bookmarkEnd w:id="489"/>
      <w:r>
        <w:rPr>
          <w:noProof/>
          <w:lang w:val="en-GB" w:eastAsia="en-GB"/>
        </w:rPr>
        <w:drawing>
          <wp:inline distT="0" distB="0" distL="0" distR="0">
            <wp:extent cx="2971800" cy="876300"/>
            <wp:effectExtent l="0" t="0" r="0" b="0"/>
            <wp:docPr id="94" name="Picture 94" descr="uuid_84B30D46-C47B-42D6-A62C-718156100EBE_stage_22_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uid_84B30D46-C47B-42D6-A62C-718156100EBE_stage_22_p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71800" cy="876300"/>
                    </a:xfrm>
                    <a:prstGeom prst="rect">
                      <a:avLst/>
                    </a:prstGeom>
                    <a:noFill/>
                    <a:ln>
                      <a:noFill/>
                    </a:ln>
                  </pic:spPr>
                </pic:pic>
              </a:graphicData>
            </a:graphic>
          </wp:inline>
        </w:drawing>
      </w:r>
    </w:p>
    <w:p w:rsidR="00662AD5" w:rsidRDefault="00274DC7">
      <w:pPr>
        <w:pStyle w:val="captiontext"/>
      </w:pPr>
      <w:bookmarkStart w:id="490" w:name="_Toc494301383"/>
      <w:r>
        <w:t>91</w:t>
      </w:r>
      <w:r w:rsidR="00D15DB5">
        <w:t>. Process: Projects, Stage: Allocate Expense</w:t>
      </w:r>
      <w:bookmarkEnd w:id="490"/>
    </w:p>
    <w:p w:rsidR="00400D8B" w:rsidRDefault="00400D8B"/>
    <w:p w:rsidR="00400D8B" w:rsidRPr="007B406F" w:rsidRDefault="00400D8B" w:rsidP="00400D8B">
      <w:pPr>
        <w:rPr>
          <w:b/>
        </w:rPr>
      </w:pPr>
      <w:r>
        <w:tab/>
      </w:r>
      <w:r w:rsidRPr="007B406F">
        <w:rPr>
          <w:b/>
        </w:rPr>
        <w:t>GAPs/ Configuration changes Identified:</w:t>
      </w:r>
    </w:p>
    <w:p w:rsidR="00400D8B" w:rsidRDefault="00400D8B" w:rsidP="00400D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24"/>
        <w:gridCol w:w="1858"/>
        <w:gridCol w:w="2466"/>
      </w:tblGrid>
      <w:tr w:rsidR="00400D8B" w:rsidTr="006C6167">
        <w:tc>
          <w:tcPr>
            <w:tcW w:w="2315" w:type="dxa"/>
            <w:shd w:val="clear" w:color="auto" w:fill="auto"/>
          </w:tcPr>
          <w:p w:rsidR="00400D8B" w:rsidRDefault="00400D8B" w:rsidP="006C6167">
            <w:r>
              <w:t>Definition</w:t>
            </w:r>
          </w:p>
        </w:tc>
        <w:tc>
          <w:tcPr>
            <w:tcW w:w="2424" w:type="dxa"/>
            <w:shd w:val="clear" w:color="auto" w:fill="auto"/>
          </w:tcPr>
          <w:p w:rsidR="00400D8B" w:rsidRDefault="00400D8B" w:rsidP="006C6167">
            <w:r>
              <w:t xml:space="preserve">Type </w:t>
            </w:r>
          </w:p>
        </w:tc>
        <w:tc>
          <w:tcPr>
            <w:tcW w:w="1858" w:type="dxa"/>
            <w:shd w:val="clear" w:color="auto" w:fill="auto"/>
          </w:tcPr>
          <w:p w:rsidR="00400D8B" w:rsidRDefault="00400D8B" w:rsidP="006C6167"/>
        </w:tc>
        <w:tc>
          <w:tcPr>
            <w:tcW w:w="2466" w:type="dxa"/>
            <w:shd w:val="clear" w:color="auto" w:fill="auto"/>
          </w:tcPr>
          <w:p w:rsidR="00400D8B" w:rsidRDefault="00400D8B" w:rsidP="006C6167">
            <w:r>
              <w:t>Comments</w:t>
            </w:r>
          </w:p>
        </w:tc>
      </w:tr>
      <w:tr w:rsidR="00400D8B" w:rsidTr="006C6167">
        <w:tc>
          <w:tcPr>
            <w:tcW w:w="2315" w:type="dxa"/>
            <w:shd w:val="clear" w:color="auto" w:fill="auto"/>
          </w:tcPr>
          <w:p w:rsidR="00400D8B" w:rsidRPr="00FE63A9" w:rsidRDefault="00400D8B" w:rsidP="006C6167">
            <w:pPr>
              <w:rPr>
                <w:sz w:val="16"/>
                <w:szCs w:val="16"/>
              </w:rPr>
            </w:pPr>
            <w:r>
              <w:rPr>
                <w:sz w:val="16"/>
                <w:szCs w:val="16"/>
              </w:rPr>
              <w:t>N/A</w:t>
            </w:r>
          </w:p>
        </w:tc>
        <w:tc>
          <w:tcPr>
            <w:tcW w:w="2424" w:type="dxa"/>
            <w:shd w:val="clear" w:color="auto" w:fill="auto"/>
          </w:tcPr>
          <w:p w:rsidR="00400D8B" w:rsidRPr="00FE63A9" w:rsidRDefault="00400D8B" w:rsidP="006C6167">
            <w:pPr>
              <w:rPr>
                <w:sz w:val="16"/>
                <w:szCs w:val="16"/>
              </w:rPr>
            </w:pPr>
            <w:r>
              <w:rPr>
                <w:sz w:val="16"/>
                <w:szCs w:val="16"/>
              </w:rPr>
              <w:t>N/A</w:t>
            </w:r>
          </w:p>
        </w:tc>
        <w:tc>
          <w:tcPr>
            <w:tcW w:w="1858" w:type="dxa"/>
            <w:shd w:val="clear" w:color="auto" w:fill="auto"/>
          </w:tcPr>
          <w:p w:rsidR="00400D8B" w:rsidRPr="00FE63A9" w:rsidRDefault="00400D8B" w:rsidP="006C6167">
            <w:pPr>
              <w:rPr>
                <w:sz w:val="16"/>
                <w:szCs w:val="16"/>
              </w:rPr>
            </w:pPr>
          </w:p>
        </w:tc>
        <w:tc>
          <w:tcPr>
            <w:tcW w:w="2466" w:type="dxa"/>
            <w:shd w:val="clear" w:color="auto" w:fill="auto"/>
          </w:tcPr>
          <w:p w:rsidR="00400D8B" w:rsidRPr="00FE63A9" w:rsidRDefault="00400D8B" w:rsidP="006C6167">
            <w:pPr>
              <w:rPr>
                <w:sz w:val="16"/>
                <w:szCs w:val="16"/>
              </w:rPr>
            </w:pPr>
            <w:r>
              <w:rPr>
                <w:sz w:val="16"/>
                <w:szCs w:val="16"/>
              </w:rPr>
              <w:t>N/A</w:t>
            </w:r>
          </w:p>
        </w:tc>
      </w:tr>
    </w:tbl>
    <w:p w:rsidR="00400D8B" w:rsidRPr="00D7125B" w:rsidRDefault="00400D8B" w:rsidP="00400D8B">
      <w:pPr>
        <w:tabs>
          <w:tab w:val="left" w:pos="1147"/>
        </w:tabs>
      </w:pPr>
    </w:p>
    <w:p w:rsidR="00662AD5" w:rsidRPr="00400D8B" w:rsidRDefault="00662AD5" w:rsidP="00400D8B">
      <w:pPr>
        <w:tabs>
          <w:tab w:val="left" w:pos="1417"/>
        </w:tabs>
        <w:sectPr w:rsidR="00662AD5" w:rsidRPr="00400D8B" w:rsidSect="00DB106F">
          <w:headerReference w:type="default" r:id="rId105"/>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FB1107" w:rsidRDefault="00FB1107" w:rsidP="00FB1107">
      <w:pPr>
        <w:pStyle w:val="processgroupHeading"/>
      </w:pPr>
      <w:bookmarkStart w:id="492" w:name="_Toc494408402"/>
      <w:r>
        <w:lastRenderedPageBreak/>
        <w:t>Integration</w:t>
      </w:r>
      <w:bookmarkEnd w:id="492"/>
      <w:r>
        <w:t xml:space="preserve"> </w:t>
      </w:r>
      <w:r>
        <w:fldChar w:fldCharType="begin"/>
      </w:r>
      <w:r>
        <w:instrText xml:space="preserve"> XE "Process Groups:Projects" </w:instrText>
      </w:r>
      <w:r>
        <w:fldChar w:fldCharType="end"/>
      </w:r>
      <w:r>
        <w:fldChar w:fldCharType="begin"/>
      </w:r>
      <w:r>
        <w:instrText xml:space="preserve"> XE "Projects (process group)" </w:instrText>
      </w:r>
      <w:r>
        <w:fldChar w:fldCharType="end"/>
      </w:r>
    </w:p>
    <w:p w:rsidR="00FB1107" w:rsidRDefault="00FB1107" w:rsidP="00FB1107">
      <w:pPr>
        <w:pStyle w:val="groupintro"/>
        <w:numPr>
          <w:ilvl w:val="0"/>
          <w:numId w:val="59"/>
        </w:numPr>
      </w:pPr>
      <w:r>
        <w:t>There is no integration with any third party software.</w:t>
      </w:r>
    </w:p>
    <w:p w:rsidR="00FB1107" w:rsidRDefault="00FB1107" w:rsidP="00FB1107">
      <w:pPr>
        <w:pStyle w:val="groupintro"/>
        <w:ind w:left="720"/>
      </w:pPr>
    </w:p>
    <w:p w:rsidR="009E6F4E" w:rsidRDefault="009E6F4E" w:rsidP="009E6F4E">
      <w:pPr>
        <w:pStyle w:val="processgroupHeading"/>
      </w:pPr>
      <w:bookmarkStart w:id="493" w:name="_Toc494408403"/>
      <w:r>
        <w:lastRenderedPageBreak/>
        <w:t>General Notes</w:t>
      </w:r>
      <w:bookmarkEnd w:id="493"/>
      <w:r>
        <w:fldChar w:fldCharType="begin"/>
      </w:r>
      <w:r>
        <w:instrText xml:space="preserve"> XE "Process Groups:Projects" </w:instrText>
      </w:r>
      <w:r>
        <w:fldChar w:fldCharType="end"/>
      </w:r>
      <w:r>
        <w:fldChar w:fldCharType="begin"/>
      </w:r>
      <w:r>
        <w:instrText xml:space="preserve"> XE "Projects (process group)" </w:instrText>
      </w:r>
      <w:r>
        <w:fldChar w:fldCharType="end"/>
      </w:r>
    </w:p>
    <w:p w:rsidR="009E6F4E" w:rsidRDefault="009E6F4E" w:rsidP="009E6F4E">
      <w:pPr>
        <w:pStyle w:val="groupintro"/>
        <w:numPr>
          <w:ilvl w:val="0"/>
          <w:numId w:val="59"/>
        </w:numPr>
      </w:pPr>
      <w:r>
        <w:t>MSD has only one legal entity</w:t>
      </w:r>
      <w:r w:rsidR="00386FD9">
        <w:t>(Company)</w:t>
      </w:r>
      <w:r>
        <w:t xml:space="preserve"> with 13 plants(sites).</w:t>
      </w:r>
    </w:p>
    <w:p w:rsidR="009E6F4E" w:rsidRDefault="009E6F4E" w:rsidP="009E6F4E">
      <w:pPr>
        <w:pStyle w:val="groupintro"/>
        <w:numPr>
          <w:ilvl w:val="0"/>
          <w:numId w:val="59"/>
        </w:numPr>
      </w:pPr>
      <w:r>
        <w:t xml:space="preserve">iScala payroll is </w:t>
      </w:r>
      <w:r w:rsidR="00386FD9">
        <w:t>switched off</w:t>
      </w:r>
      <w:r>
        <w:t xml:space="preserve"> and only the payroll module inside Epicor is currently used.</w:t>
      </w:r>
      <w:ins w:id="494" w:author="Pascal Pastory" w:date="2017-10-17T13:56:00Z">
        <w:r w:rsidR="002310CB">
          <w:t xml:space="preserve"> The whole document did not talk anything about improving the payroll module of Epicor 9. Please consider this.</w:t>
        </w:r>
      </w:ins>
    </w:p>
    <w:p w:rsidR="009E6F4E" w:rsidRDefault="009E6F4E" w:rsidP="009E6F4E">
      <w:pPr>
        <w:pStyle w:val="groupintro"/>
        <w:numPr>
          <w:ilvl w:val="0"/>
          <w:numId w:val="59"/>
        </w:numPr>
        <w:rPr>
          <w:ins w:id="495" w:author="Pascal Pastory" w:date="2017-10-17T14:10:00Z"/>
        </w:rPr>
      </w:pPr>
      <w:r>
        <w:t>There is no integration between HCM and payroll module and we shouldn’t consider this as part of the new Epicor10 implementation.</w:t>
      </w:r>
    </w:p>
    <w:p w:rsidR="003416A0" w:rsidRDefault="003416A0" w:rsidP="009E6F4E">
      <w:pPr>
        <w:pStyle w:val="groupintro"/>
        <w:numPr>
          <w:ilvl w:val="0"/>
          <w:numId w:val="59"/>
        </w:numPr>
        <w:rPr>
          <w:ins w:id="496" w:author="Pascal Pastory" w:date="2017-10-17T14:25:00Z"/>
        </w:rPr>
      </w:pPr>
      <w:ins w:id="497" w:author="Pascal Pastory" w:date="2017-10-17T14:10:00Z">
        <w:r>
          <w:t>Ability to track expenses by say motor vehicle/generator/</w:t>
        </w:r>
      </w:ins>
      <w:ins w:id="498" w:author="Pascal Pastory" w:date="2017-10-17T14:24:00Z">
        <w:r w:rsidR="00862D4C">
          <w:t>other equipment</w:t>
        </w:r>
      </w:ins>
    </w:p>
    <w:p w:rsidR="00862D4C" w:rsidRDefault="00862D4C" w:rsidP="009E6F4E">
      <w:pPr>
        <w:pStyle w:val="groupintro"/>
        <w:numPr>
          <w:ilvl w:val="0"/>
          <w:numId w:val="59"/>
        </w:numPr>
        <w:rPr>
          <w:ins w:id="499" w:author="Pascal Pastory" w:date="2017-10-17T14:26:00Z"/>
        </w:rPr>
      </w:pPr>
      <w:ins w:id="500" w:author="Pascal Pastory" w:date="2017-10-17T14:25:00Z">
        <w:r>
          <w:t xml:space="preserve">Discussed about ability to handle staff imprest request and retirement to enable control of budget. This </w:t>
        </w:r>
      </w:ins>
      <w:ins w:id="501" w:author="Pascal Pastory" w:date="2017-10-17T14:26:00Z">
        <w:r>
          <w:t>has not been shown.</w:t>
        </w:r>
      </w:ins>
    </w:p>
    <w:p w:rsidR="00862D4C" w:rsidRDefault="00862D4C" w:rsidP="009E6F4E">
      <w:pPr>
        <w:pStyle w:val="groupintro"/>
        <w:numPr>
          <w:ilvl w:val="0"/>
          <w:numId w:val="59"/>
        </w:numPr>
      </w:pPr>
    </w:p>
    <w:p w:rsidR="00662AD5" w:rsidRDefault="00662AD5" w:rsidP="00FB1107">
      <w:pPr>
        <w:pStyle w:val="Heading1"/>
      </w:pPr>
    </w:p>
    <w:sectPr w:rsidR="00662AD5" w:rsidSect="007F3635">
      <w:headerReference w:type="default" r:id="rId106"/>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64B" w:rsidRDefault="00A8264B">
      <w:r>
        <w:separator/>
      </w:r>
    </w:p>
  </w:endnote>
  <w:endnote w:type="continuationSeparator" w:id="0">
    <w:p w:rsidR="00A8264B" w:rsidRDefault="00A82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E2" w:rsidRPr="00D40230" w:rsidRDefault="004D72E2" w:rsidP="000F49BB">
    <w:pPr>
      <w:pStyle w:val="Footer"/>
      <w:pBdr>
        <w:top w:val="double" w:sz="4" w:space="13" w:color="auto"/>
      </w:pBdr>
      <w:tabs>
        <w:tab w:val="center" w:pos="4536"/>
        <w:tab w:val="right" w:pos="9073"/>
      </w:tabs>
      <w:jc w:val="left"/>
    </w:pPr>
    <w:r>
      <w:rPr>
        <w:noProof/>
        <w:lang w:val="en-GB" w:eastAsia="en-GB"/>
      </w:rPr>
      <w:drawing>
        <wp:anchor distT="0" distB="0" distL="114300" distR="114300" simplePos="0" relativeHeight="251657216" behindDoc="0" locked="0" layoutInCell="1" allowOverlap="1">
          <wp:simplePos x="0" y="0"/>
          <wp:positionH relativeFrom="column">
            <wp:posOffset>2526030</wp:posOffset>
          </wp:positionH>
          <wp:positionV relativeFrom="paragraph">
            <wp:posOffset>67945</wp:posOffset>
          </wp:positionV>
          <wp:extent cx="1562100" cy="390525"/>
          <wp:effectExtent l="0" t="0" r="0" b="0"/>
          <wp:wrapSquare wrapText="bothSides"/>
          <wp:docPr id="1043" name="Picture 10" descr="Sig-Meth-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g-Meth-TITL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680" cy="312420"/>
                  </a:xfrm>
                  <a:prstGeom prst="rect">
                    <a:avLst/>
                  </a:prstGeom>
                  <a:noFill/>
                </pic:spPr>
              </pic:pic>
            </a:graphicData>
          </a:graphic>
          <wp14:sizeRelH relativeFrom="page">
            <wp14:pctWidth>0</wp14:pctWidth>
          </wp14:sizeRelH>
          <wp14:sizeRelV relativeFrom="page">
            <wp14:pctHeight>0</wp14:pctHeight>
          </wp14:sizeRelV>
        </wp:anchor>
      </w:drawing>
    </w:r>
    <w:r>
      <w:rPr>
        <w:rStyle w:val="PageNumber"/>
      </w:rPr>
      <w:fldChar w:fldCharType="begin"/>
    </w:r>
    <w:r>
      <w:rPr>
        <w:rStyle w:val="PageNumber"/>
      </w:rPr>
      <w:instrText xml:space="preserve"> PAGE </w:instrText>
    </w:r>
    <w:r>
      <w:rPr>
        <w:rStyle w:val="PageNumber"/>
      </w:rPr>
      <w:fldChar w:fldCharType="separate"/>
    </w:r>
    <w:r w:rsidR="00CA1247">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A1247">
      <w:rPr>
        <w:rStyle w:val="PageNumber"/>
        <w:noProof/>
      </w:rPr>
      <w:t>62</w:t>
    </w:r>
    <w:r>
      <w:rPr>
        <w:rStyle w:val="PageNumber"/>
      </w:rPr>
      <w:fldChar w:fldCharType="end"/>
    </w:r>
    <w:r>
      <w:rPr>
        <w:rStyle w:val="PageNumber"/>
      </w:rPr>
      <w:t xml:space="preserve">           </w:t>
    </w:r>
    <w:r w:rsidRPr="00D9778A">
      <w:rPr>
        <w:rFonts w:cs="Arial"/>
        <w:sz w:val="16"/>
        <w:szCs w:val="16"/>
      </w:rPr>
      <w:t xml:space="preserve">Prepared by Epicor </w:t>
    </w:r>
    <w:r>
      <w:rPr>
        <w:rFonts w:cs="Arial"/>
        <w:sz w:val="16"/>
        <w:szCs w:val="16"/>
      </w:rPr>
      <w:t>ME</w:t>
    </w:r>
    <w:r>
      <w:rPr>
        <w:rStyle w:val="PageNumber"/>
      </w:rPr>
      <w:tab/>
    </w:r>
    <w:r>
      <w:rPr>
        <w:noProof/>
        <w:lang w:val="en-GB" w:eastAsia="en-GB"/>
      </w:rPr>
      <w:drawing>
        <wp:anchor distT="0" distB="0" distL="114300" distR="114300" simplePos="0" relativeHeight="251658240" behindDoc="1" locked="0" layoutInCell="1" allowOverlap="1">
          <wp:simplePos x="0" y="0"/>
          <wp:positionH relativeFrom="column">
            <wp:posOffset>5257800</wp:posOffset>
          </wp:positionH>
          <wp:positionV relativeFrom="paragraph">
            <wp:posOffset>38100</wp:posOffset>
          </wp:positionV>
          <wp:extent cx="525780" cy="179705"/>
          <wp:effectExtent l="0" t="0" r="0" b="0"/>
          <wp:wrapTight wrapText="bothSides">
            <wp:wrapPolygon edited="0">
              <wp:start x="0" y="0"/>
              <wp:lineTo x="0" y="20071"/>
              <wp:lineTo x="20556" y="20071"/>
              <wp:lineTo x="20556" y="0"/>
              <wp:lineTo x="0" y="0"/>
            </wp:wrapPolygon>
          </wp:wrapTight>
          <wp:docPr id="1042" name="Picture 1042" descr="xsol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xsolfoo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0370" cy="143510"/>
                  </a:xfrm>
                  <a:prstGeom prst="rect">
                    <a:avLst/>
                  </a:prstGeom>
                  <a:noFill/>
                </pic:spPr>
              </pic:pic>
            </a:graphicData>
          </a:graphic>
          <wp14:sizeRelH relativeFrom="page">
            <wp14:pctWidth>0</wp14:pctWidth>
          </wp14:sizeRelH>
          <wp14:sizeRelV relativeFrom="page">
            <wp14:pctHeight>0</wp14:pctHeight>
          </wp14:sizeRelV>
        </wp:anchor>
      </w:drawing>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64B" w:rsidRDefault="00A8264B">
      <w:r>
        <w:separator/>
      </w:r>
    </w:p>
  </w:footnote>
  <w:footnote w:type="continuationSeparator" w:id="0">
    <w:p w:rsidR="00A8264B" w:rsidRDefault="00A82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E2" w:rsidRDefault="004D72E2">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E2" w:rsidRDefault="004D72E2" w:rsidP="00DB106F">
    <w:pPr>
      <w:pStyle w:val="headerLogo"/>
      <w:framePr w:wrap="auto" w:vAnchor="text" w:hAnchor="page" w:x="9159" w:y="61"/>
    </w:pPr>
    <w:bookmarkStart w:id="2" w:name="XSOL__TOC_LOGO"/>
    <w:bookmarkEnd w:id="2"/>
  </w:p>
  <w:p w:rsidR="004D72E2" w:rsidRDefault="004D72E2">
    <w:pPr>
      <w:pStyle w:val="Header"/>
      <w:pBdr>
        <w:bottom w:val="none" w:sz="0" w:space="0" w:color="auto"/>
      </w:pBdr>
    </w:pPr>
    <w:r>
      <w:rPr>
        <w:noProof/>
        <w:lang w:val="en-GB" w:eastAsia="en-GB"/>
      </w:rPr>
      <w:drawing>
        <wp:inline distT="0" distB="0" distL="0" distR="0">
          <wp:extent cx="1476375" cy="590550"/>
          <wp:effectExtent l="0" t="0" r="0" b="0"/>
          <wp:docPr id="1" name="Picture 9" descr="Epicor-logo-Business Inspire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or-logo-Business Inspired-bla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6375" cy="5905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E2" w:rsidRDefault="004D72E2" w:rsidP="00DB106F">
    <w:pPr>
      <w:pStyle w:val="headerLogo"/>
      <w:framePr w:wrap="auto" w:vAnchor="text" w:hAnchor="page" w:x="9159" w:y="61"/>
    </w:pPr>
    <w:bookmarkStart w:id="491" w:name=""/>
    <w:bookmarkEnd w:id="491"/>
  </w:p>
  <w:p w:rsidR="004D72E2" w:rsidRDefault="004D72E2">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E2" w:rsidRDefault="004D72E2" w:rsidP="00DB106F">
    <w:pPr>
      <w:pStyle w:val="headerLogo"/>
      <w:framePr w:wrap="auto" w:vAnchor="text" w:hAnchor="page" w:x="9001" w:y="13"/>
    </w:pPr>
    <w:bookmarkStart w:id="502" w:name="XSOL__INDEX_LOGO"/>
    <w:bookmarkEnd w:id="502"/>
  </w:p>
  <w:p w:rsidR="004D72E2" w:rsidRDefault="004D72E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A2D"/>
    <w:multiLevelType w:val="hybridMultilevel"/>
    <w:tmpl w:val="1F8EEE3C"/>
    <w:lvl w:ilvl="0" w:tplc="2CBED14C">
      <w:start w:val="1"/>
      <w:numFmt w:val="bullet"/>
      <w:pStyle w:val="notenote"/>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57D75"/>
    <w:multiLevelType w:val="hybridMultilevel"/>
    <w:tmpl w:val="9D740D6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 w15:restartNumberingAfterBreak="0">
    <w:nsid w:val="05C051A2"/>
    <w:multiLevelType w:val="hybridMultilevel"/>
    <w:tmpl w:val="CD5A8D32"/>
    <w:lvl w:ilvl="0" w:tplc="EB34D56A">
      <w:start w:val="1"/>
      <w:numFmt w:val="bullet"/>
      <w:pStyle w:val="task"/>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4455B"/>
    <w:multiLevelType w:val="hybridMultilevel"/>
    <w:tmpl w:val="11DEDF96"/>
    <w:lvl w:ilvl="0" w:tplc="C9F6974E">
      <w:start w:val="1"/>
      <w:numFmt w:val="bullet"/>
      <w:pStyle w:val="initiationrulerolelist"/>
      <w:lvlText w:val="·"/>
      <w:lvlJc w:val="left"/>
      <w:pPr>
        <w:tabs>
          <w:tab w:val="num" w:pos="1440"/>
        </w:tabs>
        <w:ind w:left="144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56240C"/>
    <w:multiLevelType w:val="hybridMultilevel"/>
    <w:tmpl w:val="3586CFEA"/>
    <w:lvl w:ilvl="0" w:tplc="D5F84158">
      <w:start w:val="1"/>
      <w:numFmt w:val="bullet"/>
      <w:pStyle w:val="rolesectionfilter"/>
      <w:lvlText w:val="·"/>
      <w:lvlJc w:val="left"/>
      <w:pPr>
        <w:tabs>
          <w:tab w:val="num" w:pos="1440"/>
        </w:tabs>
        <w:ind w:left="144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674159"/>
    <w:multiLevelType w:val="hybridMultilevel"/>
    <w:tmpl w:val="9BCC669E"/>
    <w:lvl w:ilvl="0" w:tplc="868E545A">
      <w:start w:val="1"/>
      <w:numFmt w:val="bullet"/>
      <w:pStyle w:val="stage"/>
      <w:lvlText w:val="Þ"/>
      <w:lvlJc w:val="left"/>
      <w:pPr>
        <w:tabs>
          <w:tab w:val="num" w:pos="717"/>
        </w:tabs>
        <w:ind w:left="717"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E17C6E"/>
    <w:multiLevelType w:val="hybridMultilevel"/>
    <w:tmpl w:val="A4EA10EE"/>
    <w:lvl w:ilvl="0" w:tplc="E57C5996">
      <w:start w:val="1"/>
      <w:numFmt w:val="bullet"/>
      <w:pStyle w:val="companionprocessesstage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1034F4"/>
    <w:multiLevelType w:val="hybridMultilevel"/>
    <w:tmpl w:val="505E911E"/>
    <w:lvl w:ilvl="0" w:tplc="FC028A54">
      <w:start w:val="1"/>
      <w:numFmt w:val="bullet"/>
      <w:pStyle w:val="emailattachment"/>
      <w:lvlText w:val="·"/>
      <w:lvlJc w:val="left"/>
      <w:pPr>
        <w:tabs>
          <w:tab w:val="num" w:pos="2160"/>
        </w:tabs>
        <w:ind w:left="216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61187F"/>
    <w:multiLevelType w:val="hybridMultilevel"/>
    <w:tmpl w:val="0700E696"/>
    <w:lvl w:ilvl="0" w:tplc="91BA01AA">
      <w:start w:val="1"/>
      <w:numFmt w:val="bullet"/>
      <w:pStyle w:val="filterproperti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996258"/>
    <w:multiLevelType w:val="hybridMultilevel"/>
    <w:tmpl w:val="D130BCEC"/>
    <w:lvl w:ilvl="0" w:tplc="AEAEC1BC">
      <w:start w:val="1"/>
      <w:numFmt w:val="bullet"/>
      <w:pStyle w:val="decisionsconditions"/>
      <w:lvlText w:val="·"/>
      <w:lvlJc w:val="left"/>
      <w:pPr>
        <w:tabs>
          <w:tab w:val="num" w:pos="1080"/>
        </w:tabs>
        <w:ind w:left="108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EA14D7D"/>
    <w:multiLevelType w:val="hybridMultilevel"/>
    <w:tmpl w:val="03C63614"/>
    <w:lvl w:ilvl="0" w:tplc="DF7C4A28">
      <w:start w:val="1"/>
      <w:numFmt w:val="bullet"/>
      <w:pStyle w:val="processstartrole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5A3441"/>
    <w:multiLevelType w:val="hybridMultilevel"/>
    <w:tmpl w:val="B4A008B0"/>
    <w:lvl w:ilvl="0" w:tplc="2FD08866">
      <w:start w:val="1"/>
      <w:numFmt w:val="bullet"/>
      <w:pStyle w:val="rolesectionprocesssummary"/>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CF7709"/>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F1D3579"/>
    <w:multiLevelType w:val="hybridMultilevel"/>
    <w:tmpl w:val="53B257E8"/>
    <w:lvl w:ilvl="0" w:tplc="4934CE20">
      <w:start w:val="1"/>
      <w:numFmt w:val="bullet"/>
      <w:pStyle w:val="processvariab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0B7AD2"/>
    <w:multiLevelType w:val="hybridMultilevel"/>
    <w:tmpl w:val="9CF274DE"/>
    <w:lvl w:ilvl="0" w:tplc="A3882A00">
      <w:start w:val="1"/>
      <w:numFmt w:val="bullet"/>
      <w:pStyle w:val="stageconditiondecision"/>
      <w:lvlText w:val="à"/>
      <w:lvlJc w:val="left"/>
      <w:pPr>
        <w:tabs>
          <w:tab w:val="num" w:pos="720"/>
        </w:tabs>
        <w:ind w:left="720" w:hanging="36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044CB4"/>
    <w:multiLevelType w:val="hybridMultilevel"/>
    <w:tmpl w:val="ACA603A4"/>
    <w:lvl w:ilvl="0" w:tplc="E2ACA070">
      <w:start w:val="1"/>
      <w:numFmt w:val="bullet"/>
      <w:pStyle w:val="secondaryindexfiel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2847B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34BF4A67"/>
    <w:multiLevelType w:val="hybridMultilevel"/>
    <w:tmpl w:val="3C528940"/>
    <w:lvl w:ilvl="0" w:tplc="26C0DA26">
      <w:start w:val="1"/>
      <w:numFmt w:val="bullet"/>
      <w:pStyle w:val="controlgroupsuidfield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17179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8D16B6F"/>
    <w:multiLevelType w:val="hybridMultilevel"/>
    <w:tmpl w:val="A8CE89BC"/>
    <w:lvl w:ilvl="0" w:tplc="0E18EEBE">
      <w:start w:val="1"/>
      <w:numFmt w:val="bullet"/>
      <w:pStyle w:val="rolesectionstag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610EFF"/>
    <w:multiLevelType w:val="hybridMultilevel"/>
    <w:tmpl w:val="F7AAC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A51F68"/>
    <w:multiLevelType w:val="hybridMultilevel"/>
    <w:tmpl w:val="FDAA2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4821A3"/>
    <w:multiLevelType w:val="hybridMultilevel"/>
    <w:tmpl w:val="3B8492CE"/>
    <w:lvl w:ilvl="0" w:tplc="2C94B454">
      <w:start w:val="1"/>
      <w:numFmt w:val="bullet"/>
      <w:pStyle w:val="taskconditiondecision"/>
      <w:lvlText w:val="·"/>
      <w:lvlJc w:val="left"/>
      <w:pPr>
        <w:tabs>
          <w:tab w:val="num" w:pos="1440"/>
        </w:tabs>
        <w:ind w:left="144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2D49B9"/>
    <w:multiLevelType w:val="hybridMultilevel"/>
    <w:tmpl w:val="DCC05006"/>
    <w:lvl w:ilvl="0" w:tplc="D83C0786">
      <w:start w:val="9"/>
      <w:numFmt w:val="bullet"/>
      <w:lvlText w:val="-"/>
      <w:lvlJc w:val="left"/>
      <w:pPr>
        <w:ind w:left="720" w:hanging="360"/>
      </w:pPr>
      <w:rPr>
        <w:rFonts w:ascii="Verdana" w:eastAsia="Arial" w:hAnsi="Verdana"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AF7D55"/>
    <w:multiLevelType w:val="hybridMultilevel"/>
    <w:tmpl w:val="18DCF7D8"/>
    <w:lvl w:ilvl="0" w:tplc="3808F744">
      <w:start w:val="1"/>
      <w:numFmt w:val="bullet"/>
      <w:pStyle w:val="controlgroupsentry"/>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863255"/>
    <w:multiLevelType w:val="hybridMultilevel"/>
    <w:tmpl w:val="6C48A1A2"/>
    <w:lvl w:ilvl="0" w:tplc="685A9A4A">
      <w:start w:val="1"/>
      <w:numFmt w:val="bullet"/>
      <w:pStyle w:val="rolesectionmaintenancetask"/>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C8A140D"/>
    <w:multiLevelType w:val="hybridMultilevel"/>
    <w:tmpl w:val="C2061794"/>
    <w:lvl w:ilvl="0" w:tplc="CEEA9EB2">
      <w:start w:val="1"/>
      <w:numFmt w:val="bullet"/>
      <w:pStyle w:val="processsummaryvariab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1A1448"/>
    <w:multiLevelType w:val="hybridMultilevel"/>
    <w:tmpl w:val="84F63D3C"/>
    <w:lvl w:ilvl="0" w:tplc="5B28A618">
      <w:start w:val="1"/>
      <w:numFmt w:val="bullet"/>
      <w:pStyle w:val="rolesectionlookup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AC45BA"/>
    <w:multiLevelType w:val="hybridMultilevel"/>
    <w:tmpl w:val="893648FC"/>
    <w:lvl w:ilvl="0" w:tplc="FB246044">
      <w:start w:val="1"/>
      <w:numFmt w:val="bullet"/>
      <w:pStyle w:val="datafield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4A03EE0"/>
    <w:multiLevelType w:val="hybridMultilevel"/>
    <w:tmpl w:val="CE18EAFA"/>
    <w:lvl w:ilvl="0" w:tplc="CCD21A9E">
      <w:start w:val="1"/>
      <w:numFmt w:val="bullet"/>
      <w:pStyle w:val="multipletradingentities"/>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7686BAC"/>
    <w:multiLevelType w:val="hybridMultilevel"/>
    <w:tmpl w:val="7CF41DBC"/>
    <w:lvl w:ilvl="0" w:tplc="26248CA6">
      <w:start w:val="1"/>
      <w:numFmt w:val="decimal"/>
      <w:pStyle w:val="XSOLnumberedlis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8602B6F"/>
    <w:multiLevelType w:val="hybridMultilevel"/>
    <w:tmpl w:val="FADA3EB0"/>
    <w:lvl w:ilvl="0" w:tplc="E4DA13EC">
      <w:start w:val="1"/>
      <w:numFmt w:val="bullet"/>
      <w:pStyle w:val="companionprocesses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1356920"/>
    <w:multiLevelType w:val="multilevel"/>
    <w:tmpl w:val="7D9A0BC4"/>
    <w:lvl w:ilvl="0">
      <w:start w:val="1"/>
      <w:numFmt w:val="decimal"/>
      <w:lvlText w:val="%1"/>
      <w:lvlJc w:val="left"/>
      <w:pPr>
        <w:tabs>
          <w:tab w:val="num" w:pos="544"/>
        </w:tabs>
        <w:ind w:left="374" w:hanging="374"/>
      </w:pPr>
      <w:rPr>
        <w:rFonts w:ascii="Arial" w:hAnsi="Arial" w:hint="default"/>
        <w:b/>
        <w:i w:val="0"/>
        <w:sz w:val="32"/>
        <w:szCs w:val="32"/>
      </w:rPr>
    </w:lvl>
    <w:lvl w:ilvl="1">
      <w:start w:val="1"/>
      <w:numFmt w:val="decimal"/>
      <w:lvlText w:val="%1.%2"/>
      <w:lvlJc w:val="left"/>
      <w:pPr>
        <w:tabs>
          <w:tab w:val="num" w:pos="714"/>
        </w:tabs>
        <w:ind w:left="544" w:hanging="544"/>
      </w:pPr>
      <w:rPr>
        <w:rFonts w:ascii="Arial" w:hAnsi="Arial" w:hint="default"/>
        <w:b/>
        <w:i w:val="0"/>
        <w:sz w:val="28"/>
        <w:szCs w:val="28"/>
      </w:rPr>
    </w:lvl>
    <w:lvl w:ilvl="2">
      <w:start w:val="1"/>
      <w:numFmt w:val="decimal"/>
      <w:lvlText w:val="%1.%2.%3"/>
      <w:lvlJc w:val="left"/>
      <w:pPr>
        <w:tabs>
          <w:tab w:val="num" w:pos="885"/>
        </w:tabs>
        <w:ind w:left="714" w:hanging="714"/>
      </w:pPr>
      <w:rPr>
        <w:rFonts w:ascii="Arial" w:hAnsi="Arial" w:hint="default"/>
        <w:b/>
        <w:i w:val="0"/>
        <w:sz w:val="28"/>
        <w:szCs w:val="28"/>
      </w:rPr>
    </w:lvl>
    <w:lvl w:ilvl="3">
      <w:start w:val="1"/>
      <w:numFmt w:val="decimal"/>
      <w:lvlText w:val="%1.%2.%3.%4"/>
      <w:lvlJc w:val="left"/>
      <w:pPr>
        <w:tabs>
          <w:tab w:val="num" w:pos="1055"/>
        </w:tabs>
        <w:ind w:left="885" w:hanging="885"/>
      </w:pPr>
      <w:rPr>
        <w:rFonts w:ascii="Arial" w:hAnsi="Arial" w:hint="default"/>
        <w:b/>
        <w:i w:val="0"/>
        <w:sz w:val="28"/>
        <w:szCs w:val="28"/>
      </w:rPr>
    </w:lvl>
    <w:lvl w:ilvl="4">
      <w:start w:val="1"/>
      <w:numFmt w:val="decimal"/>
      <w:pStyle w:val="Heading5"/>
      <w:lvlText w:val="%1.%2.%3.%4.%5"/>
      <w:lvlJc w:val="left"/>
      <w:pPr>
        <w:tabs>
          <w:tab w:val="num" w:pos="1168"/>
        </w:tabs>
        <w:ind w:left="1055" w:hanging="1055"/>
      </w:pPr>
      <w:rPr>
        <w:rFonts w:ascii="Arial" w:hAnsi="Arial" w:hint="default"/>
        <w:b/>
        <w:i w:val="0"/>
        <w:sz w:val="28"/>
        <w:szCs w:val="28"/>
      </w:rPr>
    </w:lvl>
    <w:lvl w:ilvl="5">
      <w:start w:val="1"/>
      <w:numFmt w:val="decimal"/>
      <w:pStyle w:val="Heading6"/>
      <w:lvlText w:val="%1.%2.%3.%4.%5.%6"/>
      <w:lvlJc w:val="left"/>
      <w:pPr>
        <w:tabs>
          <w:tab w:val="num" w:pos="1338"/>
        </w:tabs>
        <w:ind w:left="1168" w:hanging="1168"/>
      </w:pPr>
      <w:rPr>
        <w:rFonts w:ascii="Arial" w:hAnsi="Arial" w:hint="default"/>
        <w:b/>
        <w:i w:val="0"/>
        <w:sz w:val="28"/>
        <w:szCs w:val="28"/>
      </w:rPr>
    </w:lvl>
    <w:lvl w:ilvl="6">
      <w:start w:val="1"/>
      <w:numFmt w:val="decimal"/>
      <w:pStyle w:val="Heading7"/>
      <w:lvlText w:val="%1.%2.%3.%4.%5.%6.%7"/>
      <w:lvlJc w:val="left"/>
      <w:pPr>
        <w:tabs>
          <w:tab w:val="num" w:pos="1508"/>
        </w:tabs>
        <w:ind w:left="1338" w:hanging="1338"/>
      </w:pPr>
      <w:rPr>
        <w:rFonts w:ascii="Arial" w:hAnsi="Arial" w:hint="default"/>
        <w:b/>
        <w:i w:val="0"/>
        <w:sz w:val="28"/>
        <w:szCs w:val="28"/>
      </w:rPr>
    </w:lvl>
    <w:lvl w:ilvl="7">
      <w:start w:val="1"/>
      <w:numFmt w:val="decimal"/>
      <w:pStyle w:val="Heading8"/>
      <w:lvlText w:val="%1.%2.%3.%4.%5.%6.%7.%8"/>
      <w:lvlJc w:val="left"/>
      <w:pPr>
        <w:tabs>
          <w:tab w:val="num" w:pos="1678"/>
        </w:tabs>
        <w:ind w:left="1508" w:hanging="1508"/>
      </w:pPr>
      <w:rPr>
        <w:rFonts w:ascii="Arial" w:hAnsi="Arial" w:hint="default"/>
        <w:b/>
        <w:i w:val="0"/>
        <w:sz w:val="28"/>
        <w:szCs w:val="28"/>
      </w:rPr>
    </w:lvl>
    <w:lvl w:ilvl="8">
      <w:start w:val="1"/>
      <w:numFmt w:val="decimal"/>
      <w:pStyle w:val="Heading9"/>
      <w:lvlText w:val="%1.%2.%3.%4.%5.%6.%7.%8.%9"/>
      <w:lvlJc w:val="left"/>
      <w:pPr>
        <w:tabs>
          <w:tab w:val="num" w:pos="1848"/>
        </w:tabs>
        <w:ind w:left="1678" w:hanging="1678"/>
      </w:pPr>
      <w:rPr>
        <w:rFonts w:ascii="Arial" w:hAnsi="Arial" w:hint="default"/>
        <w:b/>
        <w:i w:val="0"/>
        <w:sz w:val="28"/>
        <w:szCs w:val="28"/>
      </w:rPr>
    </w:lvl>
  </w:abstractNum>
  <w:abstractNum w:abstractNumId="33" w15:restartNumberingAfterBreak="0">
    <w:nsid w:val="65245781"/>
    <w:multiLevelType w:val="hybridMultilevel"/>
    <w:tmpl w:val="70E2F506"/>
    <w:lvl w:ilvl="0" w:tplc="1B04C9EA">
      <w:start w:val="1"/>
      <w:numFmt w:val="bullet"/>
      <w:pStyle w:val="groupcontrolgroup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572F08"/>
    <w:multiLevelType w:val="hybridMultilevel"/>
    <w:tmpl w:val="189C72B0"/>
    <w:lvl w:ilvl="0" w:tplc="90A20804">
      <w:start w:val="1"/>
      <w:numFmt w:val="bullet"/>
      <w:pStyle w:val="maintenancetaskrole"/>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88344DF"/>
    <w:multiLevelType w:val="hybridMultilevel"/>
    <w:tmpl w:val="9F3C6836"/>
    <w:lvl w:ilvl="0" w:tplc="68004BD0">
      <w:start w:val="1"/>
      <w:numFmt w:val="bullet"/>
      <w:pStyle w:val="initiationrule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AB32D94"/>
    <w:multiLevelType w:val="hybridMultilevel"/>
    <w:tmpl w:val="6F14B3BA"/>
    <w:lvl w:ilvl="0" w:tplc="C7AEE8EA">
      <w:start w:val="1"/>
      <w:numFmt w:val="bullet"/>
      <w:pStyle w:val="groupmaintenancetask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FF0EF3"/>
    <w:multiLevelType w:val="hybridMultilevel"/>
    <w:tmpl w:val="671CFF44"/>
    <w:lvl w:ilvl="0" w:tplc="DBF499AC">
      <w:start w:val="1"/>
      <w:numFmt w:val="bullet"/>
      <w:pStyle w:val="relationshipsrangesui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22374A"/>
    <w:multiLevelType w:val="hybridMultilevel"/>
    <w:tmpl w:val="BA98E4BA"/>
    <w:lvl w:ilvl="0" w:tplc="1354BF00">
      <w:start w:val="1"/>
      <w:numFmt w:val="bullet"/>
      <w:pStyle w:val="filterro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C304054"/>
    <w:multiLevelType w:val="hybridMultilevel"/>
    <w:tmpl w:val="AE84ABA4"/>
    <w:lvl w:ilvl="0" w:tplc="8050084C">
      <w:start w:val="1"/>
      <w:numFmt w:val="bullet"/>
      <w:pStyle w:val="role"/>
      <w:lvlText w:val="Ø"/>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C874303"/>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DC05E9"/>
    <w:multiLevelType w:val="hybridMultilevel"/>
    <w:tmpl w:val="E970160E"/>
    <w:lvl w:ilvl="0" w:tplc="09D6C644">
      <w:start w:val="1"/>
      <w:numFmt w:val="bullet"/>
      <w:pStyle w:val="initiationrulesstagelist"/>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0A2AC8"/>
    <w:multiLevelType w:val="hybridMultilevel"/>
    <w:tmpl w:val="06D22A30"/>
    <w:lvl w:ilvl="0" w:tplc="3460AEFE">
      <w:start w:val="1"/>
      <w:numFmt w:val="bullet"/>
      <w:pStyle w:val="relationshipstableuidfield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4036F25"/>
    <w:multiLevelType w:val="hybridMultilevel"/>
    <w:tmpl w:val="40649902"/>
    <w:lvl w:ilvl="0" w:tplc="5C1E693E">
      <w:start w:val="1"/>
      <w:numFmt w:val="bullet"/>
      <w:pStyle w:val="groupprocess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4F64DAC"/>
    <w:multiLevelType w:val="hybridMultilevel"/>
    <w:tmpl w:val="AE62822A"/>
    <w:lvl w:ilvl="0" w:tplc="CB4CD040">
      <w:start w:val="1"/>
      <w:numFmt w:val="bullet"/>
      <w:pStyle w:val="whocaninitiaterole"/>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66E215B"/>
    <w:multiLevelType w:val="hybridMultilevel"/>
    <w:tmpl w:val="9D0C7DD4"/>
    <w:lvl w:ilvl="0" w:tplc="F9E2EAEC">
      <w:start w:val="1"/>
      <w:numFmt w:val="bullet"/>
      <w:pStyle w:val="grouprelationship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0D6FE2"/>
    <w:multiLevelType w:val="hybridMultilevel"/>
    <w:tmpl w:val="02E8C1D2"/>
    <w:lvl w:ilvl="0" w:tplc="C4FA3EE2">
      <w:start w:val="1"/>
      <w:numFmt w:val="bullet"/>
      <w:pStyle w:val="tabl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CC84715"/>
    <w:multiLevelType w:val="hybridMultilevel"/>
    <w:tmpl w:val="6B4CDDC4"/>
    <w:lvl w:ilvl="0" w:tplc="9488B854">
      <w:start w:val="1"/>
      <w:numFmt w:val="bullet"/>
      <w:pStyle w:val="groupresourc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19"/>
  </w:num>
  <w:num w:numId="3">
    <w:abstractNumId w:val="8"/>
  </w:num>
  <w:num w:numId="4">
    <w:abstractNumId w:val="38"/>
  </w:num>
  <w:num w:numId="5">
    <w:abstractNumId w:val="43"/>
  </w:num>
  <w:num w:numId="6">
    <w:abstractNumId w:val="13"/>
  </w:num>
  <w:num w:numId="7">
    <w:abstractNumId w:val="10"/>
  </w:num>
  <w:num w:numId="8">
    <w:abstractNumId w:val="26"/>
  </w:num>
  <w:num w:numId="9">
    <w:abstractNumId w:val="39"/>
  </w:num>
  <w:num w:numId="10">
    <w:abstractNumId w:val="11"/>
  </w:num>
  <w:num w:numId="11">
    <w:abstractNumId w:val="9"/>
  </w:num>
  <w:num w:numId="12">
    <w:abstractNumId w:val="5"/>
  </w:num>
  <w:num w:numId="13">
    <w:abstractNumId w:val="2"/>
  </w:num>
  <w:num w:numId="14">
    <w:abstractNumId w:val="25"/>
  </w:num>
  <w:num w:numId="15">
    <w:abstractNumId w:val="27"/>
  </w:num>
  <w:num w:numId="16">
    <w:abstractNumId w:val="46"/>
  </w:num>
  <w:num w:numId="17">
    <w:abstractNumId w:val="36"/>
  </w:num>
  <w:num w:numId="18">
    <w:abstractNumId w:val="45"/>
  </w:num>
  <w:num w:numId="19">
    <w:abstractNumId w:val="47"/>
  </w:num>
  <w:num w:numId="20">
    <w:abstractNumId w:val="33"/>
  </w:num>
  <w:num w:numId="21">
    <w:abstractNumId w:val="28"/>
  </w:num>
  <w:num w:numId="22">
    <w:abstractNumId w:val="15"/>
  </w:num>
  <w:num w:numId="23">
    <w:abstractNumId w:val="17"/>
  </w:num>
  <w:num w:numId="24">
    <w:abstractNumId w:val="37"/>
  </w:num>
  <w:num w:numId="25">
    <w:abstractNumId w:val="42"/>
  </w:num>
  <w:num w:numId="26">
    <w:abstractNumId w:val="24"/>
  </w:num>
  <w:num w:numId="27">
    <w:abstractNumId w:val="31"/>
  </w:num>
  <w:num w:numId="28">
    <w:abstractNumId w:val="6"/>
  </w:num>
  <w:num w:numId="29">
    <w:abstractNumId w:val="35"/>
  </w:num>
  <w:num w:numId="30">
    <w:abstractNumId w:val="3"/>
  </w:num>
  <w:num w:numId="31">
    <w:abstractNumId w:val="4"/>
  </w:num>
  <w:num w:numId="32">
    <w:abstractNumId w:val="41"/>
  </w:num>
  <w:num w:numId="33">
    <w:abstractNumId w:val="7"/>
  </w:num>
  <w:num w:numId="34">
    <w:abstractNumId w:val="44"/>
  </w:num>
  <w:num w:numId="35">
    <w:abstractNumId w:val="34"/>
  </w:num>
  <w:num w:numId="36">
    <w:abstractNumId w:val="29"/>
  </w:num>
  <w:num w:numId="37">
    <w:abstractNumId w:val="14"/>
  </w:num>
  <w:num w:numId="38">
    <w:abstractNumId w:val="22"/>
  </w:num>
  <w:num w:numId="39">
    <w:abstractNumId w:val="0"/>
  </w:num>
  <w:num w:numId="40">
    <w:abstractNumId w:val="30"/>
  </w:num>
  <w:num w:numId="41">
    <w:abstractNumId w:val="30"/>
  </w:num>
  <w:num w:numId="42">
    <w:abstractNumId w:val="30"/>
  </w:num>
  <w:num w:numId="43">
    <w:abstractNumId w:val="30"/>
    <w:lvlOverride w:ilvl="0">
      <w:startOverride w:val="1"/>
    </w:lvlOverride>
  </w:num>
  <w:num w:numId="44">
    <w:abstractNumId w:val="30"/>
    <w:lvlOverride w:ilvl="0">
      <w:startOverride w:val="1"/>
    </w:lvlOverride>
  </w:num>
  <w:num w:numId="45">
    <w:abstractNumId w:val="30"/>
    <w:lvlOverride w:ilvl="0">
      <w:startOverride w:val="1"/>
    </w:lvlOverride>
  </w:num>
  <w:num w:numId="46">
    <w:abstractNumId w:val="30"/>
    <w:lvlOverride w:ilvl="0">
      <w:startOverride w:val="1"/>
    </w:lvlOverride>
  </w:num>
  <w:num w:numId="47">
    <w:abstractNumId w:val="30"/>
    <w:lvlOverride w:ilvl="0">
      <w:startOverride w:val="1"/>
    </w:lvlOverride>
  </w:num>
  <w:num w:numId="48">
    <w:abstractNumId w:val="30"/>
    <w:lvlOverride w:ilvl="0">
      <w:startOverride w:val="1"/>
    </w:lvlOverride>
  </w:num>
  <w:num w:numId="49">
    <w:abstractNumId w:val="30"/>
    <w:lvlOverride w:ilvl="0">
      <w:startOverride w:val="1"/>
    </w:lvlOverride>
  </w:num>
  <w:num w:numId="50">
    <w:abstractNumId w:val="30"/>
    <w:lvlOverride w:ilvl="0">
      <w:startOverride w:val="1"/>
    </w:lvlOverride>
  </w:num>
  <w:num w:numId="51">
    <w:abstractNumId w:val="30"/>
    <w:lvlOverride w:ilvl="0">
      <w:startOverride w:val="1"/>
    </w:lvlOverride>
  </w:num>
  <w:num w:numId="52">
    <w:abstractNumId w:val="30"/>
    <w:lvlOverride w:ilvl="0">
      <w:startOverride w:val="1"/>
    </w:lvlOverride>
  </w:num>
  <w:num w:numId="53">
    <w:abstractNumId w:val="12"/>
  </w:num>
  <w:num w:numId="54">
    <w:abstractNumId w:val="18"/>
  </w:num>
  <w:num w:numId="55">
    <w:abstractNumId w:val="16"/>
  </w:num>
  <w:num w:numId="56">
    <w:abstractNumId w:val="40"/>
  </w:num>
  <w:num w:numId="57">
    <w:abstractNumId w:val="21"/>
  </w:num>
  <w:num w:numId="58">
    <w:abstractNumId w:val="1"/>
  </w:num>
  <w:num w:numId="59">
    <w:abstractNumId w:val="20"/>
  </w:num>
  <w:num w:numId="60">
    <w:abstractNumId w:val="2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eph Moshi">
    <w15:presenceInfo w15:providerId="AD" w15:userId="S-1-5-21-3800426559-1188470967-3553363793-7136"/>
  </w15:person>
  <w15:person w15:author="Pascal Pastory">
    <w15:presenceInfo w15:providerId="AD" w15:userId="S-1-5-21-3800426559-1188470967-3553363793-1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357"/>
  <w:doNotHyphenateCap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AD5"/>
    <w:rsid w:val="00012174"/>
    <w:rsid w:val="00013D19"/>
    <w:rsid w:val="000277EC"/>
    <w:rsid w:val="00030E75"/>
    <w:rsid w:val="00040E18"/>
    <w:rsid w:val="00041886"/>
    <w:rsid w:val="00053D8D"/>
    <w:rsid w:val="00060319"/>
    <w:rsid w:val="00065BB1"/>
    <w:rsid w:val="00065DA2"/>
    <w:rsid w:val="0008456A"/>
    <w:rsid w:val="000960A0"/>
    <w:rsid w:val="000A07BC"/>
    <w:rsid w:val="000A2BD9"/>
    <w:rsid w:val="000B055F"/>
    <w:rsid w:val="000C1D42"/>
    <w:rsid w:val="000D0622"/>
    <w:rsid w:val="000D7595"/>
    <w:rsid w:val="000E68D4"/>
    <w:rsid w:val="000F49BB"/>
    <w:rsid w:val="001274A6"/>
    <w:rsid w:val="001315EC"/>
    <w:rsid w:val="001577B6"/>
    <w:rsid w:val="00165A91"/>
    <w:rsid w:val="0017563A"/>
    <w:rsid w:val="00175AE0"/>
    <w:rsid w:val="001769A4"/>
    <w:rsid w:val="001922FE"/>
    <w:rsid w:val="001C2F3B"/>
    <w:rsid w:val="001C5F2E"/>
    <w:rsid w:val="001C6606"/>
    <w:rsid w:val="001D3F37"/>
    <w:rsid w:val="001E38DD"/>
    <w:rsid w:val="001F01DF"/>
    <w:rsid w:val="001F4186"/>
    <w:rsid w:val="00204E9B"/>
    <w:rsid w:val="00213324"/>
    <w:rsid w:val="002148A8"/>
    <w:rsid w:val="002204BC"/>
    <w:rsid w:val="002310CB"/>
    <w:rsid w:val="00236D31"/>
    <w:rsid w:val="002537C2"/>
    <w:rsid w:val="00253ACC"/>
    <w:rsid w:val="00255DFC"/>
    <w:rsid w:val="00274979"/>
    <w:rsid w:val="00274DC7"/>
    <w:rsid w:val="00283411"/>
    <w:rsid w:val="002D71F9"/>
    <w:rsid w:val="002F3E0D"/>
    <w:rsid w:val="00330E78"/>
    <w:rsid w:val="00336A50"/>
    <w:rsid w:val="00337394"/>
    <w:rsid w:val="0034134D"/>
    <w:rsid w:val="003416A0"/>
    <w:rsid w:val="00342D89"/>
    <w:rsid w:val="0034704E"/>
    <w:rsid w:val="00350F3B"/>
    <w:rsid w:val="00352A5B"/>
    <w:rsid w:val="00357050"/>
    <w:rsid w:val="00367A8A"/>
    <w:rsid w:val="00381F47"/>
    <w:rsid w:val="00386FD9"/>
    <w:rsid w:val="003A30A2"/>
    <w:rsid w:val="003A4580"/>
    <w:rsid w:val="003A6619"/>
    <w:rsid w:val="003B12A4"/>
    <w:rsid w:val="003B3094"/>
    <w:rsid w:val="003C064D"/>
    <w:rsid w:val="003D7649"/>
    <w:rsid w:val="00400D8B"/>
    <w:rsid w:val="0040598F"/>
    <w:rsid w:val="00412245"/>
    <w:rsid w:val="00412542"/>
    <w:rsid w:val="00427D5B"/>
    <w:rsid w:val="004306E5"/>
    <w:rsid w:val="00430DEA"/>
    <w:rsid w:val="00444307"/>
    <w:rsid w:val="00451672"/>
    <w:rsid w:val="0045443B"/>
    <w:rsid w:val="004616F1"/>
    <w:rsid w:val="0048030C"/>
    <w:rsid w:val="004877B8"/>
    <w:rsid w:val="004A3489"/>
    <w:rsid w:val="004A3CF2"/>
    <w:rsid w:val="004B790B"/>
    <w:rsid w:val="004C00BC"/>
    <w:rsid w:val="004C3125"/>
    <w:rsid w:val="004C49AD"/>
    <w:rsid w:val="004D057D"/>
    <w:rsid w:val="004D72E2"/>
    <w:rsid w:val="004E35D1"/>
    <w:rsid w:val="004E5DD4"/>
    <w:rsid w:val="004E79E9"/>
    <w:rsid w:val="004F40BD"/>
    <w:rsid w:val="00504052"/>
    <w:rsid w:val="00523508"/>
    <w:rsid w:val="00527C57"/>
    <w:rsid w:val="00535F45"/>
    <w:rsid w:val="00542DC9"/>
    <w:rsid w:val="00556D7D"/>
    <w:rsid w:val="0056005B"/>
    <w:rsid w:val="0056325A"/>
    <w:rsid w:val="0057006B"/>
    <w:rsid w:val="00572F09"/>
    <w:rsid w:val="00577836"/>
    <w:rsid w:val="005857F1"/>
    <w:rsid w:val="005A5A31"/>
    <w:rsid w:val="005B4C43"/>
    <w:rsid w:val="005C5ED4"/>
    <w:rsid w:val="005E4690"/>
    <w:rsid w:val="005F67BC"/>
    <w:rsid w:val="00623C92"/>
    <w:rsid w:val="00624D28"/>
    <w:rsid w:val="00662AD5"/>
    <w:rsid w:val="00663EE2"/>
    <w:rsid w:val="00665A7D"/>
    <w:rsid w:val="00666580"/>
    <w:rsid w:val="0067019D"/>
    <w:rsid w:val="00676C49"/>
    <w:rsid w:val="00684856"/>
    <w:rsid w:val="0069055F"/>
    <w:rsid w:val="006918EE"/>
    <w:rsid w:val="00691D78"/>
    <w:rsid w:val="006A509A"/>
    <w:rsid w:val="006B1B4C"/>
    <w:rsid w:val="006C6167"/>
    <w:rsid w:val="006E4A52"/>
    <w:rsid w:val="006E73D9"/>
    <w:rsid w:val="00722904"/>
    <w:rsid w:val="0073371F"/>
    <w:rsid w:val="00734FC8"/>
    <w:rsid w:val="007564A7"/>
    <w:rsid w:val="007673FA"/>
    <w:rsid w:val="00795A92"/>
    <w:rsid w:val="007C7927"/>
    <w:rsid w:val="007D4EE9"/>
    <w:rsid w:val="007F34F6"/>
    <w:rsid w:val="007F3635"/>
    <w:rsid w:val="008063ED"/>
    <w:rsid w:val="00811C86"/>
    <w:rsid w:val="00815E01"/>
    <w:rsid w:val="00824C9C"/>
    <w:rsid w:val="00862D4C"/>
    <w:rsid w:val="00876F52"/>
    <w:rsid w:val="00881FA4"/>
    <w:rsid w:val="00890603"/>
    <w:rsid w:val="008A109A"/>
    <w:rsid w:val="008A736E"/>
    <w:rsid w:val="008B41EA"/>
    <w:rsid w:val="008B61B5"/>
    <w:rsid w:val="008E1144"/>
    <w:rsid w:val="00914480"/>
    <w:rsid w:val="009253F2"/>
    <w:rsid w:val="0092565E"/>
    <w:rsid w:val="00945AEE"/>
    <w:rsid w:val="00950E7E"/>
    <w:rsid w:val="00954BF6"/>
    <w:rsid w:val="00954DAE"/>
    <w:rsid w:val="009634FE"/>
    <w:rsid w:val="00967ED2"/>
    <w:rsid w:val="00991AD3"/>
    <w:rsid w:val="009A07CD"/>
    <w:rsid w:val="009A600A"/>
    <w:rsid w:val="009A6AE3"/>
    <w:rsid w:val="009D61F3"/>
    <w:rsid w:val="009E6F4E"/>
    <w:rsid w:val="00A05326"/>
    <w:rsid w:val="00A112C7"/>
    <w:rsid w:val="00A24050"/>
    <w:rsid w:val="00A31DC9"/>
    <w:rsid w:val="00A346A7"/>
    <w:rsid w:val="00A34833"/>
    <w:rsid w:val="00A61F59"/>
    <w:rsid w:val="00A8264B"/>
    <w:rsid w:val="00A84255"/>
    <w:rsid w:val="00A90387"/>
    <w:rsid w:val="00AB73DF"/>
    <w:rsid w:val="00AC111A"/>
    <w:rsid w:val="00AC17B9"/>
    <w:rsid w:val="00AC77D2"/>
    <w:rsid w:val="00AD2175"/>
    <w:rsid w:val="00AD2865"/>
    <w:rsid w:val="00AE13B7"/>
    <w:rsid w:val="00AE5349"/>
    <w:rsid w:val="00AF100B"/>
    <w:rsid w:val="00B0231F"/>
    <w:rsid w:val="00B12EF8"/>
    <w:rsid w:val="00B32934"/>
    <w:rsid w:val="00B7204E"/>
    <w:rsid w:val="00B73DA3"/>
    <w:rsid w:val="00B85663"/>
    <w:rsid w:val="00B92B34"/>
    <w:rsid w:val="00B97D0B"/>
    <w:rsid w:val="00BA0539"/>
    <w:rsid w:val="00BA4E00"/>
    <w:rsid w:val="00BB5C92"/>
    <w:rsid w:val="00BC030F"/>
    <w:rsid w:val="00BC384F"/>
    <w:rsid w:val="00BC726B"/>
    <w:rsid w:val="00BD01D8"/>
    <w:rsid w:val="00BD3352"/>
    <w:rsid w:val="00BD3FB3"/>
    <w:rsid w:val="00BD669F"/>
    <w:rsid w:val="00C10364"/>
    <w:rsid w:val="00C14810"/>
    <w:rsid w:val="00C37B47"/>
    <w:rsid w:val="00C47868"/>
    <w:rsid w:val="00C671A8"/>
    <w:rsid w:val="00C85981"/>
    <w:rsid w:val="00CA1247"/>
    <w:rsid w:val="00CB0E29"/>
    <w:rsid w:val="00CC0237"/>
    <w:rsid w:val="00CC36BF"/>
    <w:rsid w:val="00CE7A8B"/>
    <w:rsid w:val="00CF0CE9"/>
    <w:rsid w:val="00CF52AC"/>
    <w:rsid w:val="00CF7D4C"/>
    <w:rsid w:val="00D14B40"/>
    <w:rsid w:val="00D14FA0"/>
    <w:rsid w:val="00D15DB5"/>
    <w:rsid w:val="00D2080F"/>
    <w:rsid w:val="00D23440"/>
    <w:rsid w:val="00D24566"/>
    <w:rsid w:val="00D30801"/>
    <w:rsid w:val="00D355FD"/>
    <w:rsid w:val="00D365DD"/>
    <w:rsid w:val="00D5745C"/>
    <w:rsid w:val="00D60BA9"/>
    <w:rsid w:val="00D615DD"/>
    <w:rsid w:val="00D7125B"/>
    <w:rsid w:val="00D85459"/>
    <w:rsid w:val="00D926F2"/>
    <w:rsid w:val="00D97BBE"/>
    <w:rsid w:val="00DA0FFF"/>
    <w:rsid w:val="00DA4C9E"/>
    <w:rsid w:val="00DA7B92"/>
    <w:rsid w:val="00DA7DFD"/>
    <w:rsid w:val="00DB106F"/>
    <w:rsid w:val="00DB7988"/>
    <w:rsid w:val="00DC26D5"/>
    <w:rsid w:val="00DC617A"/>
    <w:rsid w:val="00DD2F25"/>
    <w:rsid w:val="00E03D2D"/>
    <w:rsid w:val="00E338E5"/>
    <w:rsid w:val="00E402C4"/>
    <w:rsid w:val="00E477E6"/>
    <w:rsid w:val="00E50FE4"/>
    <w:rsid w:val="00E542D5"/>
    <w:rsid w:val="00E57D8E"/>
    <w:rsid w:val="00E975D1"/>
    <w:rsid w:val="00EA3DC0"/>
    <w:rsid w:val="00EB60A6"/>
    <w:rsid w:val="00EC0E12"/>
    <w:rsid w:val="00ED64F0"/>
    <w:rsid w:val="00EE2DCF"/>
    <w:rsid w:val="00F31738"/>
    <w:rsid w:val="00F45310"/>
    <w:rsid w:val="00F60CA2"/>
    <w:rsid w:val="00F722F7"/>
    <w:rsid w:val="00F736E9"/>
    <w:rsid w:val="00F771E8"/>
    <w:rsid w:val="00F83214"/>
    <w:rsid w:val="00F86741"/>
    <w:rsid w:val="00F86FCA"/>
    <w:rsid w:val="00FA4E65"/>
    <w:rsid w:val="00FB1107"/>
    <w:rsid w:val="00FE5742"/>
    <w:rsid w:val="00FE63A9"/>
    <w:rsid w:val="00FF6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001892-EC6D-4882-9482-706B5D108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D4B"/>
    <w:pPr>
      <w:spacing w:before="80"/>
    </w:pPr>
    <w:rPr>
      <w:rFonts w:ascii="Verdana" w:eastAsia="Arial" w:hAnsi="Verdana" w:cs="Arial"/>
      <w:lang w:val="en-US" w:eastAsia="en-US"/>
    </w:rPr>
  </w:style>
  <w:style w:type="paragraph" w:styleId="Heading1">
    <w:name w:val="heading 1"/>
    <w:basedOn w:val="Normal"/>
    <w:qFormat/>
    <w:rsid w:val="00182090"/>
    <w:pPr>
      <w:keepNext/>
      <w:spacing w:before="120"/>
      <w:outlineLvl w:val="0"/>
    </w:pPr>
    <w:rPr>
      <w:bCs/>
      <w:kern w:val="36"/>
      <w:sz w:val="32"/>
      <w:szCs w:val="36"/>
    </w:rPr>
  </w:style>
  <w:style w:type="paragraph" w:styleId="Heading2">
    <w:name w:val="heading 2"/>
    <w:basedOn w:val="Normal"/>
    <w:qFormat/>
    <w:rsid w:val="003C0942"/>
    <w:pPr>
      <w:keepNext/>
      <w:spacing w:before="100" w:beforeAutospacing="1" w:after="240"/>
      <w:outlineLvl w:val="1"/>
    </w:pPr>
    <w:rPr>
      <w:bCs/>
      <w:sz w:val="28"/>
      <w:szCs w:val="32"/>
    </w:rPr>
  </w:style>
  <w:style w:type="paragraph" w:styleId="Heading3">
    <w:name w:val="heading 3"/>
    <w:basedOn w:val="Normal"/>
    <w:qFormat/>
    <w:rsid w:val="00C40DE5"/>
    <w:pPr>
      <w:spacing w:before="120" w:after="240"/>
      <w:outlineLvl w:val="2"/>
    </w:pPr>
    <w:rPr>
      <w:bCs/>
      <w:sz w:val="28"/>
      <w:szCs w:val="28"/>
    </w:rPr>
  </w:style>
  <w:style w:type="paragraph" w:styleId="Heading4">
    <w:name w:val="heading 4"/>
    <w:basedOn w:val="Normal"/>
    <w:qFormat/>
    <w:rsid w:val="00182090"/>
    <w:pPr>
      <w:keepNext/>
      <w:spacing w:before="100" w:beforeAutospacing="1"/>
      <w:outlineLvl w:val="3"/>
    </w:pPr>
    <w:rPr>
      <w:bCs/>
      <w:sz w:val="28"/>
      <w:szCs w:val="28"/>
    </w:rPr>
  </w:style>
  <w:style w:type="paragraph" w:styleId="Heading5">
    <w:name w:val="heading 5"/>
    <w:basedOn w:val="Normal"/>
    <w:qFormat/>
    <w:rsid w:val="00F3341C"/>
    <w:pPr>
      <w:keepNext/>
      <w:numPr>
        <w:ilvl w:val="4"/>
        <w:numId w:val="1"/>
      </w:numPr>
      <w:spacing w:before="100" w:beforeAutospacing="1"/>
      <w:outlineLvl w:val="4"/>
    </w:pPr>
    <w:rPr>
      <w:b/>
      <w:bCs/>
      <w:sz w:val="28"/>
      <w:szCs w:val="28"/>
    </w:rPr>
  </w:style>
  <w:style w:type="paragraph" w:styleId="Heading6">
    <w:name w:val="heading 6"/>
    <w:basedOn w:val="Normal"/>
    <w:next w:val="Normal"/>
    <w:qFormat/>
    <w:rsid w:val="00F3341C"/>
    <w:pPr>
      <w:numPr>
        <w:ilvl w:val="5"/>
        <w:numId w:val="1"/>
      </w:numPr>
      <w:spacing w:before="240" w:after="60"/>
      <w:outlineLvl w:val="5"/>
    </w:pPr>
    <w:rPr>
      <w:b/>
      <w:bCs/>
      <w:sz w:val="28"/>
      <w:szCs w:val="22"/>
    </w:rPr>
  </w:style>
  <w:style w:type="paragraph" w:styleId="Heading7">
    <w:name w:val="heading 7"/>
    <w:basedOn w:val="Normal"/>
    <w:next w:val="Normal"/>
    <w:qFormat/>
    <w:rsid w:val="00F3341C"/>
    <w:pPr>
      <w:numPr>
        <w:ilvl w:val="6"/>
        <w:numId w:val="1"/>
      </w:numPr>
      <w:spacing w:before="240" w:after="60"/>
      <w:outlineLvl w:val="6"/>
    </w:pPr>
    <w:rPr>
      <w:b/>
      <w:sz w:val="28"/>
    </w:rPr>
  </w:style>
  <w:style w:type="paragraph" w:styleId="Heading8">
    <w:name w:val="heading 8"/>
    <w:basedOn w:val="Normal"/>
    <w:next w:val="Normal"/>
    <w:qFormat/>
    <w:rsid w:val="00F3341C"/>
    <w:pPr>
      <w:numPr>
        <w:ilvl w:val="7"/>
        <w:numId w:val="1"/>
      </w:numPr>
      <w:spacing w:before="240" w:after="60"/>
      <w:outlineLvl w:val="7"/>
    </w:pPr>
    <w:rPr>
      <w:b/>
      <w:i/>
      <w:iCs/>
      <w:sz w:val="28"/>
    </w:rPr>
  </w:style>
  <w:style w:type="paragraph" w:styleId="Heading9">
    <w:name w:val="heading 9"/>
    <w:basedOn w:val="Normal"/>
    <w:next w:val="Normal"/>
    <w:qFormat/>
    <w:rsid w:val="00F3341C"/>
    <w:pPr>
      <w:numPr>
        <w:ilvl w:val="8"/>
        <w:numId w:val="1"/>
      </w:numPr>
      <w:spacing w:before="240" w:after="60"/>
      <w:outlineLvl w:val="8"/>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4716"/>
    <w:rPr>
      <w:rFonts w:ascii="Verdana" w:hAnsi="Verdana"/>
      <w:color w:val="0000FF"/>
      <w:u w:val="single"/>
    </w:rPr>
  </w:style>
  <w:style w:type="character" w:styleId="FollowedHyperlink">
    <w:name w:val="FollowedHyperlink"/>
    <w:rsid w:val="00F3341C"/>
    <w:rPr>
      <w:color w:val="0000FF"/>
      <w:u w:val="single"/>
    </w:rPr>
  </w:style>
  <w:style w:type="paragraph" w:styleId="NormalWeb">
    <w:name w:val="Normal (Web)"/>
    <w:basedOn w:val="Normal"/>
    <w:rsid w:val="00F3341C"/>
    <w:rPr>
      <w:rFonts w:cs="Times New Roman"/>
      <w:szCs w:val="24"/>
    </w:rPr>
  </w:style>
  <w:style w:type="paragraph" w:customStyle="1" w:styleId="decisiontable">
    <w:name w:val="decision_table"/>
    <w:basedOn w:val="Normal"/>
    <w:rsid w:val="00F3341C"/>
    <w:pPr>
      <w:spacing w:before="60" w:after="30"/>
    </w:pPr>
    <w:rPr>
      <w:b/>
      <w:bCs/>
    </w:rPr>
  </w:style>
  <w:style w:type="paragraph" w:customStyle="1" w:styleId="imagecaption">
    <w:name w:val="image_caption"/>
    <w:basedOn w:val="Normal"/>
    <w:rsid w:val="00F3341C"/>
    <w:pPr>
      <w:spacing w:before="60" w:after="30"/>
    </w:pPr>
    <w:rPr>
      <w:b/>
      <w:bCs/>
    </w:rPr>
  </w:style>
  <w:style w:type="paragraph" w:customStyle="1" w:styleId="modelenterprisenotesheader">
    <w:name w:val="model_enterprise_notes_header"/>
    <w:basedOn w:val="Normal"/>
    <w:rsid w:val="00F3341C"/>
    <w:pPr>
      <w:spacing w:before="60" w:after="30"/>
    </w:pPr>
    <w:rPr>
      <w:b/>
      <w:bCs/>
    </w:rPr>
  </w:style>
  <w:style w:type="paragraph" w:customStyle="1" w:styleId="processsummaryfilter">
    <w:name w:val="process_summary_filter"/>
    <w:basedOn w:val="Normal"/>
    <w:rsid w:val="00F3341C"/>
    <w:pPr>
      <w:spacing w:before="60" w:after="30"/>
    </w:pPr>
    <w:rPr>
      <w:b/>
      <w:bCs/>
    </w:rPr>
  </w:style>
  <w:style w:type="paragraph" w:customStyle="1" w:styleId="processsummaryworksheet">
    <w:name w:val="process_summary_worksheet"/>
    <w:basedOn w:val="Normal"/>
    <w:rsid w:val="00F3341C"/>
    <w:pPr>
      <w:keepNext/>
      <w:spacing w:before="60" w:after="30"/>
    </w:pPr>
    <w:rPr>
      <w:b/>
      <w:bCs/>
    </w:rPr>
  </w:style>
  <w:style w:type="paragraph" w:customStyle="1" w:styleId="stage">
    <w:name w:val="stage"/>
    <w:basedOn w:val="Normal"/>
    <w:rsid w:val="00182090"/>
    <w:pPr>
      <w:keepNext/>
      <w:numPr>
        <w:numId w:val="12"/>
      </w:numPr>
      <w:shd w:val="clear" w:color="auto" w:fill="C0C0C0"/>
      <w:spacing w:before="200" w:after="30"/>
      <w:ind w:left="714" w:hanging="357"/>
    </w:pPr>
    <w:rPr>
      <w:b/>
      <w:bCs/>
    </w:rPr>
  </w:style>
  <w:style w:type="paragraph" w:customStyle="1" w:styleId="tablemaintenanceworksheet">
    <w:name w:val="table_maintenance_worksheet"/>
    <w:basedOn w:val="Normal"/>
    <w:rsid w:val="00F3341C"/>
    <w:pPr>
      <w:keepNext/>
      <w:spacing w:before="60" w:after="30"/>
    </w:pPr>
    <w:rPr>
      <w:b/>
      <w:bCs/>
    </w:rPr>
  </w:style>
  <w:style w:type="paragraph" w:customStyle="1" w:styleId="worksheetheader">
    <w:name w:val="worksheet_header"/>
    <w:basedOn w:val="Normal"/>
    <w:rsid w:val="00F3341C"/>
    <w:pPr>
      <w:spacing w:before="60" w:after="30"/>
    </w:pPr>
    <w:rPr>
      <w:b/>
      <w:bCs/>
    </w:rPr>
  </w:style>
  <w:style w:type="paragraph" w:customStyle="1" w:styleId="worksheetwidgetheader">
    <w:name w:val="worksheet_widget_header"/>
    <w:basedOn w:val="Normal"/>
    <w:rsid w:val="00F3341C"/>
    <w:pPr>
      <w:spacing w:before="60" w:after="30"/>
    </w:pPr>
    <w:rPr>
      <w:b/>
      <w:bCs/>
    </w:rPr>
  </w:style>
  <w:style w:type="paragraph" w:customStyle="1" w:styleId="alldatafields">
    <w:name w:val="all_datafields"/>
    <w:basedOn w:val="Normal"/>
    <w:rsid w:val="00F3341C"/>
    <w:pPr>
      <w:spacing w:before="100" w:beforeAutospacing="1" w:after="100" w:afterAutospacing="1"/>
    </w:pPr>
    <w:rPr>
      <w:b/>
    </w:rPr>
  </w:style>
  <w:style w:type="paragraph" w:customStyle="1" w:styleId="cellbasetextb">
    <w:name w:val="cellbasetextb"/>
    <w:basedOn w:val="cellbasetext"/>
    <w:next w:val="cellbasetext"/>
    <w:rsid w:val="00F3341C"/>
    <w:rPr>
      <w:b/>
    </w:rPr>
  </w:style>
  <w:style w:type="paragraph" w:customStyle="1" w:styleId="noteheader">
    <w:name w:val="note_header"/>
    <w:basedOn w:val="Normal"/>
    <w:rsid w:val="001D4716"/>
    <w:pPr>
      <w:spacing w:before="60" w:after="30"/>
    </w:pPr>
    <w:rPr>
      <w:iCs/>
      <w:smallCaps/>
    </w:rPr>
  </w:style>
  <w:style w:type="paragraph" w:customStyle="1" w:styleId="referenceinformation">
    <w:name w:val="reference_information"/>
    <w:basedOn w:val="Normal"/>
    <w:rsid w:val="00F3341C"/>
    <w:pPr>
      <w:spacing w:before="60" w:after="30"/>
    </w:pPr>
    <w:rPr>
      <w:i/>
      <w:iCs/>
    </w:rPr>
  </w:style>
  <w:style w:type="paragraph" w:customStyle="1" w:styleId="rolesectionprocesstitle">
    <w:name w:val="role_section_process_title"/>
    <w:basedOn w:val="Normal"/>
    <w:rsid w:val="00F3341C"/>
    <w:pPr>
      <w:spacing w:before="60" w:after="30"/>
    </w:pPr>
    <w:rPr>
      <w:i/>
      <w:iCs/>
    </w:rPr>
  </w:style>
  <w:style w:type="paragraph" w:customStyle="1" w:styleId="rolesectioncompanionprocesstitle">
    <w:name w:val="role_section_companion_process_title"/>
    <w:basedOn w:val="Normal"/>
    <w:rsid w:val="00F3341C"/>
    <w:pPr>
      <w:spacing w:before="60" w:after="30"/>
    </w:pPr>
    <w:rPr>
      <w:i/>
      <w:iCs/>
    </w:rPr>
  </w:style>
  <w:style w:type="paragraph" w:customStyle="1" w:styleId="processstartintro">
    <w:name w:val="process_start_intro"/>
    <w:basedOn w:val="Normal"/>
    <w:rsid w:val="00F3341C"/>
    <w:pPr>
      <w:spacing w:before="60" w:after="30"/>
    </w:pPr>
  </w:style>
  <w:style w:type="paragraph" w:customStyle="1" w:styleId="rolesectionprocesssummaryintro">
    <w:name w:val="role_section_process_summary_intro"/>
    <w:basedOn w:val="Normal"/>
    <w:rsid w:val="00F3341C"/>
    <w:pPr>
      <w:spacing w:before="60" w:after="30"/>
    </w:pPr>
  </w:style>
  <w:style w:type="paragraph" w:customStyle="1" w:styleId="accumulatordimensionheader">
    <w:name w:val="accumulator_dimension_header"/>
    <w:basedOn w:val="Normal"/>
    <w:rsid w:val="00F3341C"/>
    <w:pPr>
      <w:spacing w:before="60" w:after="30"/>
    </w:pPr>
    <w:rPr>
      <w:b/>
      <w:bCs/>
      <w:i/>
      <w:iCs/>
    </w:rPr>
  </w:style>
  <w:style w:type="paragraph" w:customStyle="1" w:styleId="accumulatorwhatheader">
    <w:name w:val="accumulator_what_header"/>
    <w:basedOn w:val="Normal"/>
    <w:rsid w:val="00F3341C"/>
    <w:pPr>
      <w:spacing w:before="60" w:after="30"/>
    </w:pPr>
    <w:rPr>
      <w:b/>
      <w:bCs/>
      <w:i/>
      <w:iCs/>
    </w:rPr>
  </w:style>
  <w:style w:type="paragraph" w:customStyle="1" w:styleId="autodisplayfieldsheader">
    <w:name w:val="auto_display_fields_header"/>
    <w:basedOn w:val="Normal"/>
    <w:rsid w:val="00F3341C"/>
    <w:pPr>
      <w:spacing w:before="60" w:after="30"/>
    </w:pPr>
    <w:rPr>
      <w:b/>
      <w:bCs/>
      <w:i/>
      <w:iCs/>
    </w:rPr>
  </w:style>
  <w:style w:type="paragraph" w:customStyle="1" w:styleId="companionprocessesheader">
    <w:name w:val="companion_processes_header"/>
    <w:basedOn w:val="Normal"/>
    <w:rsid w:val="00F3341C"/>
    <w:pPr>
      <w:spacing w:before="60" w:after="30"/>
    </w:pPr>
    <w:rPr>
      <w:b/>
      <w:bCs/>
      <w:i/>
      <w:iCs/>
    </w:rPr>
  </w:style>
  <w:style w:type="paragraph" w:customStyle="1" w:styleId="companionprocessesstage">
    <w:name w:val="companion_processes_stage"/>
    <w:basedOn w:val="Normal"/>
    <w:rsid w:val="00F3341C"/>
    <w:pPr>
      <w:spacing w:before="60" w:after="30"/>
    </w:pPr>
    <w:rPr>
      <w:b/>
      <w:bCs/>
      <w:i/>
      <w:iCs/>
    </w:rPr>
  </w:style>
  <w:style w:type="paragraph" w:customStyle="1" w:styleId="controlgroupsotherfieldsheader">
    <w:name w:val="control_groups_other_fields_header"/>
    <w:basedOn w:val="Normal"/>
    <w:rsid w:val="00F3341C"/>
    <w:pPr>
      <w:spacing w:before="60" w:after="30"/>
    </w:pPr>
    <w:rPr>
      <w:b/>
      <w:bCs/>
      <w:i/>
      <w:iCs/>
    </w:rPr>
  </w:style>
  <w:style w:type="paragraph" w:customStyle="1" w:styleId="controlgroupsuidheader">
    <w:name w:val="control_groups_uid_header"/>
    <w:basedOn w:val="Normal"/>
    <w:rsid w:val="00F3341C"/>
    <w:pPr>
      <w:spacing w:before="60" w:after="30"/>
    </w:pPr>
    <w:rPr>
      <w:b/>
      <w:bCs/>
      <w:i/>
      <w:iCs/>
    </w:rPr>
  </w:style>
  <w:style w:type="paragraph" w:customStyle="1" w:styleId="decisionsconditionsheader">
    <w:name w:val="decisions_conditions_header"/>
    <w:basedOn w:val="Normal"/>
    <w:rsid w:val="00F3341C"/>
    <w:pPr>
      <w:spacing w:before="60" w:after="30"/>
    </w:pPr>
    <w:rPr>
      <w:b/>
      <w:bCs/>
      <w:i/>
      <w:iCs/>
    </w:rPr>
  </w:style>
  <w:style w:type="paragraph" w:customStyle="1" w:styleId="initiationrulesheader">
    <w:name w:val="initiation_rules_header"/>
    <w:basedOn w:val="Normal"/>
    <w:rsid w:val="00F3341C"/>
    <w:pPr>
      <w:spacing w:before="60" w:after="30"/>
    </w:pPr>
    <w:rPr>
      <w:b/>
      <w:bCs/>
      <w:i/>
      <w:iCs/>
    </w:rPr>
  </w:style>
  <w:style w:type="paragraph" w:customStyle="1" w:styleId="maintenancetaskrolelist">
    <w:name w:val="maintenance_task_role_list"/>
    <w:basedOn w:val="Normal"/>
    <w:rsid w:val="00F3341C"/>
    <w:pPr>
      <w:spacing w:before="60" w:after="30"/>
    </w:pPr>
    <w:rPr>
      <w:b/>
      <w:bCs/>
      <w:i/>
      <w:iCs/>
    </w:rPr>
  </w:style>
  <w:style w:type="paragraph" w:customStyle="1" w:styleId="processsummaryfiltersheading">
    <w:name w:val="process_summary_filters_heading"/>
    <w:basedOn w:val="Normal"/>
    <w:rsid w:val="00F3341C"/>
    <w:pPr>
      <w:spacing w:before="60" w:after="30"/>
    </w:pPr>
    <w:rPr>
      <w:b/>
      <w:bCs/>
      <w:i/>
      <w:iCs/>
    </w:rPr>
  </w:style>
  <w:style w:type="paragraph" w:customStyle="1" w:styleId="processsummaryrolelist">
    <w:name w:val="process_summary_role_list"/>
    <w:basedOn w:val="Normal"/>
    <w:rsid w:val="00F3341C"/>
    <w:pPr>
      <w:spacing w:before="60" w:after="30"/>
    </w:pPr>
    <w:rPr>
      <w:b/>
      <w:bCs/>
      <w:i/>
      <w:iCs/>
    </w:rPr>
  </w:style>
  <w:style w:type="paragraph" w:customStyle="1" w:styleId="processsummaryvariableslist">
    <w:name w:val="process_summary_variables_list"/>
    <w:basedOn w:val="Normal"/>
    <w:rsid w:val="00F3341C"/>
    <w:pPr>
      <w:spacing w:before="60" w:after="30"/>
    </w:pPr>
    <w:rPr>
      <w:b/>
      <w:bCs/>
      <w:i/>
      <w:iCs/>
    </w:rPr>
  </w:style>
  <w:style w:type="paragraph" w:customStyle="1" w:styleId="processsummaryworksheetsheading">
    <w:name w:val="process_summary_worksheets_heading"/>
    <w:basedOn w:val="Normal"/>
    <w:rsid w:val="00F3341C"/>
    <w:pPr>
      <w:spacing w:before="60" w:after="30"/>
    </w:pPr>
    <w:rPr>
      <w:b/>
      <w:bCs/>
      <w:i/>
      <w:iCs/>
    </w:rPr>
  </w:style>
  <w:style w:type="paragraph" w:customStyle="1" w:styleId="processvariablesstoredheader">
    <w:name w:val="process_variables_stored_header"/>
    <w:basedOn w:val="Normal"/>
    <w:rsid w:val="00F3341C"/>
    <w:pPr>
      <w:spacing w:before="60" w:after="30"/>
    </w:pPr>
    <w:rPr>
      <w:b/>
      <w:bCs/>
      <w:i/>
      <w:iCs/>
    </w:rPr>
  </w:style>
  <w:style w:type="paragraph" w:customStyle="1" w:styleId="processvariablesworkheader">
    <w:name w:val="process_variables_work_header"/>
    <w:basedOn w:val="Normal"/>
    <w:rsid w:val="00F3341C"/>
    <w:pPr>
      <w:spacing w:before="60" w:after="30"/>
    </w:pPr>
    <w:rPr>
      <w:b/>
      <w:bCs/>
      <w:i/>
      <w:iCs/>
    </w:rPr>
  </w:style>
  <w:style w:type="paragraph" w:customStyle="1" w:styleId="referencevariablegroupheader">
    <w:name w:val="reference_variable_group_header"/>
    <w:basedOn w:val="Normal"/>
    <w:rsid w:val="00F3341C"/>
    <w:pPr>
      <w:spacing w:before="60" w:after="30"/>
    </w:pPr>
    <w:rPr>
      <w:b/>
      <w:bCs/>
      <w:i/>
      <w:iCs/>
    </w:rPr>
  </w:style>
  <w:style w:type="paragraph" w:customStyle="1" w:styleId="relationshipsrangesuidheader">
    <w:name w:val="relationships_ranges_uid_header"/>
    <w:basedOn w:val="Normal"/>
    <w:rsid w:val="00F3341C"/>
    <w:pPr>
      <w:spacing w:before="60" w:after="30"/>
    </w:pPr>
    <w:rPr>
      <w:b/>
      <w:bCs/>
      <w:i/>
      <w:iCs/>
    </w:rPr>
  </w:style>
  <w:style w:type="paragraph" w:customStyle="1" w:styleId="relationshipstableuidheader">
    <w:name w:val="relationships_table_uid_header"/>
    <w:basedOn w:val="Normal"/>
    <w:rsid w:val="00F3341C"/>
    <w:pPr>
      <w:spacing w:before="60" w:after="30"/>
    </w:pPr>
    <w:rPr>
      <w:b/>
      <w:bCs/>
      <w:i/>
      <w:iCs/>
    </w:rPr>
  </w:style>
  <w:style w:type="paragraph" w:customStyle="1" w:styleId="resourceextensionsuidextensionheader">
    <w:name w:val="resource_extensions_uid_extension_header"/>
    <w:basedOn w:val="Normal"/>
    <w:rsid w:val="00F3341C"/>
    <w:pPr>
      <w:spacing w:before="60" w:after="30"/>
    </w:pPr>
    <w:rPr>
      <w:b/>
      <w:bCs/>
      <w:i/>
      <w:iCs/>
    </w:rPr>
  </w:style>
  <w:style w:type="paragraph" w:customStyle="1" w:styleId="resourcesotherfieldsheader">
    <w:name w:val="resources_other_fields_header"/>
    <w:basedOn w:val="Normal"/>
    <w:rsid w:val="00F3341C"/>
    <w:pPr>
      <w:spacing w:before="60" w:after="30"/>
    </w:pPr>
    <w:rPr>
      <w:b/>
      <w:bCs/>
      <w:i/>
      <w:iCs/>
    </w:rPr>
  </w:style>
  <w:style w:type="paragraph" w:customStyle="1" w:styleId="resourcesuidheader">
    <w:name w:val="resources_uid_header"/>
    <w:basedOn w:val="Normal"/>
    <w:rsid w:val="00F3341C"/>
    <w:pPr>
      <w:spacing w:before="60" w:after="30"/>
    </w:pPr>
    <w:rPr>
      <w:b/>
      <w:bCs/>
      <w:i/>
      <w:iCs/>
    </w:rPr>
  </w:style>
  <w:style w:type="paragraph" w:customStyle="1" w:styleId="roleslistheader">
    <w:name w:val="roles_list_header"/>
    <w:basedOn w:val="Normal"/>
    <w:rsid w:val="009B1E7C"/>
    <w:pPr>
      <w:shd w:val="clear" w:color="auto" w:fill="666666"/>
      <w:spacing w:before="60" w:after="30"/>
      <w:ind w:left="357"/>
    </w:pPr>
    <w:rPr>
      <w:b/>
      <w:bCs/>
      <w:iCs/>
      <w:color w:val="FFFFFF"/>
    </w:rPr>
  </w:style>
  <w:style w:type="paragraph" w:customStyle="1" w:styleId="secondaryindexheader">
    <w:name w:val="secondary_index_header"/>
    <w:basedOn w:val="Normal"/>
    <w:rsid w:val="00F3341C"/>
    <w:pPr>
      <w:spacing w:before="60" w:after="30"/>
    </w:pPr>
    <w:rPr>
      <w:b/>
      <w:bCs/>
      <w:i/>
      <w:iCs/>
    </w:rPr>
  </w:style>
  <w:style w:type="paragraph" w:customStyle="1" w:styleId="stagesrolestasksheader">
    <w:name w:val="stages_roles_tasks_header"/>
    <w:basedOn w:val="Normal"/>
    <w:rsid w:val="00182090"/>
    <w:pPr>
      <w:keepNext/>
      <w:shd w:val="clear" w:color="auto" w:fill="666666"/>
      <w:spacing w:before="480" w:after="60"/>
    </w:pPr>
    <w:rPr>
      <w:b/>
      <w:bCs/>
      <w:iCs/>
      <w:color w:val="FFFFFF"/>
    </w:rPr>
  </w:style>
  <w:style w:type="paragraph" w:customStyle="1" w:styleId="tasklistheader">
    <w:name w:val="task_list_header"/>
    <w:basedOn w:val="Normal"/>
    <w:rsid w:val="009B1E7C"/>
    <w:pPr>
      <w:shd w:val="clear" w:color="auto" w:fill="666666"/>
      <w:spacing w:before="60" w:after="30"/>
      <w:ind w:left="357"/>
    </w:pPr>
    <w:rPr>
      <w:b/>
      <w:bCs/>
      <w:iCs/>
      <w:color w:val="FFFFFF"/>
    </w:rPr>
  </w:style>
  <w:style w:type="paragraph" w:customStyle="1" w:styleId="taskworksheetheader">
    <w:name w:val="task_worksheet_header"/>
    <w:basedOn w:val="Normal"/>
    <w:rsid w:val="00F3341C"/>
    <w:pPr>
      <w:keepNext/>
      <w:spacing w:before="60" w:after="30"/>
    </w:pPr>
    <w:rPr>
      <w:b/>
      <w:bCs/>
      <w:i/>
      <w:iCs/>
    </w:rPr>
  </w:style>
  <w:style w:type="paragraph" w:customStyle="1" w:styleId="whocaninitiate">
    <w:name w:val="who_can_initiate"/>
    <w:basedOn w:val="Normal"/>
    <w:rsid w:val="00182090"/>
    <w:pPr>
      <w:shd w:val="clear" w:color="auto" w:fill="666666"/>
      <w:spacing w:before="60" w:after="30"/>
    </w:pPr>
    <w:rPr>
      <w:b/>
      <w:bCs/>
      <w:iCs/>
      <w:color w:val="FFFFFF"/>
    </w:rPr>
  </w:style>
  <w:style w:type="paragraph" w:customStyle="1" w:styleId="worksheetassignedrolesheader">
    <w:name w:val="worksheet_assigned_roles_header"/>
    <w:basedOn w:val="Normal"/>
    <w:rsid w:val="00F3341C"/>
    <w:pPr>
      <w:spacing w:before="60" w:after="30"/>
    </w:pPr>
    <w:rPr>
      <w:b/>
      <w:bCs/>
      <w:i/>
      <w:iCs/>
    </w:rPr>
  </w:style>
  <w:style w:type="paragraph" w:customStyle="1" w:styleId="tocchapter">
    <w:name w:val="toc_chapter"/>
    <w:basedOn w:val="Normal"/>
    <w:rsid w:val="00F3341C"/>
    <w:pPr>
      <w:spacing w:before="60"/>
    </w:pPr>
  </w:style>
  <w:style w:type="paragraph" w:customStyle="1" w:styleId="indexprimary">
    <w:name w:val="index_primary"/>
    <w:basedOn w:val="Normal"/>
    <w:rsid w:val="00F3341C"/>
    <w:pPr>
      <w:spacing w:before="60"/>
    </w:pPr>
  </w:style>
  <w:style w:type="paragraph" w:customStyle="1" w:styleId="indexprimaryplusseconday">
    <w:name w:val="index_primary_plus_seconday"/>
    <w:basedOn w:val="Normal"/>
    <w:rsid w:val="00F3341C"/>
    <w:pPr>
      <w:spacing w:before="60"/>
    </w:pPr>
  </w:style>
  <w:style w:type="paragraph" w:customStyle="1" w:styleId="tocsect1">
    <w:name w:val="toc_sect1"/>
    <w:basedOn w:val="Normal"/>
    <w:rsid w:val="00F3341C"/>
    <w:pPr>
      <w:spacing w:before="60"/>
      <w:ind w:left="300"/>
    </w:pPr>
  </w:style>
  <w:style w:type="paragraph" w:customStyle="1" w:styleId="indexprimarysecondary">
    <w:name w:val="index_primary_secondary"/>
    <w:basedOn w:val="Normal"/>
    <w:rsid w:val="00F3341C"/>
    <w:pPr>
      <w:spacing w:before="60"/>
      <w:ind w:left="300"/>
    </w:pPr>
  </w:style>
  <w:style w:type="paragraph" w:customStyle="1" w:styleId="tocsect2">
    <w:name w:val="toc_sect2"/>
    <w:basedOn w:val="Normal"/>
    <w:rsid w:val="00F3341C"/>
    <w:pPr>
      <w:spacing w:before="60"/>
      <w:ind w:left="600"/>
    </w:pPr>
  </w:style>
  <w:style w:type="paragraph" w:customStyle="1" w:styleId="tocsect3">
    <w:name w:val="toc_sect3"/>
    <w:basedOn w:val="Normal"/>
    <w:rsid w:val="00F3341C"/>
    <w:pPr>
      <w:spacing w:before="60"/>
      <w:ind w:left="900"/>
    </w:pPr>
  </w:style>
  <w:style w:type="paragraph" w:customStyle="1" w:styleId="tocsect4">
    <w:name w:val="toc_sect4"/>
    <w:basedOn w:val="Normal"/>
    <w:rsid w:val="00F3341C"/>
    <w:pPr>
      <w:spacing w:before="60"/>
      <w:ind w:left="1200"/>
    </w:pPr>
  </w:style>
  <w:style w:type="paragraph" w:customStyle="1" w:styleId="prefaceintro">
    <w:name w:val="preface_intro"/>
    <w:basedOn w:val="Normal"/>
    <w:rsid w:val="00F3341C"/>
    <w:pPr>
      <w:spacing w:before="60" w:after="30"/>
    </w:pPr>
  </w:style>
  <w:style w:type="paragraph" w:customStyle="1" w:styleId="navlinks">
    <w:name w:val="navlinks"/>
    <w:basedOn w:val="Normal"/>
    <w:rsid w:val="00F3341C"/>
    <w:pPr>
      <w:spacing w:before="60" w:after="30"/>
    </w:pPr>
  </w:style>
  <w:style w:type="paragraph" w:customStyle="1" w:styleId="processintro">
    <w:name w:val="process_intro"/>
    <w:basedOn w:val="Normal"/>
    <w:rsid w:val="00F3341C"/>
    <w:pPr>
      <w:spacing w:before="60" w:after="30"/>
    </w:pPr>
  </w:style>
  <w:style w:type="paragraph" w:customStyle="1" w:styleId="groupintro">
    <w:name w:val="group_intro"/>
    <w:basedOn w:val="Normal"/>
    <w:rsid w:val="00F3341C"/>
    <w:pPr>
      <w:spacing w:before="60" w:after="30"/>
    </w:pPr>
  </w:style>
  <w:style w:type="paragraph" w:customStyle="1" w:styleId="groupprocesses">
    <w:name w:val="group_processes"/>
    <w:basedOn w:val="Normal"/>
    <w:rsid w:val="00F3341C"/>
    <w:pPr>
      <w:numPr>
        <w:numId w:val="5"/>
      </w:numPr>
      <w:spacing w:before="60" w:after="30"/>
    </w:pPr>
  </w:style>
  <w:style w:type="paragraph" w:customStyle="1" w:styleId="decisionsconditions">
    <w:name w:val="decisions_conditions"/>
    <w:basedOn w:val="Normal"/>
    <w:rsid w:val="00F3341C"/>
    <w:pPr>
      <w:numPr>
        <w:numId w:val="11"/>
      </w:numPr>
      <w:spacing w:before="60" w:after="30"/>
    </w:pPr>
  </w:style>
  <w:style w:type="paragraph" w:customStyle="1" w:styleId="role">
    <w:name w:val="role"/>
    <w:basedOn w:val="Normal"/>
    <w:rsid w:val="00BD796B"/>
    <w:pPr>
      <w:numPr>
        <w:numId w:val="9"/>
      </w:numPr>
      <w:spacing w:before="60" w:after="120"/>
      <w:ind w:left="1434" w:hanging="357"/>
    </w:pPr>
  </w:style>
  <w:style w:type="paragraph" w:customStyle="1" w:styleId="task">
    <w:name w:val="task"/>
    <w:basedOn w:val="Normal"/>
    <w:rsid w:val="00B16F9C"/>
    <w:pPr>
      <w:numPr>
        <w:numId w:val="13"/>
      </w:numPr>
      <w:shd w:val="clear" w:color="auto" w:fill="E6E6E6"/>
      <w:spacing w:before="60" w:after="120"/>
      <w:ind w:left="1434" w:hanging="357"/>
    </w:pPr>
    <w:rPr>
      <w:b/>
    </w:rPr>
  </w:style>
  <w:style w:type="paragraph" w:customStyle="1" w:styleId="escalationlevel">
    <w:name w:val="escalation_level"/>
    <w:basedOn w:val="Normal"/>
    <w:rsid w:val="00F3341C"/>
    <w:pPr>
      <w:spacing w:before="60" w:after="30"/>
      <w:ind w:left="714"/>
    </w:pPr>
  </w:style>
  <w:style w:type="paragraph" w:customStyle="1" w:styleId="filterpropertiesheader">
    <w:name w:val="filter_properties_header"/>
    <w:basedOn w:val="Normal"/>
    <w:rsid w:val="00F3341C"/>
  </w:style>
  <w:style w:type="paragraph" w:customStyle="1" w:styleId="filterproperties">
    <w:name w:val="filter_properties"/>
    <w:basedOn w:val="Normal"/>
    <w:rsid w:val="00F3341C"/>
    <w:pPr>
      <w:numPr>
        <w:numId w:val="3"/>
      </w:numPr>
    </w:pPr>
  </w:style>
  <w:style w:type="paragraph" w:customStyle="1" w:styleId="filterroleheader">
    <w:name w:val="filter_role_header"/>
    <w:basedOn w:val="Normal"/>
    <w:rsid w:val="00F3341C"/>
    <w:pPr>
      <w:spacing w:before="60" w:after="30"/>
    </w:pPr>
  </w:style>
  <w:style w:type="paragraph" w:customStyle="1" w:styleId="filterrole">
    <w:name w:val="filter_role"/>
    <w:basedOn w:val="Normal"/>
    <w:rsid w:val="00F3341C"/>
    <w:pPr>
      <w:numPr>
        <w:numId w:val="4"/>
      </w:numPr>
      <w:spacing w:before="60" w:after="30"/>
    </w:pPr>
  </w:style>
  <w:style w:type="paragraph" w:customStyle="1" w:styleId="companionprocesseslist">
    <w:name w:val="companion_processes_list"/>
    <w:basedOn w:val="Normal"/>
    <w:rsid w:val="00F3341C"/>
    <w:pPr>
      <w:numPr>
        <w:numId w:val="27"/>
      </w:numPr>
      <w:spacing w:before="60" w:after="30"/>
    </w:pPr>
  </w:style>
  <w:style w:type="paragraph" w:customStyle="1" w:styleId="initiationrulelist">
    <w:name w:val="initiation_rule_list"/>
    <w:basedOn w:val="Normal"/>
    <w:rsid w:val="00F3341C"/>
    <w:pPr>
      <w:numPr>
        <w:numId w:val="29"/>
      </w:numPr>
      <w:spacing w:before="60" w:after="30"/>
    </w:pPr>
  </w:style>
  <w:style w:type="paragraph" w:customStyle="1" w:styleId="initiationrulerolelist">
    <w:name w:val="initiation_rule_role_list"/>
    <w:basedOn w:val="Normal"/>
    <w:rsid w:val="00F3341C"/>
    <w:pPr>
      <w:numPr>
        <w:numId w:val="30"/>
      </w:numPr>
      <w:spacing w:before="60" w:after="30"/>
    </w:pPr>
  </w:style>
  <w:style w:type="paragraph" w:customStyle="1" w:styleId="cellbasetext">
    <w:name w:val="cellbasetext"/>
    <w:basedOn w:val="cellheader"/>
    <w:rsid w:val="00F3341C"/>
    <w:rPr>
      <w:color w:val="auto"/>
    </w:rPr>
  </w:style>
  <w:style w:type="paragraph" w:customStyle="1" w:styleId="rolesintro">
    <w:name w:val="roles_intro"/>
    <w:basedOn w:val="Normal"/>
    <w:rsid w:val="00F3341C"/>
    <w:pPr>
      <w:spacing w:before="60" w:after="30"/>
    </w:pPr>
  </w:style>
  <w:style w:type="paragraph" w:customStyle="1" w:styleId="rolesectionstages">
    <w:name w:val="role_section_stages"/>
    <w:basedOn w:val="Normal"/>
    <w:rsid w:val="00F3341C"/>
    <w:pPr>
      <w:numPr>
        <w:numId w:val="2"/>
      </w:numPr>
      <w:spacing w:before="60" w:after="30"/>
    </w:pPr>
  </w:style>
  <w:style w:type="paragraph" w:customStyle="1" w:styleId="processgroupstartrolelist">
    <w:name w:val="process_group_start_role_list"/>
    <w:basedOn w:val="Normal"/>
    <w:rsid w:val="00F3341C"/>
    <w:pPr>
      <w:tabs>
        <w:tab w:val="num" w:pos="720"/>
      </w:tabs>
      <w:spacing w:before="60" w:after="30"/>
      <w:ind w:left="720" w:hanging="360"/>
    </w:pPr>
  </w:style>
  <w:style w:type="paragraph" w:customStyle="1" w:styleId="processstartrolelist">
    <w:name w:val="process_start_role_list"/>
    <w:basedOn w:val="Normal"/>
    <w:rsid w:val="00AD1074"/>
    <w:pPr>
      <w:numPr>
        <w:numId w:val="7"/>
      </w:numPr>
      <w:spacing w:before="60" w:after="60"/>
    </w:pPr>
  </w:style>
  <w:style w:type="paragraph" w:customStyle="1" w:styleId="rolesectionprocesssummary">
    <w:name w:val="role_section_process_summary"/>
    <w:basedOn w:val="Normal"/>
    <w:rsid w:val="00F3341C"/>
    <w:pPr>
      <w:numPr>
        <w:numId w:val="10"/>
      </w:numPr>
      <w:spacing w:before="60" w:after="30"/>
    </w:pPr>
  </w:style>
  <w:style w:type="paragraph" w:customStyle="1" w:styleId="rolesectionfilter">
    <w:name w:val="role_section_filter"/>
    <w:basedOn w:val="Normal"/>
    <w:rsid w:val="00F3341C"/>
    <w:pPr>
      <w:numPr>
        <w:numId w:val="31"/>
      </w:numPr>
      <w:spacing w:before="60" w:after="30"/>
    </w:pPr>
  </w:style>
  <w:style w:type="paragraph" w:styleId="BalloonText">
    <w:name w:val="Balloon Text"/>
    <w:basedOn w:val="Normal"/>
    <w:rsid w:val="00F3341C"/>
    <w:rPr>
      <w:rFonts w:ascii="Tahoma" w:hAnsi="Tahoma" w:cs="Tahoma"/>
      <w:sz w:val="16"/>
      <w:szCs w:val="16"/>
    </w:rPr>
  </w:style>
  <w:style w:type="paragraph" w:customStyle="1" w:styleId="captiontext">
    <w:name w:val="captiontext"/>
    <w:next w:val="Normal"/>
    <w:rsid w:val="00182090"/>
    <w:pPr>
      <w:spacing w:before="40" w:after="180"/>
      <w:jc w:val="center"/>
    </w:pPr>
    <w:rPr>
      <w:rFonts w:ascii="Verdana" w:hAnsi="Verdana"/>
      <w:b/>
      <w:sz w:val="16"/>
      <w:szCs w:val="24"/>
      <w:lang w:val="en-US" w:eastAsia="en-US"/>
    </w:rPr>
  </w:style>
  <w:style w:type="paragraph" w:customStyle="1" w:styleId="cellheader">
    <w:name w:val="cellheader"/>
    <w:rsid w:val="00F3341C"/>
    <w:pPr>
      <w:spacing w:before="40" w:after="40"/>
      <w:ind w:left="57" w:right="57"/>
    </w:pPr>
    <w:rPr>
      <w:rFonts w:ascii="Arial" w:hAnsi="Arial"/>
      <w:color w:val="FFFFFF"/>
      <w:lang w:val="en-US" w:eastAsia="en-US"/>
    </w:rPr>
  </w:style>
  <w:style w:type="character" w:styleId="CommentReference">
    <w:name w:val="annotation reference"/>
    <w:rsid w:val="00F3341C"/>
    <w:rPr>
      <w:sz w:val="16"/>
      <w:szCs w:val="16"/>
    </w:rPr>
  </w:style>
  <w:style w:type="paragraph" w:styleId="CommentText">
    <w:name w:val="annotation text"/>
    <w:basedOn w:val="Normal"/>
    <w:rsid w:val="00F3341C"/>
  </w:style>
  <w:style w:type="paragraph" w:styleId="CommentSubject">
    <w:name w:val="annotation subject"/>
    <w:basedOn w:val="CommentText"/>
    <w:next w:val="CommentText"/>
    <w:rsid w:val="00F3341C"/>
    <w:rPr>
      <w:b/>
      <w:bCs/>
    </w:rPr>
  </w:style>
  <w:style w:type="paragraph" w:customStyle="1" w:styleId="companionprocessesstagelist">
    <w:name w:val="companion_processes_stage_list"/>
    <w:basedOn w:val="Normal"/>
    <w:rsid w:val="00F3341C"/>
    <w:pPr>
      <w:numPr>
        <w:numId w:val="28"/>
      </w:numPr>
      <w:spacing w:before="60" w:after="30"/>
    </w:pPr>
  </w:style>
  <w:style w:type="paragraph" w:styleId="DocumentMap">
    <w:name w:val="Document Map"/>
    <w:basedOn w:val="Normal"/>
    <w:rsid w:val="00F3341C"/>
    <w:pPr>
      <w:shd w:val="clear" w:color="auto" w:fill="000080"/>
    </w:pPr>
    <w:rPr>
      <w:rFonts w:ascii="Tahoma" w:hAnsi="Tahoma" w:cs="Tahoma"/>
    </w:rPr>
  </w:style>
  <w:style w:type="paragraph" w:styleId="Footer">
    <w:name w:val="footer"/>
    <w:rsid w:val="00F3341C"/>
    <w:pPr>
      <w:pBdr>
        <w:top w:val="double" w:sz="4" w:space="1" w:color="auto"/>
      </w:pBdr>
      <w:jc w:val="center"/>
    </w:pPr>
    <w:rPr>
      <w:rFonts w:ascii="Arial" w:hAnsi="Arial"/>
      <w:b/>
      <w:szCs w:val="24"/>
      <w:lang w:val="en-US" w:eastAsia="en-US"/>
    </w:rPr>
  </w:style>
  <w:style w:type="paragraph" w:customStyle="1" w:styleId="graphic">
    <w:name w:val="graphic"/>
    <w:next w:val="captiontext"/>
    <w:rsid w:val="00086990"/>
    <w:pPr>
      <w:jc w:val="center"/>
    </w:pPr>
    <w:rPr>
      <w:rFonts w:ascii="Arial" w:hAnsi="Arial"/>
      <w:szCs w:val="24"/>
      <w:lang w:val="en-US" w:eastAsia="en-US"/>
    </w:rPr>
  </w:style>
  <w:style w:type="paragraph" w:styleId="Header">
    <w:name w:val="header"/>
    <w:rsid w:val="002008A8"/>
    <w:pPr>
      <w:pBdr>
        <w:bottom w:val="double" w:sz="4" w:space="1" w:color="auto"/>
      </w:pBdr>
      <w:tabs>
        <w:tab w:val="center" w:pos="4320"/>
        <w:tab w:val="right" w:pos="8640"/>
      </w:tabs>
      <w:spacing w:after="360"/>
    </w:pPr>
    <w:rPr>
      <w:rFonts w:ascii="Arial" w:hAnsi="Arial"/>
      <w:b/>
      <w:szCs w:val="24"/>
      <w:lang w:val="en-US" w:eastAsia="en-US"/>
    </w:rPr>
  </w:style>
  <w:style w:type="paragraph" w:styleId="Index1">
    <w:name w:val="index 1"/>
    <w:next w:val="Normal"/>
    <w:autoRedefine/>
    <w:uiPriority w:val="99"/>
    <w:rsid w:val="00F3341C"/>
    <w:pPr>
      <w:spacing w:before="20"/>
      <w:ind w:left="238" w:hanging="238"/>
    </w:pPr>
    <w:rPr>
      <w:rFonts w:ascii="Arial" w:hAnsi="Arial"/>
      <w:szCs w:val="24"/>
      <w:lang w:val="en-US" w:eastAsia="en-US"/>
    </w:rPr>
  </w:style>
  <w:style w:type="paragraph" w:styleId="Index2">
    <w:name w:val="index 2"/>
    <w:basedOn w:val="Index1"/>
    <w:next w:val="Normal"/>
    <w:autoRedefine/>
    <w:uiPriority w:val="99"/>
    <w:rsid w:val="00F3341C"/>
    <w:pPr>
      <w:ind w:left="480" w:hanging="240"/>
    </w:pPr>
  </w:style>
  <w:style w:type="paragraph" w:styleId="Index3">
    <w:name w:val="index 3"/>
    <w:basedOn w:val="Index2"/>
    <w:next w:val="Normal"/>
    <w:autoRedefine/>
    <w:rsid w:val="00F3341C"/>
    <w:pPr>
      <w:ind w:left="720"/>
    </w:pPr>
  </w:style>
  <w:style w:type="paragraph" w:styleId="Index4">
    <w:name w:val="index 4"/>
    <w:basedOn w:val="Index3"/>
    <w:next w:val="Normal"/>
    <w:autoRedefine/>
    <w:rsid w:val="00F3341C"/>
    <w:pPr>
      <w:ind w:left="960"/>
    </w:pPr>
  </w:style>
  <w:style w:type="paragraph" w:styleId="Index5">
    <w:name w:val="index 5"/>
    <w:basedOn w:val="Index4"/>
    <w:next w:val="Normal"/>
    <w:autoRedefine/>
    <w:rsid w:val="00F3341C"/>
    <w:pPr>
      <w:ind w:left="1200"/>
    </w:pPr>
  </w:style>
  <w:style w:type="paragraph" w:styleId="Index6">
    <w:name w:val="index 6"/>
    <w:basedOn w:val="Index5"/>
    <w:next w:val="Normal"/>
    <w:autoRedefine/>
    <w:rsid w:val="00F3341C"/>
    <w:pPr>
      <w:ind w:left="1440"/>
    </w:pPr>
  </w:style>
  <w:style w:type="paragraph" w:styleId="Index7">
    <w:name w:val="index 7"/>
    <w:basedOn w:val="Index6"/>
    <w:next w:val="Normal"/>
    <w:autoRedefine/>
    <w:rsid w:val="00F3341C"/>
    <w:pPr>
      <w:ind w:left="1680"/>
    </w:pPr>
  </w:style>
  <w:style w:type="paragraph" w:styleId="Index8">
    <w:name w:val="index 8"/>
    <w:basedOn w:val="Index7"/>
    <w:next w:val="Normal"/>
    <w:autoRedefine/>
    <w:rsid w:val="00F3341C"/>
    <w:pPr>
      <w:ind w:left="1920"/>
    </w:pPr>
  </w:style>
  <w:style w:type="paragraph" w:styleId="Index9">
    <w:name w:val="index 9"/>
    <w:basedOn w:val="Index8"/>
    <w:next w:val="Normal"/>
    <w:autoRedefine/>
    <w:rsid w:val="00F3341C"/>
    <w:pPr>
      <w:ind w:left="2160"/>
    </w:pPr>
  </w:style>
  <w:style w:type="paragraph" w:customStyle="1" w:styleId="indexheader">
    <w:name w:val="indexheader"/>
    <w:basedOn w:val="Heading1"/>
    <w:rsid w:val="00F3341C"/>
    <w:rPr>
      <w:lang w:val="en-NZ"/>
    </w:rPr>
  </w:style>
  <w:style w:type="paragraph" w:customStyle="1" w:styleId="initiationrulesstagelist">
    <w:name w:val="initiation_rules_stage_list"/>
    <w:basedOn w:val="Normal"/>
    <w:rsid w:val="00F3341C"/>
    <w:pPr>
      <w:numPr>
        <w:numId w:val="32"/>
      </w:numPr>
      <w:spacing w:before="60" w:after="30"/>
    </w:pPr>
  </w:style>
  <w:style w:type="paragraph" w:customStyle="1" w:styleId="processsummaryvariable">
    <w:name w:val="process_summary_variable"/>
    <w:basedOn w:val="Normal"/>
    <w:rsid w:val="00F3341C"/>
    <w:pPr>
      <w:numPr>
        <w:numId w:val="8"/>
      </w:numPr>
      <w:spacing w:before="60" w:after="30"/>
    </w:pPr>
  </w:style>
  <w:style w:type="paragraph" w:styleId="TableofFigures">
    <w:name w:val="table of figures"/>
    <w:basedOn w:val="Normal"/>
    <w:next w:val="Normal"/>
    <w:uiPriority w:val="99"/>
    <w:rsid w:val="00F3341C"/>
    <w:pPr>
      <w:ind w:left="480" w:hanging="480"/>
    </w:pPr>
    <w:rPr>
      <w:szCs w:val="24"/>
    </w:rPr>
  </w:style>
  <w:style w:type="paragraph" w:customStyle="1" w:styleId="tabletitle">
    <w:name w:val="tabletitle"/>
    <w:rsid w:val="00F3341C"/>
    <w:pPr>
      <w:spacing w:before="40" w:after="40"/>
      <w:ind w:left="57" w:right="57"/>
    </w:pPr>
    <w:rPr>
      <w:rFonts w:ascii="Arial" w:hAnsi="Arial"/>
      <w:color w:val="FFFFFF"/>
      <w:sz w:val="28"/>
      <w:szCs w:val="28"/>
      <w:lang w:val="en-US" w:eastAsia="en-US"/>
    </w:rPr>
  </w:style>
  <w:style w:type="paragraph" w:customStyle="1" w:styleId="titlepage">
    <w:name w:val="titlepage"/>
    <w:rsid w:val="001D4716"/>
    <w:pPr>
      <w:jc w:val="center"/>
    </w:pPr>
    <w:rPr>
      <w:rFonts w:ascii="Verdana" w:hAnsi="Verdana" w:cs="Arial"/>
      <w:bCs/>
      <w:kern w:val="32"/>
      <w:sz w:val="56"/>
      <w:szCs w:val="32"/>
      <w:lang w:val="en-US" w:eastAsia="en-US"/>
      <w14:shadow w14:blurRad="50800" w14:dist="38100" w14:dir="2700000" w14:sx="100000" w14:sy="100000" w14:kx="0" w14:ky="0" w14:algn="tl">
        <w14:srgbClr w14:val="000000">
          <w14:alpha w14:val="60000"/>
        </w14:srgbClr>
      </w14:shadow>
    </w:rPr>
  </w:style>
  <w:style w:type="paragraph" w:customStyle="1" w:styleId="titlepagesmall">
    <w:name w:val="titlepagesmall"/>
    <w:basedOn w:val="titlepage"/>
    <w:rsid w:val="00430ACB"/>
    <w:rPr>
      <w:caps/>
      <w:sz w:val="20"/>
      <w14:shadow w14:blurRad="0" w14:dist="0" w14:dir="0" w14:sx="0" w14:sy="0" w14:kx="0" w14:ky="0" w14:algn="none">
        <w14:srgbClr w14:val="000000"/>
      </w14:shadow>
    </w:rPr>
  </w:style>
  <w:style w:type="paragraph" w:styleId="TOC1">
    <w:name w:val="toc 1"/>
    <w:next w:val="Normal"/>
    <w:autoRedefine/>
    <w:uiPriority w:val="39"/>
    <w:rsid w:val="00F3341C"/>
    <w:pPr>
      <w:spacing w:before="120"/>
    </w:pPr>
    <w:rPr>
      <w:rFonts w:ascii="Arial" w:hAnsi="Arial"/>
      <w:b/>
      <w:szCs w:val="24"/>
      <w:lang w:val="en-US" w:eastAsia="en-US"/>
    </w:rPr>
  </w:style>
  <w:style w:type="paragraph" w:styleId="TOC2">
    <w:name w:val="toc 2"/>
    <w:basedOn w:val="TOC1"/>
    <w:next w:val="Normal"/>
    <w:autoRedefine/>
    <w:uiPriority w:val="39"/>
    <w:rsid w:val="00F3341C"/>
    <w:pPr>
      <w:spacing w:before="40"/>
      <w:ind w:left="238"/>
    </w:pPr>
    <w:rPr>
      <w:b w:val="0"/>
    </w:rPr>
  </w:style>
  <w:style w:type="paragraph" w:styleId="TOC3">
    <w:name w:val="toc 3"/>
    <w:basedOn w:val="TOC2"/>
    <w:next w:val="Normal"/>
    <w:autoRedefine/>
    <w:uiPriority w:val="39"/>
    <w:rsid w:val="00F3341C"/>
    <w:pPr>
      <w:ind w:left="482"/>
    </w:pPr>
  </w:style>
  <w:style w:type="paragraph" w:styleId="TOC4">
    <w:name w:val="toc 4"/>
    <w:basedOn w:val="TOC3"/>
    <w:next w:val="Normal"/>
    <w:autoRedefine/>
    <w:rsid w:val="00F3341C"/>
    <w:pPr>
      <w:ind w:left="720"/>
    </w:pPr>
  </w:style>
  <w:style w:type="paragraph" w:styleId="TOC5">
    <w:name w:val="toc 5"/>
    <w:basedOn w:val="TOC4"/>
    <w:next w:val="Normal"/>
    <w:autoRedefine/>
    <w:rsid w:val="00F3341C"/>
    <w:pPr>
      <w:ind w:left="960"/>
    </w:pPr>
  </w:style>
  <w:style w:type="paragraph" w:styleId="TOC6">
    <w:name w:val="toc 6"/>
    <w:basedOn w:val="TOC5"/>
    <w:next w:val="Normal"/>
    <w:autoRedefine/>
    <w:rsid w:val="00F3341C"/>
    <w:pPr>
      <w:ind w:left="1200"/>
    </w:pPr>
  </w:style>
  <w:style w:type="paragraph" w:styleId="TOC7">
    <w:name w:val="toc 7"/>
    <w:basedOn w:val="TOC6"/>
    <w:next w:val="Normal"/>
    <w:autoRedefine/>
    <w:rsid w:val="00F3341C"/>
    <w:pPr>
      <w:ind w:left="1440"/>
    </w:pPr>
  </w:style>
  <w:style w:type="paragraph" w:styleId="TOC8">
    <w:name w:val="toc 8"/>
    <w:basedOn w:val="TOC7"/>
    <w:next w:val="Normal"/>
    <w:autoRedefine/>
    <w:rsid w:val="00F3341C"/>
    <w:pPr>
      <w:ind w:left="1680"/>
    </w:pPr>
  </w:style>
  <w:style w:type="paragraph" w:styleId="TOC9">
    <w:name w:val="toc 9"/>
    <w:basedOn w:val="TOC8"/>
    <w:next w:val="Normal"/>
    <w:autoRedefine/>
    <w:rsid w:val="00F3341C"/>
    <w:pPr>
      <w:ind w:left="1920"/>
    </w:pPr>
  </w:style>
  <w:style w:type="paragraph" w:customStyle="1" w:styleId="tocheader">
    <w:name w:val="tocheader"/>
    <w:basedOn w:val="Heading1"/>
    <w:next w:val="Normal"/>
    <w:rsid w:val="00F3341C"/>
    <w:pPr>
      <w:tabs>
        <w:tab w:val="num" w:pos="488"/>
      </w:tabs>
      <w:spacing w:before="240" w:after="60"/>
      <w:ind w:left="432" w:hanging="432"/>
      <w:outlineLvl w:val="9"/>
    </w:pPr>
    <w:rPr>
      <w:rFonts w:eastAsia="Times New Roman"/>
      <w:kern w:val="32"/>
      <w:szCs w:val="32"/>
    </w:rPr>
  </w:style>
  <w:style w:type="paragraph" w:customStyle="1" w:styleId="autorepeatingprocess">
    <w:name w:val="auto_repeating_process"/>
    <w:basedOn w:val="Normal"/>
    <w:rsid w:val="00F3341C"/>
  </w:style>
  <w:style w:type="paragraph" w:customStyle="1" w:styleId="multipletradingentitiesintro">
    <w:name w:val="multiple_trading_entities_intro"/>
    <w:basedOn w:val="Normal"/>
    <w:rsid w:val="00F3341C"/>
  </w:style>
  <w:style w:type="paragraph" w:customStyle="1" w:styleId="controlgroupsentries">
    <w:name w:val="control_groups_entries"/>
    <w:basedOn w:val="Normal"/>
    <w:rsid w:val="00F3341C"/>
    <w:pPr>
      <w:spacing w:before="60" w:after="30"/>
    </w:pPr>
    <w:rPr>
      <w:b/>
      <w:i/>
    </w:rPr>
  </w:style>
  <w:style w:type="paragraph" w:customStyle="1" w:styleId="maintenancetasktable">
    <w:name w:val="maintenance_task_table"/>
    <w:basedOn w:val="Normal"/>
    <w:rsid w:val="00F3341C"/>
  </w:style>
  <w:style w:type="paragraph" w:customStyle="1" w:styleId="maintenancetasksecurity">
    <w:name w:val="maintenance_task_security"/>
    <w:basedOn w:val="Normal"/>
    <w:rsid w:val="00F3341C"/>
  </w:style>
  <w:style w:type="paragraph" w:customStyle="1" w:styleId="rolesectionmaintenancetasksintro">
    <w:name w:val="role_section_maintenance_tasks_intro"/>
    <w:basedOn w:val="Normal"/>
    <w:rsid w:val="00F3341C"/>
  </w:style>
  <w:style w:type="paragraph" w:customStyle="1" w:styleId="rolesectionlookuplistsintro">
    <w:name w:val="role_section_lookup_lists_intro"/>
    <w:basedOn w:val="Normal"/>
    <w:rsid w:val="00F3341C"/>
  </w:style>
  <w:style w:type="paragraph" w:customStyle="1" w:styleId="rolesectionmaintenancetask">
    <w:name w:val="role_section_maintenance_task"/>
    <w:basedOn w:val="Normal"/>
    <w:rsid w:val="00F3341C"/>
    <w:pPr>
      <w:numPr>
        <w:numId w:val="14"/>
      </w:numPr>
    </w:pPr>
  </w:style>
  <w:style w:type="paragraph" w:customStyle="1" w:styleId="rolesectionlookuplist">
    <w:name w:val="role_section_lookup_list"/>
    <w:basedOn w:val="Normal"/>
    <w:rsid w:val="00F3341C"/>
    <w:pPr>
      <w:numPr>
        <w:numId w:val="15"/>
      </w:numPr>
    </w:pPr>
  </w:style>
  <w:style w:type="paragraph" w:customStyle="1" w:styleId="businessrulestasks">
    <w:name w:val="business_rules_tasks"/>
    <w:basedOn w:val="Normal"/>
    <w:rsid w:val="00F3341C"/>
    <w:pPr>
      <w:ind w:left="714"/>
    </w:pPr>
  </w:style>
  <w:style w:type="paragraph" w:customStyle="1" w:styleId="datawarehouseintro">
    <w:name w:val="data_warehouse_intro"/>
    <w:basedOn w:val="Normal"/>
    <w:rsid w:val="00F3341C"/>
  </w:style>
  <w:style w:type="paragraph" w:customStyle="1" w:styleId="tables">
    <w:name w:val="tables"/>
    <w:basedOn w:val="Normal"/>
    <w:rsid w:val="00F3341C"/>
    <w:pPr>
      <w:numPr>
        <w:numId w:val="16"/>
      </w:numPr>
    </w:pPr>
  </w:style>
  <w:style w:type="paragraph" w:customStyle="1" w:styleId="groupresources">
    <w:name w:val="group_resources"/>
    <w:basedOn w:val="Normal"/>
    <w:rsid w:val="00F3341C"/>
    <w:pPr>
      <w:numPr>
        <w:numId w:val="19"/>
      </w:numPr>
    </w:pPr>
  </w:style>
  <w:style w:type="paragraph" w:customStyle="1" w:styleId="datafields">
    <w:name w:val="datafields"/>
    <w:basedOn w:val="Normal"/>
    <w:rsid w:val="00F3341C"/>
    <w:pPr>
      <w:numPr>
        <w:numId w:val="21"/>
      </w:numPr>
    </w:pPr>
  </w:style>
  <w:style w:type="paragraph" w:customStyle="1" w:styleId="secondaryindex">
    <w:name w:val="secondary_index"/>
    <w:basedOn w:val="Normal"/>
    <w:rsid w:val="00F3341C"/>
  </w:style>
  <w:style w:type="paragraph" w:customStyle="1" w:styleId="secondaryindexfield">
    <w:name w:val="secondary_index_field"/>
    <w:basedOn w:val="Normal"/>
    <w:rsid w:val="00F3341C"/>
    <w:pPr>
      <w:numPr>
        <w:numId w:val="22"/>
      </w:numPr>
    </w:pPr>
  </w:style>
  <w:style w:type="paragraph" w:customStyle="1" w:styleId="groupcontrolgroups">
    <w:name w:val="group_control_groups"/>
    <w:basedOn w:val="Normal"/>
    <w:rsid w:val="00F3341C"/>
    <w:pPr>
      <w:numPr>
        <w:numId w:val="20"/>
      </w:numPr>
    </w:pPr>
  </w:style>
  <w:style w:type="paragraph" w:customStyle="1" w:styleId="controlgroupsuidfields">
    <w:name w:val="control_groups_uid_fields"/>
    <w:basedOn w:val="Normal"/>
    <w:rsid w:val="00F3341C"/>
    <w:pPr>
      <w:numPr>
        <w:numId w:val="23"/>
      </w:numPr>
    </w:pPr>
  </w:style>
  <w:style w:type="paragraph" w:customStyle="1" w:styleId="controlgroupsentry">
    <w:name w:val="control_groups_entry"/>
    <w:basedOn w:val="Normal"/>
    <w:rsid w:val="00F3341C"/>
    <w:pPr>
      <w:numPr>
        <w:numId w:val="26"/>
      </w:numPr>
    </w:pPr>
  </w:style>
  <w:style w:type="paragraph" w:customStyle="1" w:styleId="grouprelationships">
    <w:name w:val="group_relationships"/>
    <w:basedOn w:val="Normal"/>
    <w:rsid w:val="00F3341C"/>
    <w:pPr>
      <w:numPr>
        <w:numId w:val="18"/>
      </w:numPr>
    </w:pPr>
  </w:style>
  <w:style w:type="paragraph" w:customStyle="1" w:styleId="relationshipstableuidfields">
    <w:name w:val="relationships_table_uid_fields"/>
    <w:basedOn w:val="Normal"/>
    <w:rsid w:val="00F3341C"/>
    <w:pPr>
      <w:numPr>
        <w:numId w:val="25"/>
      </w:numPr>
    </w:pPr>
  </w:style>
  <w:style w:type="paragraph" w:customStyle="1" w:styleId="groupmaintenancetasks">
    <w:name w:val="group_maintenance_tasks"/>
    <w:basedOn w:val="Normal"/>
    <w:rsid w:val="00F3341C"/>
    <w:pPr>
      <w:numPr>
        <w:numId w:val="17"/>
      </w:numPr>
    </w:pPr>
  </w:style>
  <w:style w:type="paragraph" w:customStyle="1" w:styleId="processvariableintro">
    <w:name w:val="process_variable_intro"/>
    <w:basedOn w:val="Normal"/>
    <w:rsid w:val="00F3341C"/>
  </w:style>
  <w:style w:type="paragraph" w:customStyle="1" w:styleId="processvariable">
    <w:name w:val="process_variable"/>
    <w:basedOn w:val="Normal"/>
    <w:rsid w:val="00F3341C"/>
    <w:pPr>
      <w:numPr>
        <w:numId w:val="6"/>
      </w:numPr>
    </w:pPr>
  </w:style>
  <w:style w:type="paragraph" w:customStyle="1" w:styleId="taskworksheetintro">
    <w:name w:val="task_worksheet_intro"/>
    <w:basedOn w:val="Normal"/>
    <w:rsid w:val="00F3341C"/>
  </w:style>
  <w:style w:type="paragraph" w:customStyle="1" w:styleId="relationshipsrangesuid">
    <w:name w:val="relationships_ranges_uid"/>
    <w:basedOn w:val="Normal"/>
    <w:rsid w:val="00F3341C"/>
    <w:pPr>
      <w:numPr>
        <w:numId w:val="24"/>
      </w:numPr>
    </w:pPr>
  </w:style>
  <w:style w:type="paragraph" w:customStyle="1" w:styleId="processvariablesintro">
    <w:name w:val="process_variables_intro"/>
    <w:basedOn w:val="Normal"/>
    <w:rsid w:val="00F3341C"/>
  </w:style>
  <w:style w:type="paragraph" w:customStyle="1" w:styleId="emailattachment">
    <w:name w:val="email_attachment"/>
    <w:basedOn w:val="Normal"/>
    <w:rsid w:val="00F3341C"/>
    <w:pPr>
      <w:numPr>
        <w:numId w:val="33"/>
      </w:numPr>
    </w:pPr>
  </w:style>
  <w:style w:type="paragraph" w:customStyle="1" w:styleId="whocaninitiaterole">
    <w:name w:val="who_can_initiate_role"/>
    <w:basedOn w:val="Normal"/>
    <w:rsid w:val="00F3341C"/>
    <w:pPr>
      <w:numPr>
        <w:numId w:val="34"/>
      </w:numPr>
    </w:pPr>
  </w:style>
  <w:style w:type="paragraph" w:customStyle="1" w:styleId="maintenancetaskrole">
    <w:name w:val="maintenance_task_role"/>
    <w:basedOn w:val="Normal"/>
    <w:rsid w:val="00F3341C"/>
    <w:pPr>
      <w:numPr>
        <w:numId w:val="35"/>
      </w:numPr>
    </w:pPr>
  </w:style>
  <w:style w:type="paragraph" w:customStyle="1" w:styleId="multipletradingentities">
    <w:name w:val="multiple_trading_entities"/>
    <w:basedOn w:val="Normal"/>
    <w:rsid w:val="00F3341C"/>
    <w:pPr>
      <w:numPr>
        <w:numId w:val="36"/>
      </w:numPr>
    </w:pPr>
  </w:style>
  <w:style w:type="paragraph" w:customStyle="1" w:styleId="error">
    <w:name w:val="error"/>
    <w:basedOn w:val="Normal"/>
    <w:rsid w:val="00F3341C"/>
  </w:style>
  <w:style w:type="paragraph" w:customStyle="1" w:styleId="stageconditiondecision">
    <w:name w:val="stage_condition_decision"/>
    <w:basedOn w:val="Normal"/>
    <w:rsid w:val="00182090"/>
    <w:pPr>
      <w:keepNext/>
      <w:numPr>
        <w:numId w:val="37"/>
      </w:numPr>
      <w:shd w:val="clear" w:color="auto" w:fill="C0C0C0"/>
      <w:spacing w:before="200" w:after="30"/>
    </w:pPr>
    <w:rPr>
      <w:b/>
    </w:rPr>
  </w:style>
  <w:style w:type="paragraph" w:customStyle="1" w:styleId="taskconditiondecision">
    <w:name w:val="task_condition_decision"/>
    <w:basedOn w:val="Normal"/>
    <w:rsid w:val="00B16F9C"/>
    <w:pPr>
      <w:keepNext/>
      <w:numPr>
        <w:numId w:val="38"/>
      </w:numPr>
      <w:shd w:val="clear" w:color="auto" w:fill="E6E6E6"/>
      <w:spacing w:before="60" w:after="120"/>
    </w:pPr>
    <w:rPr>
      <w:b/>
    </w:rPr>
  </w:style>
  <w:style w:type="paragraph" w:customStyle="1" w:styleId="flownodenoteheader">
    <w:name w:val="flow_node_note_header"/>
    <w:basedOn w:val="Normal"/>
    <w:rsid w:val="00F3341C"/>
    <w:pPr>
      <w:ind w:left="1440"/>
    </w:pPr>
  </w:style>
  <w:style w:type="paragraph" w:customStyle="1" w:styleId="notenote">
    <w:name w:val="note_note"/>
    <w:basedOn w:val="Normal"/>
    <w:rsid w:val="009B1E7C"/>
    <w:pPr>
      <w:numPr>
        <w:numId w:val="39"/>
      </w:numPr>
      <w:shd w:val="clear" w:color="auto" w:fill="C0C0C0"/>
    </w:pPr>
    <w:rPr>
      <w:lang w:val="en-NZ"/>
    </w:rPr>
  </w:style>
  <w:style w:type="paragraph" w:customStyle="1" w:styleId="notenotesintro">
    <w:name w:val="note_notes_intro"/>
    <w:basedOn w:val="Normal"/>
    <w:rsid w:val="00F3341C"/>
    <w:pPr>
      <w:spacing w:before="60" w:after="30"/>
    </w:pPr>
    <w:rPr>
      <w:lang w:val="en-NZ"/>
    </w:rPr>
  </w:style>
  <w:style w:type="paragraph" w:customStyle="1" w:styleId="stagenumbered">
    <w:name w:val="stage_numbered"/>
    <w:basedOn w:val="stage"/>
    <w:rsid w:val="00F3341C"/>
    <w:pPr>
      <w:numPr>
        <w:numId w:val="0"/>
      </w:numPr>
      <w:ind w:left="714" w:hanging="357"/>
    </w:pPr>
    <w:rPr>
      <w:lang w:val="en-NZ"/>
    </w:rPr>
  </w:style>
  <w:style w:type="paragraph" w:customStyle="1" w:styleId="tasknumbered">
    <w:name w:val="task_numbered"/>
    <w:basedOn w:val="task"/>
    <w:rsid w:val="00B16F9C"/>
    <w:pPr>
      <w:numPr>
        <w:numId w:val="0"/>
      </w:numPr>
      <w:tabs>
        <w:tab w:val="left" w:pos="1440"/>
      </w:tabs>
      <w:ind w:left="1434" w:hanging="357"/>
    </w:pPr>
  </w:style>
  <w:style w:type="paragraph" w:customStyle="1" w:styleId="outcomeoutput">
    <w:name w:val="outcome_output"/>
    <w:basedOn w:val="Normal"/>
    <w:rsid w:val="00F3341C"/>
    <w:pPr>
      <w:tabs>
        <w:tab w:val="left" w:pos="1440"/>
      </w:tabs>
      <w:ind w:left="1434" w:hanging="357"/>
    </w:pPr>
  </w:style>
  <w:style w:type="character" w:styleId="PageNumber">
    <w:name w:val="page number"/>
    <w:basedOn w:val="DefaultParagraphFont"/>
    <w:rsid w:val="00F3341C"/>
  </w:style>
  <w:style w:type="character" w:customStyle="1" w:styleId="noteheadersameline">
    <w:name w:val="note_header_same_line"/>
    <w:rsid w:val="00F3341C"/>
    <w:rPr>
      <w:iCs/>
      <w:smallCaps/>
    </w:rPr>
  </w:style>
  <w:style w:type="paragraph" w:customStyle="1" w:styleId="memonote">
    <w:name w:val="memo_note"/>
    <w:basedOn w:val="Normal"/>
    <w:rsid w:val="00F3341C"/>
  </w:style>
  <w:style w:type="paragraph" w:customStyle="1" w:styleId="XSOLtemplateheading1">
    <w:name w:val="XSOL_template_heading_1"/>
    <w:basedOn w:val="Heading1"/>
    <w:rsid w:val="00F3341C"/>
  </w:style>
  <w:style w:type="paragraph" w:customStyle="1" w:styleId="XSOLtemplatenormal">
    <w:name w:val="XSOL_template_normal"/>
    <w:basedOn w:val="Normal"/>
    <w:rsid w:val="00F3341C"/>
  </w:style>
  <w:style w:type="paragraph" w:customStyle="1" w:styleId="XSOLtemplatenumberedlist">
    <w:name w:val="XSOL_template_numbered_list"/>
    <w:basedOn w:val="Normal"/>
    <w:rsid w:val="00F3341C"/>
  </w:style>
  <w:style w:type="paragraph" w:customStyle="1" w:styleId="XSOLnumberedlist">
    <w:name w:val="XSOL_numbered_list"/>
    <w:basedOn w:val="Normal"/>
    <w:rsid w:val="00F3341C"/>
    <w:pPr>
      <w:numPr>
        <w:numId w:val="41"/>
      </w:numPr>
    </w:pPr>
  </w:style>
  <w:style w:type="paragraph" w:customStyle="1" w:styleId="processorigin">
    <w:name w:val="processorigin"/>
    <w:basedOn w:val="Normal"/>
    <w:rsid w:val="00446515"/>
    <w:rPr>
      <w:rFonts w:ascii="Calibri" w:hAnsi="Calibri"/>
      <w:sz w:val="22"/>
      <w:lang w:val="en-NZ"/>
    </w:rPr>
  </w:style>
  <w:style w:type="paragraph" w:customStyle="1" w:styleId="processdestination">
    <w:name w:val="processdestination"/>
    <w:basedOn w:val="Normal"/>
    <w:rsid w:val="00446515"/>
    <w:pPr>
      <w:ind w:left="567"/>
    </w:pPr>
    <w:rPr>
      <w:rFonts w:ascii="Calibri" w:hAnsi="Calibri"/>
      <w:sz w:val="22"/>
      <w:lang w:val="en-NZ"/>
    </w:rPr>
  </w:style>
  <w:style w:type="paragraph" w:customStyle="1" w:styleId="emailAddress">
    <w:name w:val="emailAddress"/>
    <w:basedOn w:val="task"/>
    <w:rsid w:val="00B9484D"/>
    <w:pPr>
      <w:numPr>
        <w:numId w:val="0"/>
      </w:numPr>
      <w:spacing w:after="30"/>
    </w:pPr>
    <w:rPr>
      <w:rFonts w:ascii="Arial" w:hAnsi="Arial"/>
      <w:lang w:val="en-NZ"/>
    </w:rPr>
  </w:style>
  <w:style w:type="paragraph" w:customStyle="1" w:styleId="emailHeader">
    <w:name w:val="emailHeader"/>
    <w:basedOn w:val="tasklistheader"/>
    <w:rsid w:val="00B9484D"/>
  </w:style>
  <w:style w:type="paragraph" w:customStyle="1" w:styleId="logo">
    <w:name w:val="logo"/>
    <w:basedOn w:val="graphic"/>
    <w:rsid w:val="00A14904"/>
  </w:style>
  <w:style w:type="paragraph" w:customStyle="1" w:styleId="esclationdesc">
    <w:name w:val="esclation_desc"/>
    <w:basedOn w:val="role"/>
    <w:rsid w:val="006E427C"/>
    <w:pPr>
      <w:numPr>
        <w:numId w:val="0"/>
      </w:numPr>
      <w:tabs>
        <w:tab w:val="left" w:pos="1440"/>
      </w:tabs>
      <w:ind w:left="1077"/>
    </w:pPr>
  </w:style>
  <w:style w:type="paragraph" w:customStyle="1" w:styleId="headerLogo">
    <w:name w:val="headerLogo"/>
    <w:basedOn w:val="logo"/>
    <w:rsid w:val="00A25D47"/>
  </w:style>
  <w:style w:type="paragraph" w:customStyle="1" w:styleId="enterprisegroups">
    <w:name w:val="enterprisegroups"/>
    <w:basedOn w:val="groupprocesses"/>
    <w:rsid w:val="00F07333"/>
  </w:style>
  <w:style w:type="paragraph" w:customStyle="1" w:styleId="notegroup">
    <w:name w:val="notegroup"/>
    <w:basedOn w:val="Normal"/>
    <w:rsid w:val="00CA0718"/>
    <w:pPr>
      <w:shd w:val="clear" w:color="auto" w:fill="FFFFFF"/>
    </w:pPr>
    <w:rPr>
      <w:b/>
    </w:rPr>
  </w:style>
  <w:style w:type="paragraph" w:customStyle="1" w:styleId="aggnote">
    <w:name w:val="aggnote"/>
    <w:basedOn w:val="Normal"/>
    <w:rsid w:val="0061756F"/>
    <w:pPr>
      <w:ind w:left="170"/>
    </w:pPr>
    <w:rPr>
      <w:i/>
      <w:sz w:val="16"/>
    </w:rPr>
  </w:style>
  <w:style w:type="paragraph" w:customStyle="1" w:styleId="grouproles">
    <w:name w:val="grouproles"/>
    <w:basedOn w:val="groupprocesses"/>
    <w:rsid w:val="00F07333"/>
  </w:style>
  <w:style w:type="paragraph" w:customStyle="1" w:styleId="processgraphic">
    <w:name w:val="processgraphic"/>
    <w:next w:val="captiontext"/>
    <w:rsid w:val="00086990"/>
    <w:pPr>
      <w:jc w:val="center"/>
    </w:pPr>
    <w:rPr>
      <w:rFonts w:ascii="Arial" w:hAnsi="Arial"/>
      <w:szCs w:val="24"/>
      <w:lang w:val="en-US" w:eastAsia="en-US"/>
    </w:rPr>
  </w:style>
  <w:style w:type="paragraph" w:customStyle="1" w:styleId="stagegraphic">
    <w:name w:val="stagegraphic"/>
    <w:next w:val="captiontext"/>
    <w:rsid w:val="00086990"/>
    <w:pPr>
      <w:jc w:val="center"/>
    </w:pPr>
    <w:rPr>
      <w:rFonts w:ascii="Arial" w:hAnsi="Arial"/>
      <w:szCs w:val="24"/>
      <w:lang w:val="en-US" w:eastAsia="en-US"/>
    </w:rPr>
  </w:style>
  <w:style w:type="paragraph" w:customStyle="1" w:styleId="stageotherflownode">
    <w:name w:val="stage_other_flow_node"/>
    <w:basedOn w:val="stageconditiondecision"/>
    <w:rsid w:val="00E500B4"/>
  </w:style>
  <w:style w:type="paragraph" w:customStyle="1" w:styleId="taskotherflownode">
    <w:name w:val="task_other_flow_node"/>
    <w:basedOn w:val="taskconditiondecision"/>
    <w:rsid w:val="00E500B4"/>
  </w:style>
  <w:style w:type="paragraph" w:customStyle="1" w:styleId="stageoutput">
    <w:name w:val="stage_output"/>
    <w:basedOn w:val="Normal"/>
    <w:rsid w:val="00E6555B"/>
    <w:pPr>
      <w:spacing w:before="60" w:after="30"/>
      <w:ind w:left="720"/>
    </w:pPr>
    <w:rPr>
      <w:bCs/>
      <w:iCs/>
    </w:rPr>
  </w:style>
  <w:style w:type="paragraph" w:customStyle="1" w:styleId="stageoutcomeoutput">
    <w:name w:val="stage_outcome_output"/>
    <w:basedOn w:val="outcomeoutput"/>
    <w:rsid w:val="00F3341C"/>
  </w:style>
  <w:style w:type="paragraph" w:customStyle="1" w:styleId="taskoutcomeoutput">
    <w:name w:val="task_outcome_output"/>
    <w:basedOn w:val="outcomeoutput"/>
    <w:rsid w:val="00F3341C"/>
    <w:pPr>
      <w:ind w:left="1794"/>
    </w:pPr>
  </w:style>
  <w:style w:type="paragraph" w:customStyle="1" w:styleId="rolegroupHeading">
    <w:name w:val="rolegroupHeading"/>
    <w:basedOn w:val="Heading2"/>
    <w:rsid w:val="00513243"/>
    <w:pPr>
      <w:pageBreakBefore/>
    </w:pPr>
  </w:style>
  <w:style w:type="paragraph" w:customStyle="1" w:styleId="processgroupHeading">
    <w:name w:val="processgroupHeading"/>
    <w:basedOn w:val="Heading2"/>
    <w:rsid w:val="00513243"/>
    <w:pPr>
      <w:pageBreakBefore/>
    </w:pPr>
  </w:style>
  <w:style w:type="paragraph" w:customStyle="1" w:styleId="processHeading">
    <w:name w:val="processHeading"/>
    <w:basedOn w:val="Heading3"/>
    <w:rsid w:val="00513243"/>
    <w:pPr>
      <w:pageBreakBefore/>
    </w:pPr>
  </w:style>
  <w:style w:type="paragraph" w:customStyle="1" w:styleId="roleHeading">
    <w:name w:val="roleHeading"/>
    <w:basedOn w:val="Heading3"/>
    <w:rsid w:val="00513243"/>
  </w:style>
  <w:style w:type="paragraph" w:customStyle="1" w:styleId="tablenoteheader">
    <w:name w:val="table_note_header"/>
    <w:basedOn w:val="Normal"/>
    <w:rsid w:val="001D4716"/>
    <w:pPr>
      <w:spacing w:before="60" w:after="30"/>
    </w:pPr>
    <w:rPr>
      <w:iCs/>
      <w:smallCaps/>
    </w:rPr>
  </w:style>
  <w:style w:type="paragraph" w:customStyle="1" w:styleId="tablenotevalue">
    <w:name w:val="table_note_value"/>
    <w:basedOn w:val="Normal"/>
    <w:rsid w:val="001D4716"/>
    <w:pPr>
      <w:spacing w:before="60" w:after="30"/>
    </w:pPr>
    <w:rPr>
      <w:iCs/>
      <w:smallCaps/>
    </w:rPr>
  </w:style>
  <w:style w:type="paragraph" w:customStyle="1" w:styleId="XsolNGTableColumn">
    <w:name w:val="XsolNGTableColumn"/>
    <w:basedOn w:val="Normal"/>
    <w:rsid w:val="004129FD"/>
    <w:pPr>
      <w:tabs>
        <w:tab w:val="left" w:pos="2270"/>
        <w:tab w:val="left" w:pos="6478"/>
      </w:tabs>
    </w:pPr>
  </w:style>
  <w:style w:type="paragraph" w:customStyle="1" w:styleId="XsolProcNGTableColumn">
    <w:name w:val="XsolProcNGTableColumn"/>
    <w:basedOn w:val="Normal"/>
    <w:rsid w:val="004129FD"/>
    <w:pPr>
      <w:tabs>
        <w:tab w:val="left" w:pos="2270"/>
        <w:tab w:val="left" w:pos="6478"/>
      </w:tabs>
    </w:pPr>
  </w:style>
  <w:style w:type="paragraph" w:customStyle="1" w:styleId="XsolSTNGTableColumn">
    <w:name w:val="XsolSTNGTableColumn"/>
    <w:basedOn w:val="Normal"/>
    <w:rsid w:val="004129FD"/>
    <w:pPr>
      <w:tabs>
        <w:tab w:val="left" w:pos="2270"/>
        <w:tab w:val="left" w:pos="6478"/>
      </w:tabs>
    </w:pPr>
  </w:style>
  <w:style w:type="paragraph" w:customStyle="1" w:styleId="XsolTKNGTableColumn">
    <w:name w:val="XsolTKNGTableColumn"/>
    <w:basedOn w:val="Normal"/>
    <w:rsid w:val="004129FD"/>
    <w:pPr>
      <w:tabs>
        <w:tab w:val="left" w:pos="2270"/>
        <w:tab w:val="left" w:pos="6972"/>
      </w:tabs>
    </w:pPr>
  </w:style>
  <w:style w:type="paragraph" w:customStyle="1" w:styleId="XsolIndTableColumn">
    <w:name w:val="XsolIndTableColumn"/>
    <w:basedOn w:val="Normal"/>
    <w:rsid w:val="004129FD"/>
    <w:pPr>
      <w:tabs>
        <w:tab w:val="left" w:pos="674"/>
        <w:tab w:val="left" w:pos="8074"/>
      </w:tabs>
    </w:pPr>
  </w:style>
  <w:style w:type="paragraph" w:customStyle="1" w:styleId="XsolProcIndTableColumn">
    <w:name w:val="XsolProcIndTableColumn"/>
    <w:basedOn w:val="Normal"/>
    <w:rsid w:val="004129FD"/>
    <w:pPr>
      <w:tabs>
        <w:tab w:val="left" w:pos="907"/>
        <w:tab w:val="left" w:pos="7841"/>
      </w:tabs>
    </w:pPr>
  </w:style>
  <w:style w:type="paragraph" w:customStyle="1" w:styleId="XsolSTIndTableColumn">
    <w:name w:val="XsolSTIndTableColumn"/>
    <w:basedOn w:val="Normal"/>
    <w:rsid w:val="004129FD"/>
    <w:pPr>
      <w:tabs>
        <w:tab w:val="left" w:pos="720"/>
        <w:tab w:val="left" w:pos="8028"/>
      </w:tabs>
    </w:pPr>
  </w:style>
  <w:style w:type="paragraph" w:customStyle="1" w:styleId="XsolTKIndTableColumn">
    <w:name w:val="XsolTKIndTableColumn"/>
    <w:basedOn w:val="Normal"/>
    <w:rsid w:val="004129FD"/>
    <w:pPr>
      <w:tabs>
        <w:tab w:val="left" w:pos="1440"/>
        <w:tab w:val="left" w:pos="7802"/>
      </w:tabs>
    </w:pPr>
  </w:style>
  <w:style w:type="table" w:styleId="TableGrid">
    <w:name w:val="Table Grid"/>
    <w:basedOn w:val="TableNormal"/>
    <w:rsid w:val="00DE21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XsolNoteTableStyle">
    <w:name w:val="Xsol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EnNoteTableStyle">
    <w:name w:val="XsolEn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TENoteTableStyle">
    <w:name w:val="XsolTE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GPNoteTableStyle">
    <w:name w:val="XsolGP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ProcNoteTableStyle">
    <w:name w:val="XsolProc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STNoteTableStyle">
    <w:name w:val="XsolST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TKNoteTableStyle">
    <w:name w:val="XsolTK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ModelNoteTableStyle">
    <w:name w:val="XsolModel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paragraph" w:customStyle="1" w:styleId="metaAuthor">
    <w:name w:val="metaAuthor"/>
    <w:basedOn w:val="Normal"/>
    <w:rsid w:val="008607FF"/>
    <w:pPr>
      <w:jc w:val="center"/>
    </w:pPr>
    <w:rPr>
      <w:sz w:val="16"/>
    </w:rPr>
  </w:style>
  <w:style w:type="paragraph" w:customStyle="1" w:styleId="metaGenTime">
    <w:name w:val="metaGenTime"/>
    <w:basedOn w:val="Normal"/>
    <w:rsid w:val="008607FF"/>
    <w:pPr>
      <w:jc w:val="center"/>
    </w:pPr>
    <w:rPr>
      <w:sz w:val="16"/>
    </w:rPr>
  </w:style>
  <w:style w:type="paragraph" w:customStyle="1" w:styleId="metaLastModified">
    <w:name w:val="metaLastModified"/>
    <w:basedOn w:val="Normal"/>
    <w:rsid w:val="008607FF"/>
    <w:pPr>
      <w:jc w:val="center"/>
    </w:pPr>
    <w:rPr>
      <w:sz w:val="16"/>
    </w:rPr>
  </w:style>
  <w:style w:type="paragraph" w:customStyle="1" w:styleId="metaTitle">
    <w:name w:val="metaTitle"/>
    <w:basedOn w:val="Normal"/>
    <w:rsid w:val="008607FF"/>
    <w:pPr>
      <w:jc w:val="center"/>
    </w:pPr>
    <w:rPr>
      <w:sz w:val="16"/>
    </w:rPr>
  </w:style>
  <w:style w:type="paragraph" w:customStyle="1" w:styleId="metaSubject">
    <w:name w:val="metaSubject"/>
    <w:basedOn w:val="Normal"/>
    <w:rsid w:val="008607FF"/>
    <w:pPr>
      <w:jc w:val="center"/>
    </w:pPr>
    <w:rPr>
      <w:sz w:val="16"/>
    </w:rPr>
  </w:style>
  <w:style w:type="paragraph" w:customStyle="1" w:styleId="metadesc">
    <w:name w:val="metadesc"/>
    <w:basedOn w:val="Normal"/>
    <w:rsid w:val="008607FF"/>
    <w:pPr>
      <w:jc w:val="center"/>
    </w:pPr>
    <w:rPr>
      <w:sz w:val="16"/>
    </w:rPr>
  </w:style>
  <w:style w:type="paragraph" w:customStyle="1" w:styleId="metaType">
    <w:name w:val="metaType"/>
    <w:basedOn w:val="Normal"/>
    <w:rsid w:val="008607FF"/>
    <w:pPr>
      <w:jc w:val="center"/>
    </w:pPr>
    <w:rPr>
      <w:sz w:val="16"/>
    </w:rPr>
  </w:style>
  <w:style w:type="paragraph" w:customStyle="1" w:styleId="metaStatus">
    <w:name w:val="metaStatus"/>
    <w:basedOn w:val="Normal"/>
    <w:rsid w:val="008607FF"/>
    <w:pPr>
      <w:jc w:val="center"/>
    </w:pPr>
    <w:rPr>
      <w:sz w:val="16"/>
    </w:rPr>
  </w:style>
  <w:style w:type="paragraph" w:customStyle="1" w:styleId="metakeyword">
    <w:name w:val="metakeyword"/>
    <w:basedOn w:val="Normal"/>
    <w:rsid w:val="008607FF"/>
    <w:pPr>
      <w:jc w:val="center"/>
    </w:pPr>
    <w:rPr>
      <w:sz w:val="16"/>
    </w:rPr>
  </w:style>
  <w:style w:type="paragraph" w:customStyle="1" w:styleId="metaCategory">
    <w:name w:val="metaCategory"/>
    <w:basedOn w:val="Normal"/>
    <w:rsid w:val="008607FF"/>
    <w:pPr>
      <w:jc w:val="center"/>
    </w:pPr>
    <w:rPr>
      <w:sz w:val="16"/>
    </w:rPr>
  </w:style>
  <w:style w:type="paragraph" w:customStyle="1" w:styleId="metaVersion">
    <w:name w:val="metaVersion"/>
    <w:basedOn w:val="Normal"/>
    <w:rsid w:val="008607FF"/>
    <w:pPr>
      <w:jc w:val="center"/>
    </w:pPr>
    <w:rPr>
      <w:sz w:val="16"/>
    </w:rPr>
  </w:style>
  <w:style w:type="paragraph" w:customStyle="1" w:styleId="metaRevision">
    <w:name w:val="metaRevision"/>
    <w:basedOn w:val="Normal"/>
    <w:rsid w:val="008607FF"/>
    <w:pPr>
      <w:jc w:val="center"/>
    </w:pPr>
    <w:rPr>
      <w:sz w:val="16"/>
    </w:rPr>
  </w:style>
  <w:style w:type="paragraph" w:customStyle="1" w:styleId="metaCreated">
    <w:name w:val="metaCreated"/>
    <w:basedOn w:val="Normal"/>
    <w:rsid w:val="008607FF"/>
    <w:pPr>
      <w:jc w:val="center"/>
    </w:pPr>
    <w:rPr>
      <w:sz w:val="16"/>
    </w:rPr>
  </w:style>
  <w:style w:type="character" w:customStyle="1" w:styleId="metaAuthorheading">
    <w:name w:val="metaAuthorheading"/>
    <w:rsid w:val="008607FF"/>
    <w:rPr>
      <w:rFonts w:ascii="Calibri" w:hAnsi="Calibri"/>
      <w:sz w:val="24"/>
    </w:rPr>
  </w:style>
  <w:style w:type="character" w:customStyle="1" w:styleId="metaAuthorvalue">
    <w:name w:val="metaAuthorvalue"/>
    <w:rsid w:val="008607FF"/>
    <w:rPr>
      <w:rFonts w:ascii="Calibri" w:hAnsi="Calibri"/>
      <w:sz w:val="24"/>
    </w:rPr>
  </w:style>
  <w:style w:type="character" w:customStyle="1" w:styleId="metaGenTimeheading">
    <w:name w:val="metaGenTimeheading"/>
    <w:rsid w:val="008607FF"/>
    <w:rPr>
      <w:rFonts w:ascii="Calibri" w:hAnsi="Calibri"/>
      <w:sz w:val="24"/>
    </w:rPr>
  </w:style>
  <w:style w:type="character" w:customStyle="1" w:styleId="metaGenTimevalue">
    <w:name w:val="metaGenTimevalue"/>
    <w:rsid w:val="008607FF"/>
    <w:rPr>
      <w:rFonts w:ascii="Calibri" w:hAnsi="Calibri"/>
      <w:sz w:val="24"/>
    </w:rPr>
  </w:style>
  <w:style w:type="character" w:customStyle="1" w:styleId="metaLastModifiedheading">
    <w:name w:val="metaLastModifiedheading"/>
    <w:rsid w:val="008607FF"/>
    <w:rPr>
      <w:rFonts w:ascii="Calibri" w:hAnsi="Calibri"/>
      <w:sz w:val="24"/>
    </w:rPr>
  </w:style>
  <w:style w:type="character" w:customStyle="1" w:styleId="metaLastModifiedvalue">
    <w:name w:val="metaLastModifiedvalue"/>
    <w:rsid w:val="008607FF"/>
    <w:rPr>
      <w:rFonts w:ascii="Calibri" w:hAnsi="Calibri"/>
      <w:sz w:val="24"/>
    </w:rPr>
  </w:style>
  <w:style w:type="character" w:customStyle="1" w:styleId="metaTitleheading">
    <w:name w:val="metaTitleheading"/>
    <w:rsid w:val="008607FF"/>
    <w:rPr>
      <w:rFonts w:ascii="Calibri" w:hAnsi="Calibri"/>
      <w:sz w:val="24"/>
    </w:rPr>
  </w:style>
  <w:style w:type="character" w:customStyle="1" w:styleId="metaTitlevalue">
    <w:name w:val="metaTitlevalue"/>
    <w:rsid w:val="008607FF"/>
    <w:rPr>
      <w:rFonts w:ascii="Calibri" w:hAnsi="Calibri"/>
      <w:sz w:val="24"/>
    </w:rPr>
  </w:style>
  <w:style w:type="character" w:customStyle="1" w:styleId="metaSubjectheading">
    <w:name w:val="metaSubjectheading"/>
    <w:rsid w:val="008607FF"/>
    <w:rPr>
      <w:rFonts w:ascii="Calibri" w:hAnsi="Calibri"/>
      <w:sz w:val="24"/>
    </w:rPr>
  </w:style>
  <w:style w:type="character" w:customStyle="1" w:styleId="metaSubjectvalue">
    <w:name w:val="metaSubjectvalue"/>
    <w:rsid w:val="008607FF"/>
    <w:rPr>
      <w:rFonts w:ascii="Calibri" w:hAnsi="Calibri"/>
      <w:sz w:val="24"/>
    </w:rPr>
  </w:style>
  <w:style w:type="character" w:customStyle="1" w:styleId="metadescheading">
    <w:name w:val="metadescheading"/>
    <w:rsid w:val="008607FF"/>
    <w:rPr>
      <w:rFonts w:ascii="Calibri" w:hAnsi="Calibri"/>
      <w:sz w:val="24"/>
    </w:rPr>
  </w:style>
  <w:style w:type="character" w:customStyle="1" w:styleId="metadescvalue">
    <w:name w:val="metadescvalue"/>
    <w:rsid w:val="008607FF"/>
    <w:rPr>
      <w:rFonts w:ascii="Calibri" w:hAnsi="Calibri"/>
      <w:sz w:val="24"/>
    </w:rPr>
  </w:style>
  <w:style w:type="character" w:customStyle="1" w:styleId="metaTypeheading">
    <w:name w:val="metaTypeheading"/>
    <w:rsid w:val="008607FF"/>
    <w:rPr>
      <w:rFonts w:ascii="Calibri" w:hAnsi="Calibri"/>
      <w:sz w:val="24"/>
    </w:rPr>
  </w:style>
  <w:style w:type="character" w:customStyle="1" w:styleId="metaTypevalue">
    <w:name w:val="metaTypevalue"/>
    <w:rsid w:val="008607FF"/>
    <w:rPr>
      <w:rFonts w:ascii="Calibri" w:hAnsi="Calibri"/>
      <w:sz w:val="24"/>
    </w:rPr>
  </w:style>
  <w:style w:type="character" w:customStyle="1" w:styleId="metaStatusheading">
    <w:name w:val="metaStatusheading"/>
    <w:rsid w:val="008607FF"/>
    <w:rPr>
      <w:rFonts w:ascii="Calibri" w:hAnsi="Calibri"/>
      <w:sz w:val="24"/>
    </w:rPr>
  </w:style>
  <w:style w:type="character" w:customStyle="1" w:styleId="metaStatusvalue">
    <w:name w:val="metaStatusvalue"/>
    <w:rsid w:val="008607FF"/>
    <w:rPr>
      <w:rFonts w:ascii="Calibri" w:hAnsi="Calibri"/>
      <w:sz w:val="24"/>
    </w:rPr>
  </w:style>
  <w:style w:type="character" w:customStyle="1" w:styleId="metakeywordheading">
    <w:name w:val="metakeywordheading"/>
    <w:rsid w:val="008607FF"/>
    <w:rPr>
      <w:rFonts w:ascii="Calibri" w:hAnsi="Calibri"/>
      <w:sz w:val="24"/>
    </w:rPr>
  </w:style>
  <w:style w:type="character" w:customStyle="1" w:styleId="metakeywordvalue">
    <w:name w:val="metakeywordvalue"/>
    <w:rsid w:val="008607FF"/>
    <w:rPr>
      <w:rFonts w:ascii="Calibri" w:hAnsi="Calibri"/>
      <w:sz w:val="24"/>
    </w:rPr>
  </w:style>
  <w:style w:type="character" w:customStyle="1" w:styleId="metaCategoryheading">
    <w:name w:val="metaCategoryheading"/>
    <w:rsid w:val="008607FF"/>
    <w:rPr>
      <w:rFonts w:ascii="Calibri" w:hAnsi="Calibri"/>
      <w:sz w:val="24"/>
    </w:rPr>
  </w:style>
  <w:style w:type="character" w:customStyle="1" w:styleId="metaCategoryvalue">
    <w:name w:val="metaCategoryvalue"/>
    <w:rsid w:val="008607FF"/>
    <w:rPr>
      <w:rFonts w:ascii="Calibri" w:hAnsi="Calibri"/>
      <w:sz w:val="24"/>
    </w:rPr>
  </w:style>
  <w:style w:type="character" w:customStyle="1" w:styleId="metaVersionheading">
    <w:name w:val="metaVersionheading"/>
    <w:rsid w:val="008607FF"/>
    <w:rPr>
      <w:rFonts w:ascii="Calibri" w:hAnsi="Calibri"/>
      <w:sz w:val="24"/>
    </w:rPr>
  </w:style>
  <w:style w:type="character" w:customStyle="1" w:styleId="metaVersionvalue">
    <w:name w:val="metaVersionvalue"/>
    <w:rsid w:val="008607FF"/>
    <w:rPr>
      <w:rFonts w:ascii="Calibri" w:hAnsi="Calibri"/>
      <w:sz w:val="24"/>
    </w:rPr>
  </w:style>
  <w:style w:type="character" w:customStyle="1" w:styleId="metaRevisionheading">
    <w:name w:val="metaRevisionheading"/>
    <w:rsid w:val="008607FF"/>
    <w:rPr>
      <w:rFonts w:ascii="Calibri" w:hAnsi="Calibri"/>
      <w:sz w:val="24"/>
    </w:rPr>
  </w:style>
  <w:style w:type="character" w:customStyle="1" w:styleId="metaRevisionvalue">
    <w:name w:val="metaRevisionvalue"/>
    <w:rsid w:val="008607FF"/>
    <w:rPr>
      <w:rFonts w:ascii="Calibri" w:hAnsi="Calibri"/>
      <w:sz w:val="24"/>
    </w:rPr>
  </w:style>
  <w:style w:type="character" w:customStyle="1" w:styleId="metaCreatedheading">
    <w:name w:val="metaCreatedheading"/>
    <w:rsid w:val="008607FF"/>
    <w:rPr>
      <w:rFonts w:ascii="Calibri" w:hAnsi="Calibri"/>
      <w:sz w:val="24"/>
    </w:rPr>
  </w:style>
  <w:style w:type="character" w:customStyle="1" w:styleId="metaCreatedvalue">
    <w:name w:val="metaCreatedvalue"/>
    <w:rsid w:val="008607FF"/>
    <w:rPr>
      <w:rFonts w:ascii="Calibri" w:hAnsi="Calibri"/>
      <w:sz w:val="24"/>
    </w:rPr>
  </w:style>
  <w:style w:type="paragraph" w:customStyle="1" w:styleId="modelAuthor">
    <w:name w:val="modelAuthor"/>
    <w:basedOn w:val="Normal"/>
    <w:rsid w:val="008607FF"/>
    <w:pPr>
      <w:jc w:val="center"/>
    </w:pPr>
    <w:rPr>
      <w:sz w:val="16"/>
    </w:rPr>
  </w:style>
  <w:style w:type="paragraph" w:customStyle="1" w:styleId="modelGenTime">
    <w:name w:val="modelGenTime"/>
    <w:basedOn w:val="Normal"/>
    <w:rsid w:val="008607FF"/>
    <w:pPr>
      <w:jc w:val="center"/>
    </w:pPr>
    <w:rPr>
      <w:sz w:val="16"/>
    </w:rPr>
  </w:style>
  <w:style w:type="paragraph" w:customStyle="1" w:styleId="modelLastModified">
    <w:name w:val="modelLastModified"/>
    <w:basedOn w:val="Normal"/>
    <w:rsid w:val="008607FF"/>
    <w:pPr>
      <w:jc w:val="center"/>
    </w:pPr>
    <w:rPr>
      <w:sz w:val="16"/>
    </w:rPr>
  </w:style>
  <w:style w:type="paragraph" w:customStyle="1" w:styleId="modelTitle">
    <w:name w:val="modelTitle"/>
    <w:basedOn w:val="Normal"/>
    <w:rsid w:val="008607FF"/>
    <w:pPr>
      <w:jc w:val="center"/>
    </w:pPr>
    <w:rPr>
      <w:sz w:val="16"/>
    </w:rPr>
  </w:style>
  <w:style w:type="paragraph" w:customStyle="1" w:styleId="modelSubject">
    <w:name w:val="modelSubject"/>
    <w:basedOn w:val="Normal"/>
    <w:rsid w:val="008607FF"/>
    <w:pPr>
      <w:jc w:val="center"/>
    </w:pPr>
    <w:rPr>
      <w:sz w:val="16"/>
    </w:rPr>
  </w:style>
  <w:style w:type="paragraph" w:customStyle="1" w:styleId="modeldesc">
    <w:name w:val="modeldesc"/>
    <w:basedOn w:val="Normal"/>
    <w:rsid w:val="008607FF"/>
    <w:pPr>
      <w:jc w:val="center"/>
    </w:pPr>
    <w:rPr>
      <w:sz w:val="16"/>
    </w:rPr>
  </w:style>
  <w:style w:type="paragraph" w:customStyle="1" w:styleId="modelType">
    <w:name w:val="modelType"/>
    <w:basedOn w:val="Normal"/>
    <w:rsid w:val="008607FF"/>
    <w:pPr>
      <w:jc w:val="center"/>
    </w:pPr>
    <w:rPr>
      <w:sz w:val="16"/>
    </w:rPr>
  </w:style>
  <w:style w:type="paragraph" w:customStyle="1" w:styleId="modelStatus">
    <w:name w:val="modelStatus"/>
    <w:basedOn w:val="Normal"/>
    <w:rsid w:val="008607FF"/>
    <w:pPr>
      <w:jc w:val="center"/>
    </w:pPr>
    <w:rPr>
      <w:sz w:val="16"/>
    </w:rPr>
  </w:style>
  <w:style w:type="paragraph" w:customStyle="1" w:styleId="modelkeyword">
    <w:name w:val="modelkeyword"/>
    <w:basedOn w:val="Normal"/>
    <w:rsid w:val="008607FF"/>
    <w:pPr>
      <w:jc w:val="center"/>
    </w:pPr>
    <w:rPr>
      <w:sz w:val="16"/>
    </w:rPr>
  </w:style>
  <w:style w:type="paragraph" w:customStyle="1" w:styleId="modelCategory">
    <w:name w:val="modelCategory"/>
    <w:basedOn w:val="Normal"/>
    <w:rsid w:val="008607FF"/>
    <w:pPr>
      <w:jc w:val="center"/>
    </w:pPr>
    <w:rPr>
      <w:sz w:val="16"/>
    </w:rPr>
  </w:style>
  <w:style w:type="paragraph" w:customStyle="1" w:styleId="modelVersion">
    <w:name w:val="modelVersion"/>
    <w:basedOn w:val="Normal"/>
    <w:rsid w:val="008607FF"/>
    <w:pPr>
      <w:jc w:val="center"/>
    </w:pPr>
    <w:rPr>
      <w:sz w:val="16"/>
    </w:rPr>
  </w:style>
  <w:style w:type="paragraph" w:customStyle="1" w:styleId="modelRevision">
    <w:name w:val="modelRevision"/>
    <w:basedOn w:val="Normal"/>
    <w:rsid w:val="008607FF"/>
    <w:pPr>
      <w:jc w:val="center"/>
    </w:pPr>
    <w:rPr>
      <w:sz w:val="16"/>
    </w:rPr>
  </w:style>
  <w:style w:type="paragraph" w:customStyle="1" w:styleId="modelCreated">
    <w:name w:val="modelCreated"/>
    <w:basedOn w:val="Normal"/>
    <w:rsid w:val="008607FF"/>
    <w:pPr>
      <w:jc w:val="center"/>
    </w:pPr>
    <w:rPr>
      <w:sz w:val="16"/>
    </w:rPr>
  </w:style>
  <w:style w:type="character" w:customStyle="1" w:styleId="modelAuthorheading">
    <w:name w:val="modelAuthorheading"/>
    <w:rsid w:val="008607FF"/>
    <w:rPr>
      <w:rFonts w:ascii="Calibri" w:hAnsi="Calibri"/>
      <w:sz w:val="24"/>
    </w:rPr>
  </w:style>
  <w:style w:type="character" w:customStyle="1" w:styleId="modelAuthorvalue">
    <w:name w:val="modelAuthorvalue"/>
    <w:rsid w:val="008607FF"/>
    <w:rPr>
      <w:rFonts w:ascii="Calibri" w:hAnsi="Calibri"/>
      <w:sz w:val="24"/>
    </w:rPr>
  </w:style>
  <w:style w:type="character" w:customStyle="1" w:styleId="modelGenTimeheading">
    <w:name w:val="modelGenTimeheading"/>
    <w:rsid w:val="008607FF"/>
    <w:rPr>
      <w:rFonts w:ascii="Calibri" w:hAnsi="Calibri"/>
      <w:sz w:val="24"/>
    </w:rPr>
  </w:style>
  <w:style w:type="character" w:customStyle="1" w:styleId="modelGenTimevalue">
    <w:name w:val="modelGenTimevalue"/>
    <w:rsid w:val="008607FF"/>
    <w:rPr>
      <w:rFonts w:ascii="Calibri" w:hAnsi="Calibri"/>
      <w:sz w:val="24"/>
    </w:rPr>
  </w:style>
  <w:style w:type="character" w:customStyle="1" w:styleId="modelLastModifiedheading">
    <w:name w:val="modelLastModifiedheading"/>
    <w:rsid w:val="008607FF"/>
    <w:rPr>
      <w:rFonts w:ascii="Calibri" w:hAnsi="Calibri"/>
      <w:sz w:val="24"/>
    </w:rPr>
  </w:style>
  <w:style w:type="character" w:customStyle="1" w:styleId="modelLastModifiedvalue">
    <w:name w:val="modelLastModifiedvalue"/>
    <w:rsid w:val="008607FF"/>
    <w:rPr>
      <w:rFonts w:ascii="Calibri" w:hAnsi="Calibri"/>
      <w:sz w:val="24"/>
    </w:rPr>
  </w:style>
  <w:style w:type="character" w:customStyle="1" w:styleId="modelTitleheading">
    <w:name w:val="modelTitleheading"/>
    <w:rsid w:val="008607FF"/>
    <w:rPr>
      <w:rFonts w:ascii="Calibri" w:hAnsi="Calibri"/>
      <w:sz w:val="24"/>
    </w:rPr>
  </w:style>
  <w:style w:type="character" w:customStyle="1" w:styleId="modelTitlevalue">
    <w:name w:val="modelTitlevalue"/>
    <w:rsid w:val="008607FF"/>
    <w:rPr>
      <w:rFonts w:ascii="Calibri" w:hAnsi="Calibri"/>
      <w:sz w:val="24"/>
    </w:rPr>
  </w:style>
  <w:style w:type="character" w:customStyle="1" w:styleId="modelSubjectheading">
    <w:name w:val="modelSubjectheading"/>
    <w:rsid w:val="008607FF"/>
    <w:rPr>
      <w:rFonts w:ascii="Calibri" w:hAnsi="Calibri"/>
      <w:sz w:val="24"/>
    </w:rPr>
  </w:style>
  <w:style w:type="character" w:customStyle="1" w:styleId="modelSubjectvalue">
    <w:name w:val="modelSubjectvalue"/>
    <w:rsid w:val="008607FF"/>
    <w:rPr>
      <w:rFonts w:ascii="Calibri" w:hAnsi="Calibri"/>
      <w:sz w:val="24"/>
    </w:rPr>
  </w:style>
  <w:style w:type="character" w:customStyle="1" w:styleId="modeldescheading">
    <w:name w:val="modeldescheading"/>
    <w:rsid w:val="008607FF"/>
    <w:rPr>
      <w:rFonts w:ascii="Calibri" w:hAnsi="Calibri"/>
      <w:sz w:val="24"/>
    </w:rPr>
  </w:style>
  <w:style w:type="character" w:customStyle="1" w:styleId="modeldescvalue">
    <w:name w:val="modeldescvalue"/>
    <w:rsid w:val="008607FF"/>
    <w:rPr>
      <w:rFonts w:ascii="Calibri" w:hAnsi="Calibri"/>
      <w:sz w:val="24"/>
    </w:rPr>
  </w:style>
  <w:style w:type="character" w:customStyle="1" w:styleId="modelTypeheading">
    <w:name w:val="modelTypeheading"/>
    <w:rsid w:val="008607FF"/>
    <w:rPr>
      <w:rFonts w:ascii="Calibri" w:hAnsi="Calibri"/>
      <w:sz w:val="24"/>
    </w:rPr>
  </w:style>
  <w:style w:type="character" w:customStyle="1" w:styleId="modelTypevalue">
    <w:name w:val="modelTypevalue"/>
    <w:rsid w:val="008607FF"/>
    <w:rPr>
      <w:rFonts w:ascii="Calibri" w:hAnsi="Calibri"/>
      <w:sz w:val="24"/>
    </w:rPr>
  </w:style>
  <w:style w:type="character" w:customStyle="1" w:styleId="modelStatusheading">
    <w:name w:val="modelStatusheading"/>
    <w:rsid w:val="008607FF"/>
    <w:rPr>
      <w:rFonts w:ascii="Calibri" w:hAnsi="Calibri"/>
      <w:sz w:val="24"/>
    </w:rPr>
  </w:style>
  <w:style w:type="character" w:customStyle="1" w:styleId="modelStatusvalue">
    <w:name w:val="modelStatusvalue"/>
    <w:rsid w:val="008607FF"/>
    <w:rPr>
      <w:rFonts w:ascii="Calibri" w:hAnsi="Calibri"/>
      <w:sz w:val="24"/>
    </w:rPr>
  </w:style>
  <w:style w:type="character" w:customStyle="1" w:styleId="modelkeywordheading">
    <w:name w:val="modelkeywordheading"/>
    <w:rsid w:val="008607FF"/>
    <w:rPr>
      <w:rFonts w:ascii="Calibri" w:hAnsi="Calibri"/>
      <w:sz w:val="24"/>
    </w:rPr>
  </w:style>
  <w:style w:type="character" w:customStyle="1" w:styleId="modelkeywordvalue">
    <w:name w:val="modelkeywordvalue"/>
    <w:rsid w:val="008607FF"/>
    <w:rPr>
      <w:rFonts w:ascii="Calibri" w:hAnsi="Calibri"/>
      <w:sz w:val="24"/>
    </w:rPr>
  </w:style>
  <w:style w:type="character" w:customStyle="1" w:styleId="modelCategoryheading">
    <w:name w:val="modelCategoryheading"/>
    <w:rsid w:val="008607FF"/>
    <w:rPr>
      <w:rFonts w:ascii="Calibri" w:hAnsi="Calibri"/>
      <w:sz w:val="24"/>
    </w:rPr>
  </w:style>
  <w:style w:type="character" w:customStyle="1" w:styleId="modelCategoryvalue">
    <w:name w:val="modelCategoryvalue"/>
    <w:rsid w:val="008607FF"/>
    <w:rPr>
      <w:rFonts w:ascii="Calibri" w:hAnsi="Calibri"/>
      <w:sz w:val="24"/>
    </w:rPr>
  </w:style>
  <w:style w:type="character" w:customStyle="1" w:styleId="modelVersionheading">
    <w:name w:val="modelVersionheading"/>
    <w:rsid w:val="008607FF"/>
    <w:rPr>
      <w:rFonts w:ascii="Calibri" w:hAnsi="Calibri"/>
      <w:sz w:val="24"/>
    </w:rPr>
  </w:style>
  <w:style w:type="character" w:customStyle="1" w:styleId="modelVersionvalue">
    <w:name w:val="modelVersionvalue"/>
    <w:rsid w:val="008607FF"/>
    <w:rPr>
      <w:rFonts w:ascii="Calibri" w:hAnsi="Calibri"/>
      <w:sz w:val="24"/>
    </w:rPr>
  </w:style>
  <w:style w:type="character" w:customStyle="1" w:styleId="modelRevisionheading">
    <w:name w:val="modelRevisionheading"/>
    <w:rsid w:val="008607FF"/>
    <w:rPr>
      <w:rFonts w:ascii="Calibri" w:hAnsi="Calibri"/>
      <w:sz w:val="24"/>
    </w:rPr>
  </w:style>
  <w:style w:type="character" w:customStyle="1" w:styleId="modelRevisionvalue">
    <w:name w:val="modelRevisionvalue"/>
    <w:rsid w:val="008607FF"/>
    <w:rPr>
      <w:rFonts w:ascii="Calibri" w:hAnsi="Calibri"/>
      <w:sz w:val="24"/>
    </w:rPr>
  </w:style>
  <w:style w:type="character" w:customStyle="1" w:styleId="modelCreatedheading">
    <w:name w:val="modelCreatedheading"/>
    <w:rsid w:val="008607FF"/>
    <w:rPr>
      <w:rFonts w:ascii="Calibri" w:hAnsi="Calibri"/>
      <w:sz w:val="24"/>
    </w:rPr>
  </w:style>
  <w:style w:type="character" w:customStyle="1" w:styleId="modelCreatedvalue">
    <w:name w:val="modelCreatedvalue"/>
    <w:rsid w:val="008607FF"/>
    <w:rPr>
      <w:rFonts w:ascii="Calibri" w:hAnsi="Calibri"/>
      <w:sz w:val="24"/>
    </w:rPr>
  </w:style>
  <w:style w:type="paragraph" w:styleId="IndexHeading">
    <w:name w:val="index heading"/>
    <w:basedOn w:val="Normal"/>
    <w:next w:val="Index1"/>
    <w:uiPriority w:val="99"/>
    <w:semiHidden/>
    <w:unhideWhenUsed/>
    <w:rsid w:val="00D15DB5"/>
    <w:rPr>
      <w:rFonts w:ascii="Calibri Light" w:eastAsia="Times New Roman" w:hAnsi="Calibri Light" w:cs="Times New Roman"/>
      <w:b/>
      <w:bCs/>
    </w:rPr>
  </w:style>
  <w:style w:type="paragraph" w:styleId="BodyText">
    <w:name w:val="Body Text"/>
    <w:basedOn w:val="Normal"/>
    <w:link w:val="BodyTextChar"/>
    <w:unhideWhenUsed/>
    <w:rsid w:val="00722904"/>
    <w:pPr>
      <w:spacing w:before="0" w:after="240" w:line="240" w:lineRule="atLeast"/>
      <w:ind w:left="1134"/>
    </w:pPr>
    <w:rPr>
      <w:rFonts w:ascii="Arial" w:eastAsia="Times New Roman" w:hAnsi="Arial" w:cs="Times New Roman"/>
      <w:spacing w:val="-5"/>
    </w:rPr>
  </w:style>
  <w:style w:type="character" w:customStyle="1" w:styleId="BodyTextChar">
    <w:name w:val="Body Text Char"/>
    <w:link w:val="BodyText"/>
    <w:rsid w:val="00722904"/>
    <w:rPr>
      <w:rFonts w:ascii="Arial" w:hAnsi="Arial"/>
      <w:spacing w:val="-5"/>
      <w:lang w:val="en-US" w:eastAsia="en-US"/>
    </w:rPr>
  </w:style>
  <w:style w:type="paragraph" w:styleId="ListParagraph">
    <w:name w:val="List Paragraph"/>
    <w:basedOn w:val="Normal"/>
    <w:uiPriority w:val="34"/>
    <w:qFormat/>
    <w:rsid w:val="00722904"/>
    <w:pPr>
      <w:spacing w:before="0"/>
      <w:ind w:left="720"/>
      <w:contextualSpacing/>
    </w:pPr>
    <w:rPr>
      <w:rFonts w:ascii="Arial" w:eastAsia="Times New Roman" w:hAnsi="Arial" w:cs="Times New Roman"/>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microsoft.com/office/2011/relationships/people" Target="peop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eader" Target="header4.xml"/><Relationship Id="rId10" Type="http://schemas.openxmlformats.org/officeDocument/2006/relationships/header" Target="header2.xm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4985</Words>
  <Characters>28415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33334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XSol Documentation Generation Notes:
Template paths: C:\ProgramData\XSol\InOrder\DocTemplate\
Word template name: standard_template.xml
HTML template name: 
_
Model name: 
_
Windows username: ashraf.alrashedy
_
Date/time stamp (year, month, day, hour, minute, second): 2017-09-27 18:44:23
_
DOCUMENTATION FILTER
TRADING ENTITIES selected:
MSD Tanzania
_
PROCESS GROUPS selected:
General Ledger
Accounts Receivable
Accounts Payable
Cash Management
Asset Management
Projects
_
PROCESSES selected:
New GL Account
GL Journal Entries
GL Budget
GL Period End
Financial Reporting
Create/Update Customer Record
AR Invoice
Credit Note
Balance Transfer
AR Invoice Matching Correction
AR Payment
Matching Credit Memo/Invoice
AR Reporting
Create/Update Supplier Record
AP Invoice
Debit Memo
AP Payment
Matching Debit Memo/Invoice
LC
Petty Cash Receipt
Petty Cash Issuance
Bank Reconcilation
Asset Maintenance
AM Period End
Projects
_
ROLES selected:
Account Manager
Accounting Manager
Accounts Payable
Accounts Payable Manager
Accounts Receivable
Accounts Receivable Manager
Cashier
Director Of Finance
Engineering
Finance
Project Manager / Contracts
Sales
Senior Accountant
Technical Clerk
Zone Manager
_
TABLE GROUPS selected:
_
RESOURCES selected:
_
RESOURCE EXTENSIONS selected:
_
CONTROL GROUPS selected:
_
RELATIONSHIPS selected:
_
PROCESS VARIABLE GROUPS selected:
_
PROCESS VARIABLES selected:
_
_
DOCUMENTATION LAYOUT
Title page (titlePage) = on
Model Information (modelInfo) = off
Table of contents (toc) = on
Table of figures (tof) = on
User Notes on User Notes (note_notes) = on
Multiple Trading Entities section (multiple_TE) = on
Model and Enterprise User Notes (model_ent_notes) = on
Enterprise (enterprise_section) = on
Trading Entities (tradingEntities) = on
Enterprise and Trading Entity layout (enterprise) = off
Processes (processes) = off
Process Caption (processCaption) = on
User Notes (notes) = on
Process Flow diagrams (images) = on
Who can initiate? (initiate) = on
Companion Processes (companionProcesses) = on
Processes Summaries (processSummaries) = on
Stages Roles</dc:description>
  <cp:lastModifiedBy>Steenberg, Adele</cp:lastModifiedBy>
  <cp:revision>3</cp:revision>
  <dcterms:created xsi:type="dcterms:W3CDTF">2017-10-19T08:41:00Z</dcterms:created>
  <dcterms:modified xsi:type="dcterms:W3CDTF">2017-10-19T08:41:00Z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SOL__VERSION">
    <vt:lpwstr>1.0.1</vt:lpwstr>
  </property>
</Properties>
</file>